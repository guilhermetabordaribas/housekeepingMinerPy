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18D62" w14:textId="23972658" w:rsidR="00F675DE" w:rsidRPr="00925D4F" w:rsidRDefault="0047037D" w:rsidP="00F22455">
      <w:pPr>
        <w:pStyle w:val="Title"/>
        <w:spacing w:line="276" w:lineRule="auto"/>
        <w:ind w:left="288" w:right="720" w:firstLine="0"/>
        <w:rPr>
          <w:rFonts w:ascii="Arial" w:hAnsi="Arial" w:cs="Arial"/>
          <w:b/>
          <w:bCs/>
          <w:sz w:val="28"/>
          <w:szCs w:val="28"/>
          <w:rPrChange w:id="0" w:author="De Jesus Borges, Thiago" w:date="2024-08-15T11:58:00Z" w16du:dateUtc="2024-08-15T15:58:00Z">
            <w:rPr>
              <w:rFonts w:ascii="Arial" w:hAnsi="Arial" w:cs="Arial"/>
              <w:b/>
              <w:bCs/>
              <w:sz w:val="32"/>
              <w:szCs w:val="32"/>
            </w:rPr>
          </w:rPrChange>
        </w:rPr>
      </w:pPr>
      <w:r w:rsidRPr="00925D4F">
        <w:rPr>
          <w:rFonts w:ascii="Arial" w:hAnsi="Arial" w:cs="Arial"/>
          <w:b/>
          <w:bCs/>
          <w:sz w:val="28"/>
          <w:szCs w:val="28"/>
          <w:rPrChange w:id="1" w:author="De Jesus Borges, Thiago" w:date="2024-08-15T11:58:00Z" w16du:dateUtc="2024-08-15T15:58:00Z">
            <w:rPr>
              <w:rFonts w:ascii="Arial" w:hAnsi="Arial" w:cs="Arial"/>
              <w:b/>
              <w:bCs/>
              <w:sz w:val="32"/>
              <w:szCs w:val="32"/>
            </w:rPr>
          </w:rPrChange>
        </w:rPr>
        <w:t>Housekeeping Gene Expression</w:t>
      </w:r>
      <w:r w:rsidR="007E30A0" w:rsidRPr="00925D4F">
        <w:rPr>
          <w:rFonts w:ascii="Arial" w:hAnsi="Arial" w:cs="Arial"/>
          <w:b/>
          <w:bCs/>
          <w:sz w:val="28"/>
          <w:szCs w:val="28"/>
          <w:rPrChange w:id="2" w:author="De Jesus Borges, Thiago" w:date="2024-08-15T11:58:00Z" w16du:dateUtc="2024-08-15T15:58:00Z">
            <w:rPr>
              <w:rFonts w:ascii="Arial" w:hAnsi="Arial" w:cs="Arial"/>
              <w:b/>
              <w:bCs/>
              <w:sz w:val="32"/>
              <w:szCs w:val="32"/>
            </w:rPr>
          </w:rPrChange>
        </w:rPr>
        <w:t xml:space="preserve"> </w:t>
      </w:r>
      <w:r w:rsidRPr="00925D4F">
        <w:rPr>
          <w:rFonts w:ascii="Arial" w:hAnsi="Arial" w:cs="Arial"/>
          <w:b/>
          <w:bCs/>
          <w:sz w:val="28"/>
          <w:szCs w:val="28"/>
          <w:rPrChange w:id="3" w:author="De Jesus Borges, Thiago" w:date="2024-08-15T11:58:00Z" w16du:dateUtc="2024-08-15T15:58:00Z">
            <w:rPr>
              <w:rFonts w:ascii="Arial" w:hAnsi="Arial" w:cs="Arial"/>
              <w:b/>
              <w:bCs/>
              <w:sz w:val="32"/>
              <w:szCs w:val="32"/>
            </w:rPr>
          </w:rPrChange>
        </w:rPr>
        <w:t>Normalization in Transcriptomics</w:t>
      </w:r>
      <w:r w:rsidRPr="00925D4F">
        <w:rPr>
          <w:rFonts w:ascii="Arial" w:hAnsi="Arial" w:cs="Arial"/>
          <w:b/>
          <w:bCs/>
          <w:spacing w:val="-1"/>
          <w:sz w:val="28"/>
          <w:szCs w:val="28"/>
          <w:rPrChange w:id="4" w:author="De Jesus Borges, Thiago" w:date="2024-08-15T11:58:00Z" w16du:dateUtc="2024-08-15T15:58:00Z">
            <w:rPr>
              <w:rFonts w:ascii="Arial" w:hAnsi="Arial" w:cs="Arial"/>
              <w:b/>
              <w:bCs/>
              <w:spacing w:val="-1"/>
              <w:sz w:val="32"/>
              <w:szCs w:val="32"/>
            </w:rPr>
          </w:rPrChange>
        </w:rPr>
        <w:t xml:space="preserve"> </w:t>
      </w:r>
      <w:r w:rsidRPr="00925D4F">
        <w:rPr>
          <w:rFonts w:ascii="Arial" w:hAnsi="Arial" w:cs="Arial"/>
          <w:b/>
          <w:bCs/>
          <w:sz w:val="28"/>
          <w:szCs w:val="28"/>
          <w:rPrChange w:id="5" w:author="De Jesus Borges, Thiago" w:date="2024-08-15T11:58:00Z" w16du:dateUtc="2024-08-15T15:58:00Z">
            <w:rPr>
              <w:rFonts w:ascii="Arial" w:hAnsi="Arial" w:cs="Arial"/>
              <w:b/>
              <w:bCs/>
              <w:sz w:val="32"/>
              <w:szCs w:val="32"/>
            </w:rPr>
          </w:rPrChange>
        </w:rPr>
        <w:t>Mitigates</w:t>
      </w:r>
      <w:r w:rsidR="007E30A0" w:rsidRPr="00925D4F">
        <w:rPr>
          <w:rFonts w:ascii="Arial" w:hAnsi="Arial" w:cs="Arial"/>
          <w:b/>
          <w:bCs/>
          <w:sz w:val="28"/>
          <w:szCs w:val="28"/>
          <w:rPrChange w:id="6" w:author="De Jesus Borges, Thiago" w:date="2024-08-15T11:58:00Z" w16du:dateUtc="2024-08-15T15:58:00Z">
            <w:rPr>
              <w:rFonts w:ascii="Arial" w:hAnsi="Arial" w:cs="Arial"/>
              <w:b/>
              <w:bCs/>
              <w:sz w:val="32"/>
              <w:szCs w:val="32"/>
            </w:rPr>
          </w:rPrChange>
        </w:rPr>
        <w:t xml:space="preserve"> </w:t>
      </w:r>
      <w:r w:rsidRPr="00925D4F">
        <w:rPr>
          <w:rFonts w:ascii="Arial" w:hAnsi="Arial" w:cs="Arial"/>
          <w:b/>
          <w:bCs/>
          <w:sz w:val="28"/>
          <w:szCs w:val="28"/>
          <w:rPrChange w:id="7" w:author="De Jesus Borges, Thiago" w:date="2024-08-15T11:58:00Z" w16du:dateUtc="2024-08-15T15:58:00Z">
            <w:rPr>
              <w:rFonts w:ascii="Arial" w:hAnsi="Arial" w:cs="Arial"/>
              <w:b/>
              <w:bCs/>
              <w:sz w:val="32"/>
              <w:szCs w:val="32"/>
            </w:rPr>
          </w:rPrChange>
        </w:rPr>
        <w:t>Data</w:t>
      </w:r>
      <w:r w:rsidRPr="00925D4F">
        <w:rPr>
          <w:rFonts w:ascii="Arial" w:hAnsi="Arial" w:cs="Arial"/>
          <w:b/>
          <w:bCs/>
          <w:spacing w:val="-2"/>
          <w:sz w:val="28"/>
          <w:szCs w:val="28"/>
          <w:rPrChange w:id="8" w:author="De Jesus Borges, Thiago" w:date="2024-08-15T11:58:00Z" w16du:dateUtc="2024-08-15T15:58:00Z">
            <w:rPr>
              <w:rFonts w:ascii="Arial" w:hAnsi="Arial" w:cs="Arial"/>
              <w:b/>
              <w:bCs/>
              <w:spacing w:val="-2"/>
              <w:sz w:val="32"/>
              <w:szCs w:val="32"/>
            </w:rPr>
          </w:rPrChange>
        </w:rPr>
        <w:t xml:space="preserve"> </w:t>
      </w:r>
      <w:r w:rsidRPr="00925D4F">
        <w:rPr>
          <w:rFonts w:ascii="Arial" w:hAnsi="Arial" w:cs="Arial"/>
          <w:b/>
          <w:bCs/>
          <w:sz w:val="28"/>
          <w:szCs w:val="28"/>
          <w:rPrChange w:id="9" w:author="De Jesus Borges, Thiago" w:date="2024-08-15T11:58:00Z" w16du:dateUtc="2024-08-15T15:58:00Z">
            <w:rPr>
              <w:rFonts w:ascii="Arial" w:hAnsi="Arial" w:cs="Arial"/>
              <w:b/>
              <w:bCs/>
              <w:sz w:val="32"/>
              <w:szCs w:val="32"/>
            </w:rPr>
          </w:rPrChange>
        </w:rPr>
        <w:t>Leakage</w:t>
      </w:r>
      <w:r w:rsidRPr="00925D4F">
        <w:rPr>
          <w:rFonts w:ascii="Arial" w:hAnsi="Arial" w:cs="Arial"/>
          <w:b/>
          <w:bCs/>
          <w:spacing w:val="-1"/>
          <w:sz w:val="28"/>
          <w:szCs w:val="28"/>
          <w:rPrChange w:id="10" w:author="De Jesus Borges, Thiago" w:date="2024-08-15T11:58:00Z" w16du:dateUtc="2024-08-15T15:58:00Z">
            <w:rPr>
              <w:rFonts w:ascii="Arial" w:hAnsi="Arial" w:cs="Arial"/>
              <w:b/>
              <w:bCs/>
              <w:spacing w:val="-1"/>
              <w:sz w:val="32"/>
              <w:szCs w:val="32"/>
            </w:rPr>
          </w:rPrChange>
        </w:rPr>
        <w:t xml:space="preserve"> </w:t>
      </w:r>
      <w:r w:rsidR="00B945EB" w:rsidRPr="00925D4F">
        <w:rPr>
          <w:rFonts w:ascii="Arial" w:hAnsi="Arial" w:cs="Arial"/>
          <w:b/>
          <w:bCs/>
          <w:spacing w:val="-1"/>
          <w:sz w:val="28"/>
          <w:szCs w:val="28"/>
          <w:rPrChange w:id="11" w:author="De Jesus Borges, Thiago" w:date="2024-08-15T11:58:00Z" w16du:dateUtc="2024-08-15T15:58:00Z">
            <w:rPr>
              <w:rFonts w:ascii="Arial" w:hAnsi="Arial" w:cs="Arial"/>
              <w:b/>
              <w:bCs/>
              <w:spacing w:val="-1"/>
              <w:sz w:val="32"/>
              <w:szCs w:val="32"/>
            </w:rPr>
          </w:rPrChange>
        </w:rPr>
        <w:t xml:space="preserve">in </w:t>
      </w:r>
      <w:r w:rsidRPr="00925D4F">
        <w:rPr>
          <w:rFonts w:ascii="Arial" w:hAnsi="Arial" w:cs="Arial"/>
          <w:b/>
          <w:bCs/>
          <w:sz w:val="28"/>
          <w:szCs w:val="28"/>
          <w:rPrChange w:id="12" w:author="De Jesus Borges, Thiago" w:date="2024-08-15T11:58:00Z" w16du:dateUtc="2024-08-15T15:58:00Z">
            <w:rPr>
              <w:rFonts w:ascii="Arial" w:hAnsi="Arial" w:cs="Arial"/>
              <w:b/>
              <w:bCs/>
              <w:sz w:val="32"/>
              <w:szCs w:val="32"/>
            </w:rPr>
          </w:rPrChange>
        </w:rPr>
        <w:t>Machine Learning Models</w:t>
      </w:r>
    </w:p>
    <w:p w14:paraId="4349C164" w14:textId="4BB832FF" w:rsidR="00F675DE" w:rsidRPr="00080F6D" w:rsidRDefault="0047037D">
      <w:pPr>
        <w:spacing w:before="333" w:line="252" w:lineRule="auto"/>
        <w:ind w:right="1008"/>
        <w:jc w:val="center"/>
        <w:rPr>
          <w:rFonts w:ascii="Arial" w:hAnsi="Arial" w:cs="Arial"/>
          <w:b/>
          <w:i/>
          <w:szCs w:val="20"/>
          <w:lang w:val="pt-BR"/>
        </w:rPr>
        <w:pPrChange w:id="13" w:author="De Jesus Borges, Thiago" w:date="2024-08-15T14:37:00Z" w16du:dateUtc="2024-08-15T18:37:00Z">
          <w:pPr>
            <w:spacing w:line="276" w:lineRule="exact"/>
            <w:ind w:right="1008"/>
            <w:jc w:val="center"/>
          </w:pPr>
        </w:pPrChange>
      </w:pPr>
      <w:r w:rsidRPr="008A6590">
        <w:rPr>
          <w:rFonts w:ascii="Arial" w:hAnsi="Arial" w:cs="Arial"/>
          <w:w w:val="105"/>
          <w:szCs w:val="20"/>
          <w:lang w:val="pt-BR"/>
        </w:rPr>
        <w:t xml:space="preserve">Guilherme </w:t>
      </w:r>
      <w:r w:rsidR="00925D4F">
        <w:rPr>
          <w:rFonts w:ascii="Arial" w:hAnsi="Arial" w:cs="Arial"/>
          <w:w w:val="105"/>
          <w:szCs w:val="20"/>
          <w:lang w:val="pt-BR"/>
        </w:rPr>
        <w:t>T.</w:t>
      </w:r>
      <w:r w:rsidR="00925D4F" w:rsidRPr="008A6590">
        <w:rPr>
          <w:rFonts w:ascii="Arial" w:hAnsi="Arial" w:cs="Arial"/>
          <w:w w:val="105"/>
          <w:szCs w:val="20"/>
          <w:lang w:val="pt-BR"/>
        </w:rPr>
        <w:t xml:space="preserve"> </w:t>
      </w:r>
      <w:r w:rsidRPr="008A6590">
        <w:rPr>
          <w:rFonts w:ascii="Arial" w:hAnsi="Arial" w:cs="Arial"/>
          <w:w w:val="105"/>
          <w:szCs w:val="20"/>
          <w:lang w:val="pt-BR"/>
        </w:rPr>
        <w:t>Ribas</w:t>
      </w:r>
      <w:r w:rsidRPr="008A6590">
        <w:rPr>
          <w:rFonts w:ascii="Arial" w:hAnsi="Arial" w:cs="Arial"/>
          <w:w w:val="105"/>
          <w:szCs w:val="20"/>
          <w:vertAlign w:val="superscript"/>
          <w:lang w:val="pt-BR"/>
        </w:rPr>
        <w:t>1,2</w:t>
      </w:r>
      <w:del w:id="14" w:author="De Jesus Borges, Thiago" w:date="2024-08-15T12:01:00Z" w16du:dateUtc="2024-08-15T16:01:00Z">
        <w:r w:rsidRPr="008A6590" w:rsidDel="00925D4F">
          <w:rPr>
            <w:rFonts w:ascii="Arial" w:hAnsi="Arial" w:cs="Arial"/>
            <w:w w:val="105"/>
            <w:szCs w:val="20"/>
            <w:vertAlign w:val="superscript"/>
            <w:lang w:val="pt-BR"/>
          </w:rPr>
          <w:delText>*</w:delText>
        </w:r>
      </w:del>
      <w:r w:rsidRPr="008A6590">
        <w:rPr>
          <w:rFonts w:ascii="Arial" w:hAnsi="Arial" w:cs="Arial"/>
          <w:w w:val="105"/>
          <w:szCs w:val="20"/>
          <w:lang w:val="pt-BR"/>
        </w:rPr>
        <w:t>,</w:t>
      </w:r>
      <w:r w:rsidRPr="008A6590">
        <w:rPr>
          <w:rFonts w:ascii="Arial" w:hAnsi="Arial" w:cs="Arial"/>
          <w:spacing w:val="40"/>
          <w:w w:val="105"/>
          <w:szCs w:val="20"/>
          <w:lang w:val="pt-BR"/>
        </w:rPr>
        <w:t xml:space="preserve"> </w:t>
      </w:r>
      <w:r w:rsidRPr="008A6590">
        <w:rPr>
          <w:rFonts w:ascii="Arial" w:hAnsi="Arial" w:cs="Arial"/>
          <w:w w:val="105"/>
          <w:szCs w:val="20"/>
          <w:lang w:val="pt-BR"/>
        </w:rPr>
        <w:t xml:space="preserve">Cristian </w:t>
      </w:r>
      <w:r w:rsidR="00925D4F">
        <w:rPr>
          <w:rFonts w:ascii="Arial" w:hAnsi="Arial" w:cs="Arial"/>
          <w:w w:val="105"/>
          <w:szCs w:val="20"/>
          <w:lang w:val="pt-BR"/>
        </w:rPr>
        <w:t>V.</w:t>
      </w:r>
      <w:r w:rsidR="00925D4F" w:rsidRPr="008A6590">
        <w:rPr>
          <w:rFonts w:ascii="Arial" w:hAnsi="Arial" w:cs="Arial"/>
          <w:w w:val="105"/>
          <w:szCs w:val="20"/>
          <w:lang w:val="pt-BR"/>
        </w:rPr>
        <w:t xml:space="preserve"> </w:t>
      </w:r>
      <w:r w:rsidRPr="008A6590">
        <w:rPr>
          <w:rFonts w:ascii="Arial" w:hAnsi="Arial" w:cs="Arial"/>
          <w:w w:val="105"/>
          <w:szCs w:val="20"/>
          <w:lang w:val="pt-BR"/>
        </w:rPr>
        <w:t>Riella</w:t>
      </w:r>
      <w:r w:rsidRPr="008A6590">
        <w:rPr>
          <w:rFonts w:ascii="Arial" w:hAnsi="Arial" w:cs="Arial"/>
          <w:w w:val="105"/>
          <w:szCs w:val="20"/>
          <w:vertAlign w:val="superscript"/>
          <w:lang w:val="pt-BR"/>
        </w:rPr>
        <w:t>3</w:t>
      </w:r>
      <w:r w:rsidRPr="008A6590">
        <w:rPr>
          <w:rFonts w:ascii="Arial" w:hAnsi="Arial" w:cs="Arial"/>
          <w:w w:val="105"/>
          <w:szCs w:val="20"/>
          <w:lang w:val="pt-BR"/>
        </w:rPr>
        <w:t>,</w:t>
      </w:r>
      <w:r w:rsidR="008A6590" w:rsidRPr="008A6590">
        <w:rPr>
          <w:rFonts w:ascii="Arial" w:hAnsi="Arial" w:cs="Arial"/>
          <w:w w:val="105"/>
          <w:szCs w:val="20"/>
          <w:lang w:val="pt-BR"/>
        </w:rPr>
        <w:t xml:space="preserve"> </w:t>
      </w:r>
      <w:r w:rsidRPr="008A6590">
        <w:rPr>
          <w:rFonts w:ascii="Arial" w:hAnsi="Arial" w:cs="Arial"/>
          <w:w w:val="105"/>
          <w:szCs w:val="20"/>
          <w:lang w:val="pt-BR"/>
        </w:rPr>
        <w:t>Dieval Guizelini</w:t>
      </w:r>
      <w:r w:rsidRPr="008A6590">
        <w:rPr>
          <w:rFonts w:ascii="Arial" w:hAnsi="Arial" w:cs="Arial"/>
          <w:w w:val="105"/>
          <w:szCs w:val="20"/>
          <w:vertAlign w:val="superscript"/>
          <w:lang w:val="pt-BR"/>
        </w:rPr>
        <w:t>2</w:t>
      </w:r>
      <w:r w:rsidRPr="008A6590">
        <w:rPr>
          <w:rFonts w:ascii="Arial" w:hAnsi="Arial" w:cs="Arial"/>
          <w:w w:val="105"/>
          <w:szCs w:val="20"/>
          <w:lang w:val="pt-BR"/>
        </w:rPr>
        <w:t>,</w:t>
      </w:r>
      <w:r w:rsidRPr="008A6590">
        <w:rPr>
          <w:rFonts w:ascii="Arial" w:hAnsi="Arial" w:cs="Arial"/>
          <w:spacing w:val="40"/>
          <w:w w:val="105"/>
          <w:szCs w:val="20"/>
          <w:lang w:val="pt-BR"/>
        </w:rPr>
        <w:t xml:space="preserve"> </w:t>
      </w:r>
      <w:r w:rsidRPr="008A6590">
        <w:rPr>
          <w:rFonts w:ascii="Arial" w:hAnsi="Arial" w:cs="Arial"/>
          <w:w w:val="105"/>
          <w:szCs w:val="20"/>
          <w:lang w:val="pt-BR"/>
        </w:rPr>
        <w:t>Maur</w:t>
      </w:r>
      <w:r w:rsidR="006A7096" w:rsidRPr="008A6590">
        <w:rPr>
          <w:rFonts w:ascii="Arial" w:hAnsi="Arial" w:cs="Arial"/>
          <w:w w:val="105"/>
          <w:szCs w:val="20"/>
          <w:lang w:val="pt-BR"/>
        </w:rPr>
        <w:t>í</w:t>
      </w:r>
      <w:r w:rsidRPr="008A6590">
        <w:rPr>
          <w:rFonts w:ascii="Arial" w:hAnsi="Arial" w:cs="Arial"/>
          <w:w w:val="105"/>
          <w:szCs w:val="20"/>
          <w:lang w:val="pt-BR"/>
        </w:rPr>
        <w:t xml:space="preserve">cio </w:t>
      </w:r>
      <w:r w:rsidR="00925D4F">
        <w:rPr>
          <w:rFonts w:ascii="Arial" w:hAnsi="Arial" w:cs="Arial"/>
          <w:w w:val="105"/>
          <w:szCs w:val="20"/>
          <w:lang w:val="pt-BR"/>
        </w:rPr>
        <w:t>M.</w:t>
      </w:r>
      <w:r w:rsidR="00925D4F" w:rsidRPr="008A6590">
        <w:rPr>
          <w:rFonts w:ascii="Arial" w:hAnsi="Arial" w:cs="Arial"/>
          <w:w w:val="105"/>
          <w:szCs w:val="20"/>
          <w:lang w:val="pt-BR"/>
        </w:rPr>
        <w:t xml:space="preserve"> </w:t>
      </w:r>
      <w:r w:rsidRPr="008A6590">
        <w:rPr>
          <w:rFonts w:ascii="Arial" w:hAnsi="Arial" w:cs="Arial"/>
          <w:w w:val="105"/>
          <w:szCs w:val="20"/>
          <w:lang w:val="pt-BR"/>
        </w:rPr>
        <w:t>Rigo</w:t>
      </w:r>
      <w:r w:rsidRPr="008A6590">
        <w:rPr>
          <w:rFonts w:ascii="Arial" w:hAnsi="Arial" w:cs="Arial"/>
          <w:w w:val="105"/>
          <w:szCs w:val="20"/>
          <w:vertAlign w:val="superscript"/>
          <w:lang w:val="pt-BR"/>
        </w:rPr>
        <w:t>4</w:t>
      </w:r>
      <w:r w:rsidRPr="008A6590">
        <w:rPr>
          <w:rFonts w:ascii="Arial" w:hAnsi="Arial" w:cs="Arial"/>
          <w:w w:val="105"/>
          <w:szCs w:val="20"/>
          <w:lang w:val="pt-BR"/>
        </w:rPr>
        <w:t>,</w:t>
      </w:r>
      <w:r w:rsidR="00BA66BD">
        <w:rPr>
          <w:rFonts w:ascii="Arial" w:hAnsi="Arial" w:cs="Arial"/>
          <w:w w:val="105"/>
          <w:szCs w:val="20"/>
          <w:lang w:val="pt-BR"/>
        </w:rPr>
        <w:t xml:space="preserve"> </w:t>
      </w:r>
      <w:r w:rsidRPr="008A6590">
        <w:rPr>
          <w:rFonts w:ascii="Arial" w:hAnsi="Arial" w:cs="Arial"/>
          <w:w w:val="105"/>
          <w:szCs w:val="20"/>
          <w:lang w:val="pt-BR"/>
        </w:rPr>
        <w:t>Leonardo</w:t>
      </w:r>
      <w:r w:rsidRPr="008A6590">
        <w:rPr>
          <w:rFonts w:ascii="Arial" w:hAnsi="Arial" w:cs="Arial"/>
          <w:spacing w:val="8"/>
          <w:w w:val="105"/>
          <w:szCs w:val="20"/>
          <w:lang w:val="pt-BR"/>
        </w:rPr>
        <w:t xml:space="preserve"> </w:t>
      </w:r>
      <w:r w:rsidR="00925D4F">
        <w:rPr>
          <w:rFonts w:ascii="Arial" w:hAnsi="Arial" w:cs="Arial"/>
          <w:w w:val="105"/>
          <w:szCs w:val="20"/>
          <w:lang w:val="pt-BR"/>
        </w:rPr>
        <w:t>V.</w:t>
      </w:r>
      <w:r w:rsidR="00925D4F" w:rsidRPr="008A6590">
        <w:rPr>
          <w:rFonts w:ascii="Arial" w:hAnsi="Arial" w:cs="Arial"/>
          <w:spacing w:val="8"/>
          <w:w w:val="105"/>
          <w:szCs w:val="20"/>
          <w:lang w:val="pt-BR"/>
        </w:rPr>
        <w:t xml:space="preserve"> </w:t>
      </w:r>
      <w:r w:rsidRPr="008A6590">
        <w:rPr>
          <w:rFonts w:ascii="Arial" w:hAnsi="Arial" w:cs="Arial"/>
          <w:spacing w:val="-2"/>
          <w:w w:val="105"/>
          <w:szCs w:val="20"/>
          <w:lang w:val="pt-BR"/>
        </w:rPr>
        <w:t>Riella</w:t>
      </w:r>
      <w:r w:rsidRPr="008A6590">
        <w:rPr>
          <w:rFonts w:ascii="Arial" w:hAnsi="Arial" w:cs="Arial"/>
          <w:spacing w:val="-2"/>
          <w:w w:val="105"/>
          <w:szCs w:val="20"/>
          <w:vertAlign w:val="superscript"/>
          <w:lang w:val="pt-BR"/>
        </w:rPr>
        <w:t>1*</w:t>
      </w:r>
      <w:r w:rsidRPr="00080F6D">
        <w:rPr>
          <w:rFonts w:ascii="Arial" w:hAnsi="Arial" w:cs="Arial"/>
          <w:bCs/>
          <w:iCs/>
          <w:spacing w:val="-2"/>
          <w:w w:val="105"/>
          <w:szCs w:val="20"/>
          <w:vertAlign w:val="superscript"/>
          <w:lang w:val="pt-BR"/>
          <w:rPrChange w:id="15" w:author="De Jesus Borges, Thiago" w:date="2024-08-15T14:37:00Z" w16du:dateUtc="2024-08-15T18:37:00Z">
            <w:rPr>
              <w:rFonts w:ascii="Arial" w:hAnsi="Arial" w:cs="Arial"/>
              <w:b/>
              <w:i/>
              <w:spacing w:val="-2"/>
              <w:w w:val="105"/>
              <w:szCs w:val="20"/>
              <w:vertAlign w:val="superscript"/>
              <w:lang w:val="pt-BR"/>
            </w:rPr>
          </w:rPrChange>
        </w:rPr>
        <w:t>†</w:t>
      </w:r>
      <w:r w:rsidR="00080F6D" w:rsidRPr="00080F6D">
        <w:rPr>
          <w:rFonts w:ascii="Arial" w:hAnsi="Arial" w:cs="Arial"/>
          <w:bCs/>
          <w:iCs/>
          <w:spacing w:val="-2"/>
          <w:w w:val="105"/>
          <w:szCs w:val="20"/>
          <w:lang w:val="pt-BR"/>
          <w:rPrChange w:id="16" w:author="De Jesus Borges, Thiago" w:date="2024-08-15T14:37:00Z" w16du:dateUtc="2024-08-15T18:37:00Z">
            <w:rPr>
              <w:rFonts w:ascii="Arial" w:hAnsi="Arial" w:cs="Arial"/>
              <w:b/>
              <w:i/>
              <w:spacing w:val="-2"/>
              <w:w w:val="105"/>
              <w:szCs w:val="20"/>
              <w:lang w:val="pt-BR"/>
            </w:rPr>
          </w:rPrChange>
        </w:rPr>
        <w:t>,</w:t>
      </w:r>
      <w:r w:rsidR="00080F6D">
        <w:rPr>
          <w:rFonts w:ascii="Arial" w:hAnsi="Arial" w:cs="Arial"/>
          <w:b/>
          <w:i/>
          <w:spacing w:val="-2"/>
          <w:w w:val="105"/>
          <w:szCs w:val="20"/>
          <w:lang w:val="pt-BR"/>
        </w:rPr>
        <w:t xml:space="preserve"> </w:t>
      </w:r>
      <w:r w:rsidR="00080F6D" w:rsidRPr="008A6590">
        <w:rPr>
          <w:rFonts w:ascii="Arial" w:hAnsi="Arial" w:cs="Arial"/>
          <w:w w:val="105"/>
          <w:szCs w:val="20"/>
          <w:lang w:val="pt-BR"/>
        </w:rPr>
        <w:t>Thiago</w:t>
      </w:r>
      <w:r w:rsidR="00080F6D" w:rsidRPr="008A6590">
        <w:rPr>
          <w:rFonts w:ascii="Arial" w:hAnsi="Arial" w:cs="Arial"/>
          <w:spacing w:val="8"/>
          <w:w w:val="105"/>
          <w:szCs w:val="20"/>
          <w:lang w:val="pt-BR"/>
        </w:rPr>
        <w:t xml:space="preserve"> </w:t>
      </w:r>
      <w:r w:rsidR="00080F6D">
        <w:rPr>
          <w:rFonts w:ascii="Arial" w:hAnsi="Arial" w:cs="Arial"/>
          <w:w w:val="105"/>
          <w:szCs w:val="20"/>
          <w:lang w:val="pt-BR"/>
        </w:rPr>
        <w:t>J.</w:t>
      </w:r>
      <w:r w:rsidR="00080F6D" w:rsidRPr="008A6590">
        <w:rPr>
          <w:rFonts w:ascii="Arial" w:hAnsi="Arial" w:cs="Arial"/>
          <w:spacing w:val="9"/>
          <w:w w:val="105"/>
          <w:szCs w:val="20"/>
          <w:lang w:val="pt-BR"/>
        </w:rPr>
        <w:t xml:space="preserve"> </w:t>
      </w:r>
      <w:r w:rsidR="00080F6D" w:rsidRPr="008A6590">
        <w:rPr>
          <w:rFonts w:ascii="Arial" w:hAnsi="Arial" w:cs="Arial"/>
          <w:w w:val="105"/>
          <w:szCs w:val="20"/>
          <w:lang w:val="pt-BR"/>
        </w:rPr>
        <w:t>Borges</w:t>
      </w:r>
      <w:r w:rsidR="00080F6D" w:rsidRPr="008A6590">
        <w:rPr>
          <w:rFonts w:ascii="Arial" w:hAnsi="Arial" w:cs="Arial"/>
          <w:w w:val="105"/>
          <w:szCs w:val="20"/>
          <w:vertAlign w:val="superscript"/>
          <w:lang w:val="pt-BR"/>
        </w:rPr>
        <w:t>1</w:t>
      </w:r>
      <w:r w:rsidR="00080F6D">
        <w:rPr>
          <w:rFonts w:ascii="Arial" w:hAnsi="Arial" w:cs="Arial"/>
          <w:w w:val="105"/>
          <w:szCs w:val="20"/>
          <w:vertAlign w:val="superscript"/>
          <w:lang w:val="pt-BR"/>
        </w:rPr>
        <w:t>*</w:t>
      </w:r>
      <w:r w:rsidR="00080F6D" w:rsidRPr="00080F6D">
        <w:rPr>
          <w:rFonts w:ascii="Arial" w:hAnsi="Arial" w:cs="Arial"/>
          <w:bCs/>
          <w:iCs/>
          <w:w w:val="105"/>
          <w:szCs w:val="20"/>
          <w:vertAlign w:val="superscript"/>
          <w:lang w:val="pt-BR"/>
          <w:rPrChange w:id="17" w:author="De Jesus Borges, Thiago" w:date="2024-08-15T14:37:00Z" w16du:dateUtc="2024-08-15T18:37:00Z">
            <w:rPr>
              <w:rFonts w:ascii="Arial" w:hAnsi="Arial" w:cs="Arial"/>
              <w:b/>
              <w:i/>
              <w:w w:val="105"/>
              <w:szCs w:val="20"/>
              <w:vertAlign w:val="superscript"/>
              <w:lang w:val="pt-BR"/>
            </w:rPr>
          </w:rPrChange>
        </w:rPr>
        <w:t>†</w:t>
      </w:r>
    </w:p>
    <w:p w14:paraId="1734B242" w14:textId="43838242" w:rsidR="00291A64" w:rsidRPr="008A6590" w:rsidRDefault="0047037D" w:rsidP="00291A64">
      <w:pPr>
        <w:spacing w:before="155" w:line="259" w:lineRule="auto"/>
        <w:ind w:right="1045"/>
        <w:jc w:val="both"/>
        <w:rPr>
          <w:rFonts w:ascii="Arial" w:hAnsi="Arial" w:cs="Arial"/>
          <w:sz w:val="20"/>
          <w:szCs w:val="20"/>
        </w:rPr>
      </w:pPr>
      <w:r w:rsidRPr="008A6590">
        <w:rPr>
          <w:rFonts w:ascii="Arial" w:hAnsi="Arial" w:cs="Arial"/>
          <w:sz w:val="20"/>
          <w:szCs w:val="20"/>
          <w:vertAlign w:val="superscript"/>
        </w:rPr>
        <w:t>1*</w:t>
      </w:r>
      <w:r w:rsidRPr="008A6590">
        <w:rPr>
          <w:rFonts w:ascii="Arial" w:hAnsi="Arial" w:cs="Arial"/>
          <w:sz w:val="20"/>
          <w:szCs w:val="20"/>
        </w:rPr>
        <w:t>Center for Transplantation Science, Massachusetts General Hospital/Harvard</w:t>
      </w:r>
      <w:r w:rsidRPr="008A6590">
        <w:rPr>
          <w:rFonts w:ascii="Arial" w:hAnsi="Arial" w:cs="Arial"/>
          <w:spacing w:val="-12"/>
          <w:sz w:val="20"/>
          <w:szCs w:val="20"/>
        </w:rPr>
        <w:t xml:space="preserve"> </w:t>
      </w:r>
      <w:r w:rsidRPr="008A6590">
        <w:rPr>
          <w:rFonts w:ascii="Arial" w:hAnsi="Arial" w:cs="Arial"/>
          <w:sz w:val="20"/>
          <w:szCs w:val="20"/>
        </w:rPr>
        <w:t>Medical</w:t>
      </w:r>
      <w:r w:rsidRPr="008A6590">
        <w:rPr>
          <w:rFonts w:ascii="Arial" w:hAnsi="Arial" w:cs="Arial"/>
          <w:spacing w:val="-11"/>
          <w:sz w:val="20"/>
          <w:szCs w:val="20"/>
        </w:rPr>
        <w:t xml:space="preserve"> </w:t>
      </w:r>
      <w:r w:rsidRPr="008A6590">
        <w:rPr>
          <w:rFonts w:ascii="Arial" w:hAnsi="Arial" w:cs="Arial"/>
          <w:sz w:val="20"/>
          <w:szCs w:val="20"/>
        </w:rPr>
        <w:t>School,</w:t>
      </w:r>
      <w:r w:rsidRPr="008A6590">
        <w:rPr>
          <w:rFonts w:ascii="Arial" w:hAnsi="Arial" w:cs="Arial"/>
          <w:spacing w:val="-12"/>
          <w:sz w:val="20"/>
          <w:szCs w:val="20"/>
        </w:rPr>
        <w:t xml:space="preserve"> </w:t>
      </w:r>
      <w:r w:rsidRPr="008A6590">
        <w:rPr>
          <w:rFonts w:ascii="Arial" w:hAnsi="Arial" w:cs="Arial"/>
          <w:sz w:val="20"/>
          <w:szCs w:val="20"/>
        </w:rPr>
        <w:t>149</w:t>
      </w:r>
      <w:r w:rsidRPr="008A6590">
        <w:rPr>
          <w:rFonts w:ascii="Arial" w:hAnsi="Arial" w:cs="Arial"/>
          <w:spacing w:val="-11"/>
          <w:sz w:val="20"/>
          <w:szCs w:val="20"/>
        </w:rPr>
        <w:t xml:space="preserve"> </w:t>
      </w:r>
      <w:r w:rsidRPr="008A6590">
        <w:rPr>
          <w:rFonts w:ascii="Arial" w:hAnsi="Arial" w:cs="Arial"/>
          <w:sz w:val="20"/>
          <w:szCs w:val="20"/>
        </w:rPr>
        <w:t>13</w:t>
      </w:r>
      <w:r w:rsidR="003362E4" w:rsidRPr="003362E4">
        <w:rPr>
          <w:rFonts w:ascii="Arial" w:hAnsi="Arial" w:cs="Arial"/>
          <w:sz w:val="20"/>
          <w:szCs w:val="20"/>
          <w:vertAlign w:val="superscript"/>
          <w:rPrChange w:id="18" w:author="De Jesus Borges, Thiago" w:date="2024-08-15T12:34:00Z" w16du:dateUtc="2024-08-15T16:34:00Z">
            <w:rPr>
              <w:rFonts w:ascii="Arial" w:hAnsi="Arial" w:cs="Arial"/>
              <w:sz w:val="20"/>
              <w:szCs w:val="20"/>
            </w:rPr>
          </w:rPrChange>
        </w:rPr>
        <w:t>th</w:t>
      </w:r>
      <w:r w:rsidRPr="008A6590">
        <w:rPr>
          <w:rFonts w:ascii="Arial" w:hAnsi="Arial" w:cs="Arial"/>
          <w:spacing w:val="-12"/>
          <w:sz w:val="20"/>
          <w:szCs w:val="20"/>
        </w:rPr>
        <w:t xml:space="preserve"> </w:t>
      </w:r>
      <w:r w:rsidR="00925D4F">
        <w:rPr>
          <w:rFonts w:ascii="Arial" w:hAnsi="Arial" w:cs="Arial"/>
          <w:sz w:val="20"/>
          <w:szCs w:val="20"/>
        </w:rPr>
        <w:t>S</w:t>
      </w:r>
      <w:r w:rsidRPr="008A6590">
        <w:rPr>
          <w:rFonts w:ascii="Arial" w:hAnsi="Arial" w:cs="Arial"/>
          <w:sz w:val="20"/>
          <w:szCs w:val="20"/>
        </w:rPr>
        <w:t>t,</w:t>
      </w:r>
      <w:r w:rsidRPr="008A6590">
        <w:rPr>
          <w:rFonts w:ascii="Arial" w:hAnsi="Arial" w:cs="Arial"/>
          <w:spacing w:val="-11"/>
          <w:sz w:val="20"/>
          <w:szCs w:val="20"/>
        </w:rPr>
        <w:t xml:space="preserve"> </w:t>
      </w:r>
      <w:r w:rsidRPr="008A6590">
        <w:rPr>
          <w:rFonts w:ascii="Arial" w:hAnsi="Arial" w:cs="Arial"/>
          <w:sz w:val="20"/>
          <w:szCs w:val="20"/>
        </w:rPr>
        <w:t>Boston,</w:t>
      </w:r>
      <w:r w:rsidRPr="008A6590">
        <w:rPr>
          <w:rFonts w:ascii="Arial" w:hAnsi="Arial" w:cs="Arial"/>
          <w:spacing w:val="-11"/>
          <w:sz w:val="20"/>
          <w:szCs w:val="20"/>
        </w:rPr>
        <w:t xml:space="preserve"> </w:t>
      </w:r>
      <w:r w:rsidRPr="008A6590">
        <w:rPr>
          <w:rFonts w:ascii="Arial" w:hAnsi="Arial" w:cs="Arial"/>
          <w:sz w:val="20"/>
          <w:szCs w:val="20"/>
        </w:rPr>
        <w:t>02129,</w:t>
      </w:r>
      <w:r w:rsidRPr="008A6590">
        <w:rPr>
          <w:rFonts w:ascii="Arial" w:hAnsi="Arial" w:cs="Arial"/>
          <w:spacing w:val="-12"/>
          <w:sz w:val="20"/>
          <w:szCs w:val="20"/>
        </w:rPr>
        <w:t xml:space="preserve"> </w:t>
      </w:r>
      <w:r w:rsidRPr="008A6590">
        <w:rPr>
          <w:rFonts w:ascii="Arial" w:hAnsi="Arial" w:cs="Arial"/>
          <w:sz w:val="20"/>
          <w:szCs w:val="20"/>
        </w:rPr>
        <w:t>MA,</w:t>
      </w:r>
      <w:r w:rsidRPr="008A6590">
        <w:rPr>
          <w:rFonts w:ascii="Arial" w:hAnsi="Arial" w:cs="Arial"/>
          <w:spacing w:val="-11"/>
          <w:sz w:val="20"/>
          <w:szCs w:val="20"/>
        </w:rPr>
        <w:t xml:space="preserve"> </w:t>
      </w:r>
      <w:r w:rsidRPr="008A6590">
        <w:rPr>
          <w:rFonts w:ascii="Arial" w:hAnsi="Arial" w:cs="Arial"/>
          <w:sz w:val="20"/>
          <w:szCs w:val="20"/>
        </w:rPr>
        <w:t xml:space="preserve">USA. </w:t>
      </w:r>
    </w:p>
    <w:p w14:paraId="7F8CF749" w14:textId="071B0418" w:rsidR="00F675DE" w:rsidRPr="008A6590" w:rsidRDefault="0047037D" w:rsidP="00291A64">
      <w:pPr>
        <w:spacing w:before="155" w:line="259" w:lineRule="auto"/>
        <w:ind w:right="1045"/>
        <w:jc w:val="both"/>
        <w:rPr>
          <w:rFonts w:ascii="Arial" w:hAnsi="Arial" w:cs="Arial"/>
          <w:sz w:val="20"/>
          <w:szCs w:val="20"/>
        </w:rPr>
      </w:pPr>
      <w:r w:rsidRPr="008A6590">
        <w:rPr>
          <w:rFonts w:ascii="Arial" w:hAnsi="Arial" w:cs="Arial"/>
          <w:sz w:val="20"/>
          <w:szCs w:val="20"/>
          <w:vertAlign w:val="superscript"/>
        </w:rPr>
        <w:t>2</w:t>
      </w:r>
      <w:r w:rsidRPr="008A6590">
        <w:rPr>
          <w:rFonts w:ascii="Arial" w:hAnsi="Arial" w:cs="Arial"/>
          <w:sz w:val="20"/>
          <w:szCs w:val="20"/>
        </w:rPr>
        <w:t>Professional</w:t>
      </w:r>
      <w:r w:rsidRPr="008A6590">
        <w:rPr>
          <w:rFonts w:ascii="Arial" w:hAnsi="Arial" w:cs="Arial"/>
          <w:spacing w:val="-7"/>
          <w:sz w:val="20"/>
          <w:szCs w:val="20"/>
        </w:rPr>
        <w:t xml:space="preserve"> </w:t>
      </w:r>
      <w:r w:rsidRPr="008A6590">
        <w:rPr>
          <w:rFonts w:ascii="Arial" w:hAnsi="Arial" w:cs="Arial"/>
          <w:sz w:val="20"/>
          <w:szCs w:val="20"/>
        </w:rPr>
        <w:t>and</w:t>
      </w:r>
      <w:r w:rsidRPr="008A6590">
        <w:rPr>
          <w:rFonts w:ascii="Arial" w:hAnsi="Arial" w:cs="Arial"/>
          <w:spacing w:val="-6"/>
          <w:sz w:val="20"/>
          <w:szCs w:val="20"/>
        </w:rPr>
        <w:t xml:space="preserve"> </w:t>
      </w:r>
      <w:r w:rsidRPr="008A6590">
        <w:rPr>
          <w:rFonts w:ascii="Arial" w:hAnsi="Arial" w:cs="Arial"/>
          <w:sz w:val="20"/>
          <w:szCs w:val="20"/>
        </w:rPr>
        <w:t>Technological</w:t>
      </w:r>
      <w:r w:rsidRPr="008A6590">
        <w:rPr>
          <w:rFonts w:ascii="Arial" w:hAnsi="Arial" w:cs="Arial"/>
          <w:spacing w:val="-6"/>
          <w:sz w:val="20"/>
          <w:szCs w:val="20"/>
        </w:rPr>
        <w:t xml:space="preserve"> </w:t>
      </w:r>
      <w:r w:rsidRPr="008A6590">
        <w:rPr>
          <w:rFonts w:ascii="Arial" w:hAnsi="Arial" w:cs="Arial"/>
          <w:sz w:val="20"/>
          <w:szCs w:val="20"/>
        </w:rPr>
        <w:t>Education</w:t>
      </w:r>
      <w:r w:rsidRPr="008A6590">
        <w:rPr>
          <w:rFonts w:ascii="Arial" w:hAnsi="Arial" w:cs="Arial"/>
          <w:spacing w:val="-6"/>
          <w:sz w:val="20"/>
          <w:szCs w:val="20"/>
        </w:rPr>
        <w:t xml:space="preserve"> </w:t>
      </w:r>
      <w:r w:rsidRPr="008A6590">
        <w:rPr>
          <w:rFonts w:ascii="Arial" w:hAnsi="Arial" w:cs="Arial"/>
          <w:sz w:val="20"/>
          <w:szCs w:val="20"/>
        </w:rPr>
        <w:t>Sector,</w:t>
      </w:r>
      <w:r w:rsidRPr="008A6590">
        <w:rPr>
          <w:rFonts w:ascii="Arial" w:hAnsi="Arial" w:cs="Arial"/>
          <w:spacing w:val="-7"/>
          <w:sz w:val="20"/>
          <w:szCs w:val="20"/>
        </w:rPr>
        <w:t xml:space="preserve"> </w:t>
      </w:r>
      <w:r w:rsidRPr="008A6590">
        <w:rPr>
          <w:rFonts w:ascii="Arial" w:hAnsi="Arial" w:cs="Arial"/>
          <w:sz w:val="20"/>
          <w:szCs w:val="20"/>
        </w:rPr>
        <w:t>Federal</w:t>
      </w:r>
      <w:r w:rsidRPr="008A6590">
        <w:rPr>
          <w:rFonts w:ascii="Arial" w:hAnsi="Arial" w:cs="Arial"/>
          <w:spacing w:val="-6"/>
          <w:sz w:val="20"/>
          <w:szCs w:val="20"/>
        </w:rPr>
        <w:t xml:space="preserve"> </w:t>
      </w:r>
      <w:r w:rsidRPr="008A6590">
        <w:rPr>
          <w:rFonts w:ascii="Arial" w:hAnsi="Arial" w:cs="Arial"/>
          <w:sz w:val="20"/>
          <w:szCs w:val="20"/>
        </w:rPr>
        <w:t>University</w:t>
      </w:r>
      <w:r w:rsidRPr="008A6590">
        <w:rPr>
          <w:rFonts w:ascii="Arial" w:hAnsi="Arial" w:cs="Arial"/>
          <w:spacing w:val="-6"/>
          <w:sz w:val="20"/>
          <w:szCs w:val="20"/>
        </w:rPr>
        <w:t xml:space="preserve"> </w:t>
      </w:r>
      <w:r w:rsidRPr="008A6590">
        <w:rPr>
          <w:rFonts w:ascii="Arial" w:hAnsi="Arial" w:cs="Arial"/>
          <w:sz w:val="20"/>
          <w:szCs w:val="20"/>
        </w:rPr>
        <w:t xml:space="preserve">of </w:t>
      </w:r>
      <w:r w:rsidRPr="008A6590">
        <w:rPr>
          <w:rFonts w:ascii="Arial" w:hAnsi="Arial" w:cs="Arial"/>
          <w:spacing w:val="6"/>
          <w:w w:val="111"/>
          <w:sz w:val="20"/>
          <w:szCs w:val="20"/>
        </w:rPr>
        <w:t>P</w:t>
      </w:r>
      <w:r w:rsidR="007E7D83">
        <w:rPr>
          <w:rFonts w:ascii="Arial" w:hAnsi="Arial" w:cs="Arial"/>
          <w:spacing w:val="12"/>
          <w:sz w:val="20"/>
          <w:szCs w:val="20"/>
        </w:rPr>
        <w:t>araná</w:t>
      </w:r>
      <w:r w:rsidRPr="008A6590">
        <w:rPr>
          <w:rFonts w:ascii="Arial" w:hAnsi="Arial" w:cs="Arial"/>
          <w:spacing w:val="12"/>
          <w:sz w:val="20"/>
          <w:szCs w:val="20"/>
        </w:rPr>
        <w:t>,</w:t>
      </w:r>
      <w:r w:rsidRPr="008A6590">
        <w:rPr>
          <w:rFonts w:ascii="Arial" w:hAnsi="Arial" w:cs="Arial"/>
          <w:spacing w:val="-3"/>
          <w:w w:val="99"/>
          <w:sz w:val="20"/>
          <w:szCs w:val="20"/>
        </w:rPr>
        <w:t xml:space="preserve"> </w:t>
      </w:r>
      <w:r w:rsidRPr="008A6590">
        <w:rPr>
          <w:rFonts w:ascii="Arial" w:hAnsi="Arial" w:cs="Arial"/>
          <w:spacing w:val="-2"/>
          <w:sz w:val="20"/>
          <w:szCs w:val="20"/>
        </w:rPr>
        <w:t xml:space="preserve">R. Dr. Alcides Vieira </w:t>
      </w:r>
      <w:proofErr w:type="spellStart"/>
      <w:r w:rsidRPr="008A6590">
        <w:rPr>
          <w:rFonts w:ascii="Arial" w:hAnsi="Arial" w:cs="Arial"/>
          <w:spacing w:val="-2"/>
          <w:sz w:val="20"/>
          <w:szCs w:val="20"/>
        </w:rPr>
        <w:t>Arcoverde</w:t>
      </w:r>
      <w:proofErr w:type="spellEnd"/>
      <w:r w:rsidRPr="008A6590">
        <w:rPr>
          <w:rFonts w:ascii="Arial" w:hAnsi="Arial" w:cs="Arial"/>
          <w:spacing w:val="-2"/>
          <w:sz w:val="20"/>
          <w:szCs w:val="20"/>
        </w:rPr>
        <w:t>, 1225, Curitiba, 81520-260, PR, Brazil.</w:t>
      </w:r>
    </w:p>
    <w:p w14:paraId="3ED3BF48" w14:textId="77777777" w:rsidR="00291A64" w:rsidRPr="008A6590" w:rsidRDefault="00291A64" w:rsidP="00291A64">
      <w:pPr>
        <w:spacing w:line="259" w:lineRule="auto"/>
        <w:ind w:right="810"/>
        <w:jc w:val="both"/>
        <w:rPr>
          <w:rFonts w:ascii="Arial" w:hAnsi="Arial" w:cs="Arial"/>
          <w:spacing w:val="-2"/>
          <w:sz w:val="20"/>
          <w:szCs w:val="20"/>
          <w:vertAlign w:val="superscript"/>
        </w:rPr>
      </w:pPr>
    </w:p>
    <w:p w14:paraId="5DF7A32E" w14:textId="5BA75E26" w:rsidR="00F675DE" w:rsidRPr="008A6590" w:rsidRDefault="0047037D" w:rsidP="00291A64">
      <w:pPr>
        <w:spacing w:line="259" w:lineRule="auto"/>
        <w:ind w:right="810"/>
        <w:jc w:val="both"/>
        <w:rPr>
          <w:rFonts w:ascii="Arial" w:hAnsi="Arial" w:cs="Arial"/>
          <w:sz w:val="20"/>
          <w:szCs w:val="20"/>
        </w:rPr>
      </w:pPr>
      <w:r w:rsidRPr="008A6590">
        <w:rPr>
          <w:rFonts w:ascii="Arial" w:hAnsi="Arial" w:cs="Arial"/>
          <w:spacing w:val="-2"/>
          <w:sz w:val="20"/>
          <w:szCs w:val="20"/>
          <w:vertAlign w:val="superscript"/>
        </w:rPr>
        <w:t>3</w:t>
      </w:r>
      <w:r w:rsidRPr="008A6590">
        <w:rPr>
          <w:rFonts w:ascii="Arial" w:hAnsi="Arial" w:cs="Arial"/>
          <w:spacing w:val="-2"/>
          <w:sz w:val="20"/>
          <w:szCs w:val="20"/>
        </w:rPr>
        <w:t>Nephrology</w:t>
      </w:r>
      <w:r w:rsidRPr="008A6590">
        <w:rPr>
          <w:rFonts w:ascii="Arial" w:hAnsi="Arial" w:cs="Arial"/>
          <w:spacing w:val="-3"/>
          <w:sz w:val="20"/>
          <w:szCs w:val="20"/>
        </w:rPr>
        <w:t xml:space="preserve"> </w:t>
      </w:r>
      <w:r w:rsidRPr="008A6590">
        <w:rPr>
          <w:rFonts w:ascii="Arial" w:hAnsi="Arial" w:cs="Arial"/>
          <w:spacing w:val="-2"/>
          <w:sz w:val="20"/>
          <w:szCs w:val="20"/>
        </w:rPr>
        <w:t>Division,</w:t>
      </w:r>
      <w:r w:rsidRPr="008A6590">
        <w:rPr>
          <w:rFonts w:ascii="Arial" w:hAnsi="Arial" w:cs="Arial"/>
          <w:spacing w:val="-3"/>
          <w:sz w:val="20"/>
          <w:szCs w:val="20"/>
        </w:rPr>
        <w:t xml:space="preserve"> </w:t>
      </w:r>
      <w:r w:rsidRPr="008A6590">
        <w:rPr>
          <w:rFonts w:ascii="Arial" w:hAnsi="Arial" w:cs="Arial"/>
          <w:spacing w:val="-2"/>
          <w:sz w:val="20"/>
          <w:szCs w:val="20"/>
        </w:rPr>
        <w:t>Department</w:t>
      </w:r>
      <w:r w:rsidRPr="008A6590">
        <w:rPr>
          <w:rFonts w:ascii="Arial" w:hAnsi="Arial" w:cs="Arial"/>
          <w:spacing w:val="-3"/>
          <w:sz w:val="20"/>
          <w:szCs w:val="20"/>
        </w:rPr>
        <w:t xml:space="preserve"> </w:t>
      </w:r>
      <w:r w:rsidRPr="008A6590">
        <w:rPr>
          <w:rFonts w:ascii="Arial" w:hAnsi="Arial" w:cs="Arial"/>
          <w:spacing w:val="-2"/>
          <w:sz w:val="20"/>
          <w:szCs w:val="20"/>
        </w:rPr>
        <w:t>of</w:t>
      </w:r>
      <w:r w:rsidRPr="008A6590">
        <w:rPr>
          <w:rFonts w:ascii="Arial" w:hAnsi="Arial" w:cs="Arial"/>
          <w:spacing w:val="-3"/>
          <w:sz w:val="20"/>
          <w:szCs w:val="20"/>
        </w:rPr>
        <w:t xml:space="preserve"> </w:t>
      </w:r>
      <w:r w:rsidRPr="008A6590">
        <w:rPr>
          <w:rFonts w:ascii="Arial" w:hAnsi="Arial" w:cs="Arial"/>
          <w:spacing w:val="-2"/>
          <w:sz w:val="20"/>
          <w:szCs w:val="20"/>
        </w:rPr>
        <w:t>Medicine,</w:t>
      </w:r>
      <w:r w:rsidRPr="008A6590">
        <w:rPr>
          <w:rFonts w:ascii="Arial" w:hAnsi="Arial" w:cs="Arial"/>
          <w:spacing w:val="-3"/>
          <w:sz w:val="20"/>
          <w:szCs w:val="20"/>
        </w:rPr>
        <w:t xml:space="preserve"> </w:t>
      </w:r>
      <w:r w:rsidRPr="008A6590">
        <w:rPr>
          <w:rFonts w:ascii="Arial" w:hAnsi="Arial" w:cs="Arial"/>
          <w:spacing w:val="-2"/>
          <w:sz w:val="20"/>
          <w:szCs w:val="20"/>
        </w:rPr>
        <w:t>Beth</w:t>
      </w:r>
      <w:r w:rsidRPr="008A6590">
        <w:rPr>
          <w:rFonts w:ascii="Arial" w:hAnsi="Arial" w:cs="Arial"/>
          <w:spacing w:val="-3"/>
          <w:sz w:val="20"/>
          <w:szCs w:val="20"/>
        </w:rPr>
        <w:t xml:space="preserve"> </w:t>
      </w:r>
      <w:r w:rsidRPr="008A6590">
        <w:rPr>
          <w:rFonts w:ascii="Arial" w:hAnsi="Arial" w:cs="Arial"/>
          <w:spacing w:val="-2"/>
          <w:sz w:val="20"/>
          <w:szCs w:val="20"/>
        </w:rPr>
        <w:t>Israel</w:t>
      </w:r>
      <w:r w:rsidRPr="008A6590">
        <w:rPr>
          <w:rFonts w:ascii="Arial" w:hAnsi="Arial" w:cs="Arial"/>
          <w:spacing w:val="-3"/>
          <w:sz w:val="20"/>
          <w:szCs w:val="20"/>
        </w:rPr>
        <w:t xml:space="preserve"> </w:t>
      </w:r>
      <w:r w:rsidRPr="008A6590">
        <w:rPr>
          <w:rFonts w:ascii="Arial" w:hAnsi="Arial" w:cs="Arial"/>
          <w:spacing w:val="-2"/>
          <w:sz w:val="20"/>
          <w:szCs w:val="20"/>
        </w:rPr>
        <w:t xml:space="preserve">Deaconess </w:t>
      </w:r>
      <w:r w:rsidRPr="008A6590">
        <w:rPr>
          <w:rFonts w:ascii="Arial" w:hAnsi="Arial" w:cs="Arial"/>
          <w:sz w:val="20"/>
          <w:szCs w:val="20"/>
        </w:rPr>
        <w:t>Medical Center, 330 Brookline Ave, Boston, 02215, MA, USA.</w:t>
      </w:r>
    </w:p>
    <w:p w14:paraId="1D5C2087" w14:textId="77777777" w:rsidR="00291A64" w:rsidRPr="008A6590" w:rsidRDefault="00291A64" w:rsidP="00291A64">
      <w:pPr>
        <w:ind w:right="810"/>
        <w:jc w:val="both"/>
        <w:rPr>
          <w:rFonts w:ascii="Arial" w:hAnsi="Arial" w:cs="Arial"/>
          <w:sz w:val="20"/>
          <w:szCs w:val="20"/>
          <w:vertAlign w:val="superscript"/>
        </w:rPr>
      </w:pPr>
    </w:p>
    <w:p w14:paraId="003BF8B3" w14:textId="435E6E33" w:rsidR="00F675DE" w:rsidRPr="008A6590" w:rsidRDefault="0047037D" w:rsidP="00291A64">
      <w:pPr>
        <w:ind w:right="810"/>
        <w:jc w:val="both"/>
        <w:rPr>
          <w:rFonts w:ascii="Arial" w:hAnsi="Arial" w:cs="Arial"/>
          <w:sz w:val="20"/>
          <w:szCs w:val="20"/>
        </w:rPr>
      </w:pPr>
      <w:r w:rsidRPr="008A6590">
        <w:rPr>
          <w:rFonts w:ascii="Arial" w:hAnsi="Arial" w:cs="Arial"/>
          <w:sz w:val="20"/>
          <w:szCs w:val="20"/>
          <w:vertAlign w:val="superscript"/>
        </w:rPr>
        <w:t>4</w:t>
      </w:r>
      <w:r w:rsidR="007B761B" w:rsidRPr="007B761B">
        <w:rPr>
          <w:rFonts w:ascii="Segoe UI" w:hAnsi="Segoe UI" w:cs="Segoe UI"/>
          <w:color w:val="212121"/>
          <w:shd w:val="clear" w:color="auto" w:fill="FFFFFF"/>
        </w:rPr>
        <w:t xml:space="preserve"> </w:t>
      </w:r>
      <w:r w:rsidR="007B761B">
        <w:rPr>
          <w:rFonts w:ascii="Segoe UI" w:hAnsi="Segoe UI" w:cs="Segoe UI"/>
          <w:color w:val="212121"/>
          <w:shd w:val="clear" w:color="auto" w:fill="FFFFFF"/>
        </w:rPr>
        <w:t xml:space="preserve">Center for Discovery and Innovation, Hackensack Meridian Health, </w:t>
      </w:r>
      <w:r w:rsidR="007B761B" w:rsidRPr="002746DC">
        <w:rPr>
          <w:rFonts w:ascii="Arial" w:hAnsi="Arial" w:cs="Arial"/>
          <w:sz w:val="20"/>
          <w:szCs w:val="20"/>
          <w:highlight w:val="yellow"/>
          <w:rPrChange w:id="19" w:author="De Jesus Borges, Thiago" w:date="2024-08-15T12:21:00Z" w16du:dateUtc="2024-08-15T16:21:00Z">
            <w:rPr>
              <w:rFonts w:ascii="Arial" w:hAnsi="Arial" w:cs="Arial"/>
              <w:sz w:val="20"/>
              <w:szCs w:val="20"/>
            </w:rPr>
          </w:rPrChange>
        </w:rPr>
        <w:t>Street</w:t>
      </w:r>
      <w:r w:rsidR="007B761B" w:rsidRPr="008A6590">
        <w:rPr>
          <w:rFonts w:ascii="Arial" w:hAnsi="Arial" w:cs="Arial"/>
          <w:sz w:val="20"/>
          <w:szCs w:val="20"/>
        </w:rPr>
        <w:t>,</w:t>
      </w:r>
      <w:r w:rsidR="007B761B" w:rsidRPr="008A6590">
        <w:rPr>
          <w:rFonts w:ascii="Arial" w:hAnsi="Arial" w:cs="Arial"/>
          <w:spacing w:val="1"/>
          <w:sz w:val="20"/>
          <w:szCs w:val="20"/>
        </w:rPr>
        <w:t xml:space="preserve"> </w:t>
      </w:r>
      <w:r w:rsidR="007B761B">
        <w:rPr>
          <w:rFonts w:ascii="Segoe UI" w:hAnsi="Segoe UI" w:cs="Segoe UI"/>
          <w:color w:val="212121"/>
          <w:shd w:val="clear" w:color="auto" w:fill="FFFFFF"/>
        </w:rPr>
        <w:t xml:space="preserve">Nutley, </w:t>
      </w:r>
      <w:r w:rsidR="007B761B" w:rsidRPr="00EB5EE6">
        <w:rPr>
          <w:rFonts w:ascii="Segoe UI" w:hAnsi="Segoe UI" w:cs="Segoe UI"/>
          <w:color w:val="212121"/>
          <w:highlight w:val="yellow"/>
          <w:shd w:val="clear" w:color="auto" w:fill="FFFFFF"/>
        </w:rPr>
        <w:t>XXXXXX</w:t>
      </w:r>
      <w:r w:rsidR="007B761B">
        <w:rPr>
          <w:rFonts w:ascii="Segoe UI" w:hAnsi="Segoe UI" w:cs="Segoe UI"/>
          <w:color w:val="212121"/>
          <w:shd w:val="clear" w:color="auto" w:fill="FFFFFF"/>
        </w:rPr>
        <w:t>, NJ, USA</w:t>
      </w:r>
      <w:r w:rsidRPr="008A6590">
        <w:rPr>
          <w:rFonts w:ascii="Arial" w:hAnsi="Arial" w:cs="Arial"/>
          <w:spacing w:val="-2"/>
          <w:sz w:val="20"/>
          <w:szCs w:val="20"/>
        </w:rPr>
        <w:t>.</w:t>
      </w:r>
    </w:p>
    <w:p w14:paraId="4D1AD690" w14:textId="77777777" w:rsidR="00291A64" w:rsidRDefault="00291A64" w:rsidP="00291A64">
      <w:pPr>
        <w:spacing w:line="259" w:lineRule="auto"/>
        <w:ind w:right="810"/>
        <w:jc w:val="both"/>
        <w:rPr>
          <w:rFonts w:ascii="Arial" w:hAnsi="Arial" w:cs="Arial"/>
          <w:spacing w:val="-4"/>
          <w:sz w:val="20"/>
          <w:szCs w:val="20"/>
        </w:rPr>
      </w:pPr>
    </w:p>
    <w:p w14:paraId="142D6D09" w14:textId="77777777" w:rsidR="00080F6D" w:rsidRPr="008A6590" w:rsidRDefault="00080F6D" w:rsidP="00080F6D">
      <w:pPr>
        <w:spacing w:before="1" w:line="259" w:lineRule="auto"/>
        <w:ind w:right="812"/>
        <w:jc w:val="both"/>
        <w:rPr>
          <w:rFonts w:ascii="Arial" w:hAnsi="Arial" w:cs="Arial"/>
          <w:sz w:val="20"/>
          <w:szCs w:val="20"/>
        </w:rPr>
      </w:pPr>
      <w:r w:rsidRPr="00EB5EE6">
        <w:rPr>
          <w:rFonts w:ascii="Arial" w:hAnsi="Arial" w:cs="Arial"/>
          <w:bCs/>
          <w:iCs/>
          <w:sz w:val="20"/>
          <w:szCs w:val="20"/>
          <w:vertAlign w:val="superscript"/>
        </w:rPr>
        <w:t>†</w:t>
      </w:r>
      <w:r w:rsidRPr="008A6590">
        <w:rPr>
          <w:rFonts w:ascii="Arial" w:hAnsi="Arial" w:cs="Arial"/>
          <w:sz w:val="20"/>
          <w:szCs w:val="20"/>
        </w:rPr>
        <w:t>These</w:t>
      </w:r>
      <w:r w:rsidRPr="008A6590">
        <w:rPr>
          <w:rFonts w:ascii="Arial" w:hAnsi="Arial" w:cs="Arial"/>
          <w:spacing w:val="-1"/>
          <w:sz w:val="20"/>
          <w:szCs w:val="20"/>
        </w:rPr>
        <w:t xml:space="preserve"> </w:t>
      </w:r>
      <w:r w:rsidRPr="008A6590">
        <w:rPr>
          <w:rFonts w:ascii="Arial" w:hAnsi="Arial" w:cs="Arial"/>
          <w:sz w:val="20"/>
          <w:szCs w:val="20"/>
        </w:rPr>
        <w:t>authors</w:t>
      </w:r>
      <w:r w:rsidRPr="008A6590">
        <w:rPr>
          <w:rFonts w:ascii="Arial" w:hAnsi="Arial" w:cs="Arial"/>
          <w:spacing w:val="-1"/>
          <w:sz w:val="20"/>
          <w:szCs w:val="20"/>
        </w:rPr>
        <w:t xml:space="preserve"> </w:t>
      </w:r>
      <w:r w:rsidRPr="008A6590">
        <w:rPr>
          <w:rFonts w:ascii="Arial" w:hAnsi="Arial" w:cs="Arial"/>
          <w:sz w:val="20"/>
          <w:szCs w:val="20"/>
        </w:rPr>
        <w:t>contributed</w:t>
      </w:r>
      <w:r w:rsidRPr="008A6590">
        <w:rPr>
          <w:rFonts w:ascii="Arial" w:hAnsi="Arial" w:cs="Arial"/>
          <w:spacing w:val="-1"/>
          <w:sz w:val="20"/>
          <w:szCs w:val="20"/>
        </w:rPr>
        <w:t xml:space="preserve"> </w:t>
      </w:r>
      <w:r w:rsidRPr="008A6590">
        <w:rPr>
          <w:rFonts w:ascii="Arial" w:hAnsi="Arial" w:cs="Arial"/>
          <w:sz w:val="20"/>
          <w:szCs w:val="20"/>
        </w:rPr>
        <w:t>equally</w:t>
      </w:r>
      <w:r w:rsidRPr="008A6590">
        <w:rPr>
          <w:rFonts w:ascii="Arial" w:hAnsi="Arial" w:cs="Arial"/>
          <w:spacing w:val="-1"/>
          <w:sz w:val="20"/>
          <w:szCs w:val="20"/>
        </w:rPr>
        <w:t xml:space="preserve"> </w:t>
      </w:r>
      <w:r w:rsidRPr="008A6590">
        <w:rPr>
          <w:rFonts w:ascii="Arial" w:hAnsi="Arial" w:cs="Arial"/>
          <w:sz w:val="20"/>
          <w:szCs w:val="20"/>
        </w:rPr>
        <w:t>to</w:t>
      </w:r>
      <w:r w:rsidRPr="008A6590">
        <w:rPr>
          <w:rFonts w:ascii="Arial" w:hAnsi="Arial" w:cs="Arial"/>
          <w:spacing w:val="-1"/>
          <w:sz w:val="20"/>
          <w:szCs w:val="20"/>
        </w:rPr>
        <w:t xml:space="preserve"> </w:t>
      </w:r>
      <w:r w:rsidRPr="008A6590">
        <w:rPr>
          <w:rFonts w:ascii="Arial" w:hAnsi="Arial" w:cs="Arial"/>
          <w:sz w:val="20"/>
          <w:szCs w:val="20"/>
        </w:rPr>
        <w:t>this</w:t>
      </w:r>
      <w:r w:rsidRPr="008A6590">
        <w:rPr>
          <w:rFonts w:ascii="Arial" w:hAnsi="Arial" w:cs="Arial"/>
          <w:spacing w:val="-1"/>
          <w:sz w:val="20"/>
          <w:szCs w:val="20"/>
        </w:rPr>
        <w:t xml:space="preserve"> </w:t>
      </w:r>
      <w:r w:rsidRPr="008A6590">
        <w:rPr>
          <w:rFonts w:ascii="Arial" w:hAnsi="Arial" w:cs="Arial"/>
          <w:spacing w:val="-2"/>
          <w:sz w:val="20"/>
          <w:szCs w:val="20"/>
        </w:rPr>
        <w:t>work.</w:t>
      </w:r>
    </w:p>
    <w:p w14:paraId="1511AB56" w14:textId="77777777" w:rsidR="00080F6D" w:rsidRPr="008A6590" w:rsidRDefault="00080F6D" w:rsidP="00291A64">
      <w:pPr>
        <w:spacing w:line="259" w:lineRule="auto"/>
        <w:ind w:right="810"/>
        <w:jc w:val="both"/>
        <w:rPr>
          <w:rFonts w:ascii="Arial" w:hAnsi="Arial" w:cs="Arial"/>
          <w:spacing w:val="-4"/>
          <w:sz w:val="20"/>
          <w:szCs w:val="20"/>
        </w:rPr>
      </w:pPr>
    </w:p>
    <w:p w14:paraId="55F1D0FD" w14:textId="7DD27A72" w:rsidR="00F675DE" w:rsidRPr="00EB5EE6" w:rsidRDefault="0047037D" w:rsidP="00291A64">
      <w:pPr>
        <w:spacing w:line="259" w:lineRule="auto"/>
        <w:ind w:right="810"/>
        <w:jc w:val="both"/>
        <w:rPr>
          <w:rFonts w:ascii="Arial" w:hAnsi="Arial" w:cs="Arial"/>
          <w:sz w:val="20"/>
          <w:szCs w:val="20"/>
        </w:rPr>
      </w:pPr>
      <w:r w:rsidRPr="008A6590">
        <w:rPr>
          <w:rFonts w:ascii="Arial" w:hAnsi="Arial" w:cs="Arial"/>
          <w:spacing w:val="-4"/>
          <w:sz w:val="20"/>
          <w:szCs w:val="20"/>
        </w:rPr>
        <w:t xml:space="preserve">*Corresponding author(s). </w:t>
      </w:r>
      <w:r w:rsidRPr="00EB5EE6">
        <w:rPr>
          <w:rFonts w:ascii="Arial" w:hAnsi="Arial" w:cs="Arial"/>
          <w:spacing w:val="-4"/>
          <w:sz w:val="20"/>
          <w:szCs w:val="20"/>
        </w:rPr>
        <w:t xml:space="preserve">E-mail(s): </w:t>
      </w:r>
      <w:hyperlink r:id="rId7">
        <w:r w:rsidR="00925D4F" w:rsidRPr="00EB5EE6">
          <w:rPr>
            <w:rFonts w:ascii="Arial" w:hAnsi="Arial" w:cs="Arial"/>
            <w:color w:val="0000FF"/>
            <w:spacing w:val="-4"/>
            <w:sz w:val="20"/>
            <w:szCs w:val="20"/>
          </w:rPr>
          <w:t>tdejesusborges@mgh.harvard.edu</w:t>
        </w:r>
        <w:r w:rsidR="00925D4F" w:rsidRPr="00EB5EE6">
          <w:rPr>
            <w:rFonts w:ascii="Arial" w:hAnsi="Arial" w:cs="Arial"/>
            <w:spacing w:val="-4"/>
            <w:sz w:val="20"/>
            <w:szCs w:val="20"/>
          </w:rPr>
          <w:t>;</w:t>
        </w:r>
      </w:hyperlink>
      <w:r w:rsidRPr="00EB5EE6">
        <w:rPr>
          <w:rFonts w:ascii="Arial" w:hAnsi="Arial" w:cs="Arial"/>
          <w:spacing w:val="-4"/>
          <w:sz w:val="20"/>
          <w:szCs w:val="20"/>
        </w:rPr>
        <w:t xml:space="preserve"> </w:t>
      </w:r>
      <w:hyperlink r:id="rId8">
        <w:r w:rsidRPr="00EB5EE6">
          <w:rPr>
            <w:rFonts w:ascii="Arial" w:hAnsi="Arial" w:cs="Arial"/>
            <w:color w:val="0000FF"/>
            <w:spacing w:val="-2"/>
            <w:sz w:val="20"/>
            <w:szCs w:val="20"/>
          </w:rPr>
          <w:t>lriella@mgh.harvard.edu</w:t>
        </w:r>
        <w:r w:rsidRPr="00EB5EE6">
          <w:rPr>
            <w:rFonts w:ascii="Arial" w:hAnsi="Arial" w:cs="Arial"/>
            <w:spacing w:val="-2"/>
            <w:sz w:val="20"/>
            <w:szCs w:val="20"/>
          </w:rPr>
          <w:t>;</w:t>
        </w:r>
      </w:hyperlink>
    </w:p>
    <w:p w14:paraId="1651ED58" w14:textId="77777777" w:rsidR="00291A64" w:rsidRPr="00EB5EE6" w:rsidRDefault="00291A64" w:rsidP="00291A64">
      <w:pPr>
        <w:spacing w:before="1" w:line="259" w:lineRule="auto"/>
        <w:ind w:right="812"/>
        <w:jc w:val="both"/>
        <w:rPr>
          <w:rFonts w:ascii="Arial" w:hAnsi="Arial" w:cs="Arial"/>
          <w:spacing w:val="-4"/>
          <w:sz w:val="20"/>
          <w:szCs w:val="20"/>
        </w:rPr>
      </w:pPr>
    </w:p>
    <w:p w14:paraId="26F6508A" w14:textId="210CF08C" w:rsidR="00291A64" w:rsidRPr="008A6590" w:rsidRDefault="0047037D" w:rsidP="00291A64">
      <w:pPr>
        <w:spacing w:before="1" w:line="259" w:lineRule="auto"/>
        <w:ind w:right="812"/>
        <w:jc w:val="both"/>
        <w:rPr>
          <w:rFonts w:ascii="Arial" w:hAnsi="Arial" w:cs="Arial"/>
          <w:spacing w:val="-4"/>
          <w:sz w:val="20"/>
          <w:szCs w:val="20"/>
        </w:rPr>
      </w:pPr>
      <w:r w:rsidRPr="008A6590">
        <w:rPr>
          <w:rFonts w:ascii="Arial" w:hAnsi="Arial" w:cs="Arial"/>
          <w:spacing w:val="-4"/>
          <w:sz w:val="20"/>
          <w:szCs w:val="20"/>
        </w:rPr>
        <w:t>Contributing</w:t>
      </w:r>
      <w:r w:rsidR="00291A64" w:rsidRPr="008A6590">
        <w:rPr>
          <w:rFonts w:ascii="Arial" w:hAnsi="Arial" w:cs="Arial"/>
          <w:spacing w:val="-7"/>
          <w:sz w:val="20"/>
          <w:szCs w:val="20"/>
        </w:rPr>
        <w:t xml:space="preserve"> </w:t>
      </w:r>
      <w:r w:rsidRPr="008A6590">
        <w:rPr>
          <w:rFonts w:ascii="Arial" w:hAnsi="Arial" w:cs="Arial"/>
          <w:spacing w:val="-4"/>
          <w:sz w:val="20"/>
          <w:szCs w:val="20"/>
        </w:rPr>
        <w:t>authors:</w:t>
      </w:r>
      <w:r w:rsidR="003362E4">
        <w:rPr>
          <w:rFonts w:ascii="Arial" w:hAnsi="Arial" w:cs="Arial"/>
          <w:spacing w:val="-4"/>
          <w:sz w:val="20"/>
          <w:szCs w:val="20"/>
        </w:rPr>
        <w:t xml:space="preserve"> </w:t>
      </w:r>
      <w:hyperlink r:id="rId9" w:history="1">
        <w:r w:rsidR="003362E4" w:rsidRPr="00FA4CF1">
          <w:rPr>
            <w:rStyle w:val="Hyperlink"/>
            <w:rFonts w:ascii="Arial" w:hAnsi="Arial" w:cs="Arial"/>
            <w:spacing w:val="-4"/>
            <w:sz w:val="20"/>
            <w:szCs w:val="20"/>
          </w:rPr>
          <w:t>gtabordaribas@mgh.harvard.edu;</w:t>
        </w:r>
      </w:hyperlink>
      <w:r w:rsidR="003362E4" w:rsidRPr="008A6590">
        <w:rPr>
          <w:rFonts w:ascii="Arial" w:hAnsi="Arial" w:cs="Arial"/>
          <w:spacing w:val="-4"/>
          <w:sz w:val="20"/>
          <w:szCs w:val="20"/>
        </w:rPr>
        <w:t xml:space="preserve"> </w:t>
      </w:r>
      <w:r w:rsidRPr="008A6590">
        <w:rPr>
          <w:rFonts w:ascii="Arial" w:hAnsi="Arial" w:cs="Arial"/>
          <w:spacing w:val="-6"/>
          <w:sz w:val="20"/>
          <w:szCs w:val="20"/>
        </w:rPr>
        <w:t xml:space="preserve"> </w:t>
      </w:r>
      <w:hyperlink r:id="rId10">
        <w:r w:rsidRPr="008A6590">
          <w:rPr>
            <w:rFonts w:ascii="Arial" w:hAnsi="Arial" w:cs="Arial"/>
            <w:color w:val="0000FF"/>
            <w:spacing w:val="-4"/>
            <w:sz w:val="20"/>
            <w:szCs w:val="20"/>
          </w:rPr>
          <w:t>criella@bidmc.harvard.edu</w:t>
        </w:r>
        <w:r w:rsidRPr="008A6590">
          <w:rPr>
            <w:rFonts w:ascii="Arial" w:hAnsi="Arial" w:cs="Arial"/>
            <w:spacing w:val="-4"/>
            <w:sz w:val="20"/>
            <w:szCs w:val="20"/>
          </w:rPr>
          <w:t>;</w:t>
        </w:r>
      </w:hyperlink>
      <w:r w:rsidR="00291A64" w:rsidRPr="008A6590">
        <w:rPr>
          <w:rFonts w:ascii="Arial" w:hAnsi="Arial" w:cs="Arial"/>
          <w:spacing w:val="-6"/>
          <w:sz w:val="20"/>
          <w:szCs w:val="20"/>
        </w:rPr>
        <w:t xml:space="preserve"> </w:t>
      </w:r>
      <w:hyperlink r:id="rId11" w:history="1">
        <w:r w:rsidR="00291A64" w:rsidRPr="008A6590">
          <w:rPr>
            <w:rStyle w:val="Hyperlink"/>
            <w:rFonts w:ascii="Arial" w:hAnsi="Arial" w:cs="Arial"/>
            <w:spacing w:val="-4"/>
            <w:sz w:val="20"/>
            <w:szCs w:val="20"/>
          </w:rPr>
          <w:t>dievalg@gmail.com;</w:t>
        </w:r>
      </w:hyperlink>
      <w:r w:rsidRPr="008A6590">
        <w:rPr>
          <w:rFonts w:ascii="Arial" w:hAnsi="Arial" w:cs="Arial"/>
          <w:spacing w:val="-4"/>
          <w:sz w:val="20"/>
          <w:szCs w:val="20"/>
        </w:rPr>
        <w:t xml:space="preserve"> </w:t>
      </w:r>
      <w:hyperlink r:id="rId12">
        <w:r w:rsidRPr="008A6590">
          <w:rPr>
            <w:rFonts w:ascii="Arial" w:hAnsi="Arial" w:cs="Arial"/>
            <w:color w:val="0000FF"/>
            <w:spacing w:val="-4"/>
            <w:sz w:val="20"/>
            <w:szCs w:val="20"/>
          </w:rPr>
          <w:t>mauriciomr1985@gmail.com</w:t>
        </w:r>
        <w:r w:rsidRPr="008A6590">
          <w:rPr>
            <w:rFonts w:ascii="Arial" w:hAnsi="Arial" w:cs="Arial"/>
            <w:spacing w:val="-4"/>
            <w:sz w:val="20"/>
            <w:szCs w:val="20"/>
          </w:rPr>
          <w:t>;</w:t>
        </w:r>
      </w:hyperlink>
      <w:r w:rsidRPr="008A6590">
        <w:rPr>
          <w:rFonts w:ascii="Arial" w:hAnsi="Arial" w:cs="Arial"/>
          <w:spacing w:val="-4"/>
          <w:sz w:val="20"/>
          <w:szCs w:val="20"/>
        </w:rPr>
        <w:t xml:space="preserve"> </w:t>
      </w:r>
    </w:p>
    <w:p w14:paraId="4A0D571D" w14:textId="77777777" w:rsidR="00F675DE" w:rsidRPr="00291A64" w:rsidRDefault="00F675DE" w:rsidP="007966D0">
      <w:pPr>
        <w:pStyle w:val="BodyText"/>
        <w:spacing w:before="234"/>
        <w:rPr>
          <w:rFonts w:ascii="Arial" w:hAnsi="Arial" w:cs="Arial"/>
          <w:sz w:val="22"/>
        </w:rPr>
      </w:pPr>
    </w:p>
    <w:p w14:paraId="7CD3C6DA" w14:textId="77777777" w:rsidR="00F675DE" w:rsidRPr="00925D4F" w:rsidRDefault="0047037D">
      <w:pPr>
        <w:ind w:right="1546"/>
        <w:jc w:val="both"/>
        <w:rPr>
          <w:rFonts w:ascii="Arial" w:hAnsi="Arial" w:cs="Arial"/>
          <w:b/>
          <w:rPrChange w:id="20" w:author="De Jesus Borges, Thiago" w:date="2024-08-15T12:02:00Z" w16du:dateUtc="2024-08-15T16:02:00Z">
            <w:rPr>
              <w:rFonts w:ascii="Arial" w:hAnsi="Arial" w:cs="Arial"/>
              <w:b/>
              <w:sz w:val="18"/>
            </w:rPr>
          </w:rPrChange>
        </w:rPr>
        <w:pPrChange w:id="21" w:author="De Jesus Borges, Thiago" w:date="2024-08-15T12:02:00Z" w16du:dateUtc="2024-08-15T16:02:00Z">
          <w:pPr>
            <w:ind w:left="1058" w:right="1546"/>
            <w:jc w:val="both"/>
          </w:pPr>
        </w:pPrChange>
      </w:pPr>
      <w:r w:rsidRPr="00925D4F">
        <w:rPr>
          <w:rFonts w:ascii="Arial" w:hAnsi="Arial" w:cs="Arial"/>
          <w:b/>
          <w:spacing w:val="-2"/>
          <w:w w:val="105"/>
          <w:rPrChange w:id="22" w:author="De Jesus Borges, Thiago" w:date="2024-08-15T12:02:00Z" w16du:dateUtc="2024-08-15T16:02:00Z">
            <w:rPr>
              <w:rFonts w:ascii="Arial" w:hAnsi="Arial" w:cs="Arial"/>
              <w:b/>
              <w:spacing w:val="-2"/>
              <w:w w:val="105"/>
              <w:sz w:val="18"/>
            </w:rPr>
          </w:rPrChange>
        </w:rPr>
        <w:t>Abstract</w:t>
      </w:r>
    </w:p>
    <w:p w14:paraId="638098CC" w14:textId="7B55D7BD" w:rsidR="00F675DE" w:rsidDel="002746DC" w:rsidRDefault="00925D4F" w:rsidP="002746DC">
      <w:pPr>
        <w:spacing w:before="76" w:line="259" w:lineRule="auto"/>
        <w:jc w:val="both"/>
        <w:rPr>
          <w:del w:id="23" w:author="De Jesus Borges, Thiago" w:date="2024-08-15T12:21:00Z" w16du:dateUtc="2024-08-15T16:21:00Z"/>
          <w:rFonts w:ascii="Arial" w:hAnsi="Arial" w:cs="Arial"/>
          <w:b/>
          <w:spacing w:val="-2"/>
          <w:w w:val="105"/>
        </w:rPr>
      </w:pPr>
      <w:r>
        <w:rPr>
          <w:rFonts w:ascii="Arial" w:hAnsi="Arial" w:cs="Arial"/>
        </w:rPr>
        <w:t>I</w:t>
      </w:r>
      <w:r w:rsidRPr="0002291F">
        <w:rPr>
          <w:rFonts w:ascii="Arial" w:hAnsi="Arial" w:cs="Arial"/>
        </w:rPr>
        <w:t>nappropriate normalization can lead to data leakage and overfitting in machine learning models.</w:t>
      </w:r>
      <w:r>
        <w:rPr>
          <w:rFonts w:ascii="Arial" w:hAnsi="Arial" w:cs="Arial"/>
        </w:rPr>
        <w:t xml:space="preserve"> Accurately identifying</w:t>
      </w:r>
      <w:r w:rsidR="00B519B3" w:rsidRPr="00925D4F">
        <w:rPr>
          <w:rFonts w:ascii="Arial" w:hAnsi="Arial" w:cs="Arial"/>
          <w:rPrChange w:id="24" w:author="De Jesus Borges, Thiago" w:date="2024-08-15T12:02:00Z" w16du:dateUtc="2024-08-15T16:02:00Z">
            <w:rPr>
              <w:rFonts w:ascii="Arial" w:hAnsi="Arial" w:cs="Arial"/>
              <w:sz w:val="18"/>
            </w:rPr>
          </w:rPrChange>
        </w:rPr>
        <w:t xml:space="preserve"> housekeeping genes (HKG</w:t>
      </w:r>
      <w:r>
        <w:rPr>
          <w:rFonts w:ascii="Arial" w:hAnsi="Arial" w:cs="Arial"/>
        </w:rPr>
        <w:t>s</w:t>
      </w:r>
      <w:r w:rsidR="00B519B3" w:rsidRPr="00925D4F">
        <w:rPr>
          <w:rFonts w:ascii="Arial" w:hAnsi="Arial" w:cs="Arial"/>
          <w:rPrChange w:id="25" w:author="De Jesus Borges, Thiago" w:date="2024-08-15T12:02:00Z" w16du:dateUtc="2024-08-15T16:02:00Z">
            <w:rPr>
              <w:rFonts w:ascii="Arial" w:hAnsi="Arial" w:cs="Arial"/>
              <w:sz w:val="18"/>
            </w:rPr>
          </w:rPrChange>
        </w:rPr>
        <w:t xml:space="preserve">) </w:t>
      </w:r>
      <w:r>
        <w:rPr>
          <w:rFonts w:ascii="Arial" w:hAnsi="Arial" w:cs="Arial"/>
        </w:rPr>
        <w:t xml:space="preserve">can overcome this problem and </w:t>
      </w:r>
      <w:r w:rsidR="00B519B3" w:rsidRPr="00925D4F">
        <w:rPr>
          <w:rFonts w:ascii="Arial" w:hAnsi="Arial" w:cs="Arial"/>
          <w:rPrChange w:id="26" w:author="De Jesus Borges, Thiago" w:date="2024-08-15T12:02:00Z" w16du:dateUtc="2024-08-15T16:02:00Z">
            <w:rPr>
              <w:rFonts w:ascii="Arial" w:hAnsi="Arial" w:cs="Arial"/>
              <w:sz w:val="18"/>
            </w:rPr>
          </w:rPrChange>
        </w:rPr>
        <w:t xml:space="preserve">is </w:t>
      </w:r>
      <w:r>
        <w:rPr>
          <w:rFonts w:ascii="Arial" w:hAnsi="Arial" w:cs="Arial"/>
        </w:rPr>
        <w:t>crucial</w:t>
      </w:r>
      <w:r w:rsidRPr="00925D4F">
        <w:rPr>
          <w:rFonts w:ascii="Arial" w:hAnsi="Arial" w:cs="Arial"/>
          <w:rPrChange w:id="27" w:author="De Jesus Borges, Thiago" w:date="2024-08-15T12:02:00Z" w16du:dateUtc="2024-08-15T16:02:00Z">
            <w:rPr>
              <w:rFonts w:ascii="Arial" w:hAnsi="Arial" w:cs="Arial"/>
              <w:sz w:val="18"/>
            </w:rPr>
          </w:rPrChange>
        </w:rPr>
        <w:t xml:space="preserve"> </w:t>
      </w:r>
      <w:r w:rsidR="00B519B3" w:rsidRPr="00925D4F">
        <w:rPr>
          <w:rFonts w:ascii="Arial" w:hAnsi="Arial" w:cs="Arial"/>
          <w:rPrChange w:id="28" w:author="De Jesus Borges, Thiago" w:date="2024-08-15T12:02:00Z" w16du:dateUtc="2024-08-15T16:02:00Z">
            <w:rPr>
              <w:rFonts w:ascii="Arial" w:hAnsi="Arial" w:cs="Arial"/>
              <w:sz w:val="18"/>
            </w:rPr>
          </w:rPrChange>
        </w:rPr>
        <w:t>for normalizing gene expression data, particularly in RNA-Seq experiments</w:t>
      </w:r>
      <w:r>
        <w:rPr>
          <w:rFonts w:ascii="Arial" w:hAnsi="Arial" w:cs="Arial"/>
        </w:rPr>
        <w:t>.</w:t>
      </w:r>
      <w:r w:rsidR="00B519B3" w:rsidRPr="00925D4F">
        <w:rPr>
          <w:rFonts w:ascii="Arial" w:hAnsi="Arial" w:cs="Arial"/>
          <w:rPrChange w:id="29" w:author="De Jesus Borges, Thiago" w:date="2024-08-15T12:02:00Z" w16du:dateUtc="2024-08-15T16:02:00Z">
            <w:rPr>
              <w:rFonts w:ascii="Arial" w:hAnsi="Arial" w:cs="Arial"/>
              <w:sz w:val="18"/>
            </w:rPr>
          </w:rPrChange>
        </w:rPr>
        <w:t xml:space="preserve"> </w:t>
      </w:r>
      <w:r w:rsidRPr="002746DC">
        <w:rPr>
          <w:rFonts w:ascii="Arial" w:hAnsi="Arial" w:cs="Arial"/>
        </w:rPr>
        <w:t xml:space="preserve">Using cohorts of </w:t>
      </w:r>
      <w:r w:rsidRPr="002746DC">
        <w:rPr>
          <w:rFonts w:ascii="Arial" w:hAnsi="Arial" w:cs="Arial"/>
          <w:rPrChange w:id="30" w:author="De Jesus Borges, Thiago" w:date="2024-08-15T12:21:00Z" w16du:dateUtc="2024-08-15T16:21:00Z">
            <w:rPr>
              <w:rFonts w:ascii="Arial" w:hAnsi="Arial" w:cs="Arial"/>
              <w:highlight w:val="yellow"/>
            </w:rPr>
          </w:rPrChange>
        </w:rPr>
        <w:t xml:space="preserve">kidney transplant </w:t>
      </w:r>
      <w:r w:rsidR="00DE7C0A">
        <w:rPr>
          <w:rFonts w:ascii="Arial" w:hAnsi="Arial" w:cs="Arial"/>
        </w:rPr>
        <w:t>recipients</w:t>
      </w:r>
      <w:r w:rsidRPr="002746DC">
        <w:rPr>
          <w:rFonts w:ascii="Arial" w:hAnsi="Arial" w:cs="Arial"/>
        </w:rPr>
        <w:t xml:space="preserve">, we demonstrate that the gene expression of commonly used HKGs experience significant alterations over time due to </w:t>
      </w:r>
      <w:r w:rsidRPr="002746DC">
        <w:rPr>
          <w:rFonts w:ascii="Arial" w:hAnsi="Arial" w:cs="Arial"/>
          <w:rPrChange w:id="31" w:author="De Jesus Borges, Thiago" w:date="2024-08-15T12:21:00Z" w16du:dateUtc="2024-08-15T16:21:00Z">
            <w:rPr>
              <w:rFonts w:ascii="Arial" w:hAnsi="Arial" w:cs="Arial"/>
              <w:highlight w:val="yellow"/>
            </w:rPr>
          </w:rPrChange>
        </w:rPr>
        <w:t xml:space="preserve">immunosuppressive treatments. </w:t>
      </w:r>
      <w:r w:rsidR="00B519B3" w:rsidRPr="00925D4F">
        <w:rPr>
          <w:rFonts w:ascii="Arial" w:hAnsi="Arial" w:cs="Arial"/>
          <w:rPrChange w:id="32" w:author="De Jesus Borges, Thiago" w:date="2024-08-15T12:02:00Z" w16du:dateUtc="2024-08-15T16:02:00Z">
            <w:rPr>
              <w:rFonts w:ascii="Arial" w:hAnsi="Arial" w:cs="Arial"/>
              <w:sz w:val="18"/>
            </w:rPr>
          </w:rPrChange>
        </w:rPr>
        <w:t xml:space="preserve">By analyzing large public RNA-Seq and microarray datasets, we </w:t>
      </w:r>
      <w:r w:rsidR="00D92D25" w:rsidRPr="00925D4F">
        <w:rPr>
          <w:rFonts w:ascii="Arial" w:hAnsi="Arial" w:cs="Arial"/>
          <w:rPrChange w:id="33" w:author="De Jesus Borges, Thiago" w:date="2024-08-15T12:02:00Z" w16du:dateUtc="2024-08-15T16:02:00Z">
            <w:rPr>
              <w:rFonts w:ascii="Arial" w:hAnsi="Arial" w:cs="Arial"/>
              <w:sz w:val="18"/>
            </w:rPr>
          </w:rPrChange>
        </w:rPr>
        <w:t>identified</w:t>
      </w:r>
      <w:r w:rsidR="00B519B3" w:rsidRPr="00925D4F">
        <w:rPr>
          <w:rFonts w:ascii="Arial" w:hAnsi="Arial" w:cs="Arial"/>
          <w:rPrChange w:id="34" w:author="De Jesus Borges, Thiago" w:date="2024-08-15T12:02:00Z" w16du:dateUtc="2024-08-15T16:02:00Z">
            <w:rPr>
              <w:rFonts w:ascii="Arial" w:hAnsi="Arial" w:cs="Arial"/>
              <w:sz w:val="18"/>
            </w:rPr>
          </w:rPrChange>
        </w:rPr>
        <w:t xml:space="preserve"> </w:t>
      </w:r>
      <w:r w:rsidR="00D92D25" w:rsidRPr="00925D4F">
        <w:rPr>
          <w:rFonts w:ascii="Arial" w:hAnsi="Arial" w:cs="Arial"/>
          <w:rPrChange w:id="35" w:author="De Jesus Borges, Thiago" w:date="2024-08-15T12:02:00Z" w16du:dateUtc="2024-08-15T16:02:00Z">
            <w:rPr>
              <w:rFonts w:ascii="Arial" w:hAnsi="Arial" w:cs="Arial"/>
              <w:sz w:val="18"/>
            </w:rPr>
          </w:rPrChange>
        </w:rPr>
        <w:t xml:space="preserve">nine </w:t>
      </w:r>
      <w:r w:rsidR="00B519B3" w:rsidRPr="00925D4F">
        <w:rPr>
          <w:rFonts w:ascii="Arial" w:hAnsi="Arial" w:cs="Arial"/>
          <w:rPrChange w:id="36" w:author="De Jesus Borges, Thiago" w:date="2024-08-15T12:02:00Z" w16du:dateUtc="2024-08-15T16:02:00Z">
            <w:rPr>
              <w:rFonts w:ascii="Arial" w:hAnsi="Arial" w:cs="Arial"/>
              <w:sz w:val="18"/>
            </w:rPr>
          </w:rPrChange>
        </w:rPr>
        <w:t xml:space="preserve">stable </w:t>
      </w:r>
      <w:r w:rsidR="007B761B">
        <w:rPr>
          <w:rFonts w:ascii="Arial" w:hAnsi="Arial" w:cs="Arial"/>
        </w:rPr>
        <w:t xml:space="preserve">and better-suitable </w:t>
      </w:r>
      <w:r w:rsidR="00B519B3" w:rsidRPr="00925D4F">
        <w:rPr>
          <w:rFonts w:ascii="Arial" w:hAnsi="Arial" w:cs="Arial"/>
          <w:rPrChange w:id="37" w:author="De Jesus Borges, Thiago" w:date="2024-08-15T12:02:00Z" w16du:dateUtc="2024-08-15T16:02:00Z">
            <w:rPr>
              <w:rFonts w:ascii="Arial" w:hAnsi="Arial" w:cs="Arial"/>
              <w:sz w:val="18"/>
            </w:rPr>
          </w:rPrChange>
        </w:rPr>
        <w:t>HKG candidates. Our results demonstrate that these HKG</w:t>
      </w:r>
      <w:r w:rsidR="00DE7C0A">
        <w:rPr>
          <w:rFonts w:ascii="Arial" w:hAnsi="Arial" w:cs="Arial"/>
        </w:rPr>
        <w:t>s</w:t>
      </w:r>
      <w:r w:rsidR="00B519B3" w:rsidRPr="00925D4F">
        <w:rPr>
          <w:rFonts w:ascii="Arial" w:hAnsi="Arial" w:cs="Arial"/>
          <w:rPrChange w:id="38" w:author="De Jesus Borges, Thiago" w:date="2024-08-15T12:02:00Z" w16du:dateUtc="2024-08-15T16:02:00Z">
            <w:rPr>
              <w:rFonts w:ascii="Arial" w:hAnsi="Arial" w:cs="Arial"/>
              <w:sz w:val="18"/>
            </w:rPr>
          </w:rPrChange>
        </w:rPr>
        <w:t xml:space="preserve"> improve the robustness and generalizability of machine learning models by minimizing data leakage, as evidenced by superior performance</w:t>
      </w:r>
      <w:r w:rsidR="001A0904" w:rsidRPr="00925D4F">
        <w:rPr>
          <w:rFonts w:ascii="Arial" w:hAnsi="Arial" w:cs="Arial"/>
          <w:rPrChange w:id="39" w:author="De Jesus Borges, Thiago" w:date="2024-08-15T12:02:00Z" w16du:dateUtc="2024-08-15T16:02:00Z">
            <w:rPr>
              <w:rFonts w:ascii="Arial" w:hAnsi="Arial" w:cs="Arial"/>
              <w:sz w:val="18"/>
            </w:rPr>
          </w:rPrChange>
        </w:rPr>
        <w:t xml:space="preserve"> </w:t>
      </w:r>
      <w:r w:rsidR="00B519B3" w:rsidRPr="00925D4F">
        <w:rPr>
          <w:rFonts w:ascii="Arial" w:hAnsi="Arial" w:cs="Arial"/>
          <w:rPrChange w:id="40" w:author="De Jesus Borges, Thiago" w:date="2024-08-15T12:02:00Z" w16du:dateUtc="2024-08-15T16:02:00Z">
            <w:rPr>
              <w:rFonts w:ascii="Arial" w:hAnsi="Arial" w:cs="Arial"/>
              <w:sz w:val="18"/>
            </w:rPr>
          </w:rPrChange>
        </w:rPr>
        <w:t xml:space="preserve">compared to </w:t>
      </w:r>
      <w:r w:rsidR="004B113A">
        <w:rPr>
          <w:rFonts w:ascii="Arial" w:hAnsi="Arial" w:cs="Arial"/>
        </w:rPr>
        <w:t>benchmark</w:t>
      </w:r>
      <w:r w:rsidR="004B113A" w:rsidRPr="00925D4F">
        <w:rPr>
          <w:rFonts w:ascii="Arial" w:hAnsi="Arial" w:cs="Arial"/>
          <w:rPrChange w:id="41" w:author="De Jesus Borges, Thiago" w:date="2024-08-15T12:02:00Z" w16du:dateUtc="2024-08-15T16:02:00Z">
            <w:rPr>
              <w:rFonts w:ascii="Arial" w:hAnsi="Arial" w:cs="Arial"/>
              <w:sz w:val="18"/>
            </w:rPr>
          </w:rPrChange>
        </w:rPr>
        <w:t xml:space="preserve"> </w:t>
      </w:r>
      <w:r w:rsidR="00B519B3" w:rsidRPr="00925D4F">
        <w:rPr>
          <w:rFonts w:ascii="Arial" w:hAnsi="Arial" w:cs="Arial"/>
          <w:rPrChange w:id="42" w:author="De Jesus Borges, Thiago" w:date="2024-08-15T12:02:00Z" w16du:dateUtc="2024-08-15T16:02:00Z">
            <w:rPr>
              <w:rFonts w:ascii="Arial" w:hAnsi="Arial" w:cs="Arial"/>
              <w:sz w:val="18"/>
            </w:rPr>
          </w:rPrChange>
        </w:rPr>
        <w:t xml:space="preserve">methods like </w:t>
      </w:r>
      <w:r w:rsidR="007E7D83" w:rsidRPr="007E7D83">
        <w:rPr>
          <w:rFonts w:ascii="Arial" w:hAnsi="Arial" w:cs="Arial"/>
        </w:rPr>
        <w:t>Median Ratio </w:t>
      </w:r>
      <w:r w:rsidR="007E7D83" w:rsidRPr="007E7D83">
        <w:rPr>
          <w:rFonts w:ascii="Arial" w:hAnsi="Arial" w:cs="Arial"/>
          <w:rPrChange w:id="43" w:author="Taborda Ribas, Guilherme" w:date="2024-08-26T15:26:00Z" w16du:dateUtc="2024-08-26T19:26:00Z">
            <w:rPr>
              <w:rFonts w:ascii="Arial" w:hAnsi="Arial" w:cs="Arial"/>
              <w:b/>
              <w:bCs/>
            </w:rPr>
          </w:rPrChange>
        </w:rPr>
        <w:t>Normalization</w:t>
      </w:r>
      <w:r w:rsidR="007E7D83">
        <w:rPr>
          <w:rFonts w:ascii="Arial" w:hAnsi="Arial" w:cs="Arial"/>
          <w:b/>
          <w:bCs/>
        </w:rPr>
        <w:t xml:space="preserve"> (</w:t>
      </w:r>
      <w:commentRangeStart w:id="44"/>
      <w:commentRangeStart w:id="45"/>
      <w:r w:rsidR="00B519B3" w:rsidRPr="007E7D83">
        <w:rPr>
          <w:rFonts w:ascii="Arial" w:hAnsi="Arial" w:cs="Arial"/>
        </w:rPr>
        <w:t>MRN</w:t>
      </w:r>
      <w:ins w:id="46" w:author="Taborda Ribas, Guilherme" w:date="2024-08-26T15:26:00Z" w16du:dateUtc="2024-08-26T19:26:00Z">
        <w:r w:rsidR="007E7D83">
          <w:rPr>
            <w:rFonts w:ascii="Arial" w:hAnsi="Arial" w:cs="Arial"/>
          </w:rPr>
          <w:t>)</w:t>
        </w:r>
      </w:ins>
      <w:r w:rsidR="00B519B3" w:rsidRPr="007E7D83">
        <w:rPr>
          <w:rFonts w:ascii="Arial" w:hAnsi="Arial" w:cs="Arial"/>
        </w:rPr>
        <w:t xml:space="preserve"> and </w:t>
      </w:r>
      <w:r w:rsidR="007E7D83" w:rsidRPr="007E7D83">
        <w:rPr>
          <w:rFonts w:ascii="Arial" w:hAnsi="Arial" w:cs="Arial"/>
        </w:rPr>
        <w:t>trimmed mean of M values</w:t>
      </w:r>
      <w:r w:rsidR="007E7D83">
        <w:rPr>
          <w:rFonts w:ascii="Arial" w:hAnsi="Arial" w:cs="Arial"/>
        </w:rPr>
        <w:t xml:space="preserve"> (</w:t>
      </w:r>
      <w:r w:rsidR="00B519B3" w:rsidRPr="00925D4F">
        <w:rPr>
          <w:rFonts w:ascii="Arial" w:hAnsi="Arial" w:cs="Arial"/>
          <w:rPrChange w:id="47" w:author="De Jesus Borges, Thiago" w:date="2024-08-15T12:02:00Z" w16du:dateUtc="2024-08-15T16:02:00Z">
            <w:rPr>
              <w:rFonts w:ascii="Arial" w:hAnsi="Arial" w:cs="Arial"/>
              <w:sz w:val="18"/>
            </w:rPr>
          </w:rPrChange>
        </w:rPr>
        <w:t>TMM</w:t>
      </w:r>
      <w:commentRangeEnd w:id="44"/>
      <w:commentRangeEnd w:id="45"/>
      <w:r w:rsidR="007E7D83">
        <w:rPr>
          <w:rFonts w:ascii="Arial" w:hAnsi="Arial" w:cs="Arial"/>
        </w:rPr>
        <w:t>)</w:t>
      </w:r>
      <w:r w:rsidR="002746DC">
        <w:rPr>
          <w:rStyle w:val="CommentReference"/>
        </w:rPr>
        <w:commentReference w:id="44"/>
      </w:r>
      <w:r w:rsidR="007E7D83">
        <w:rPr>
          <w:rStyle w:val="CommentReference"/>
        </w:rPr>
        <w:commentReference w:id="45"/>
      </w:r>
      <w:r w:rsidR="00B519B3" w:rsidRPr="00925D4F">
        <w:rPr>
          <w:rFonts w:ascii="Arial" w:hAnsi="Arial" w:cs="Arial"/>
          <w:rPrChange w:id="48" w:author="De Jesus Borges, Thiago" w:date="2024-08-15T12:02:00Z" w16du:dateUtc="2024-08-15T16:02:00Z">
            <w:rPr>
              <w:rFonts w:ascii="Arial" w:hAnsi="Arial" w:cs="Arial"/>
              <w:sz w:val="18"/>
            </w:rPr>
          </w:rPrChange>
        </w:rPr>
        <w:t xml:space="preserve">. This work underscores the importance of niche-specific HKG in developing reliable biomarkers and diagnostic tools, providing a standardized Python </w:t>
      </w:r>
      <w:r w:rsidR="00B519B3" w:rsidRPr="00925D4F">
        <w:rPr>
          <w:rFonts w:ascii="Arial" w:hAnsi="Arial" w:cs="Arial"/>
          <w:rPrChange w:id="49" w:author="De Jesus Borges, Thiago" w:date="2024-08-15T12:02:00Z" w16du:dateUtc="2024-08-15T16:02:00Z">
            <w:rPr>
              <w:rFonts w:ascii="Arial" w:hAnsi="Arial" w:cs="Arial"/>
              <w:sz w:val="18"/>
            </w:rPr>
          </w:rPrChange>
        </w:rPr>
        <w:lastRenderedPageBreak/>
        <w:t xml:space="preserve">package for broader </w:t>
      </w:r>
      <w:r w:rsidR="001A0904" w:rsidRPr="00925D4F">
        <w:rPr>
          <w:rFonts w:ascii="Arial" w:hAnsi="Arial" w:cs="Arial"/>
          <w:rPrChange w:id="50" w:author="De Jesus Borges, Thiago" w:date="2024-08-15T12:02:00Z" w16du:dateUtc="2024-08-15T16:02:00Z">
            <w:rPr>
              <w:rFonts w:ascii="Arial" w:hAnsi="Arial" w:cs="Arial"/>
              <w:sz w:val="18"/>
            </w:rPr>
          </w:rPrChange>
        </w:rPr>
        <w:t>applications</w:t>
      </w:r>
      <w:r w:rsidR="00B519B3" w:rsidRPr="00925D4F">
        <w:rPr>
          <w:rFonts w:ascii="Arial" w:hAnsi="Arial" w:cs="Arial"/>
          <w:rPrChange w:id="51" w:author="De Jesus Borges, Thiago" w:date="2024-08-15T12:02:00Z" w16du:dateUtc="2024-08-15T16:02:00Z">
            <w:rPr>
              <w:rFonts w:ascii="Arial" w:hAnsi="Arial" w:cs="Arial"/>
              <w:sz w:val="18"/>
            </w:rPr>
          </w:rPrChange>
        </w:rPr>
        <w:t>.</w:t>
      </w:r>
    </w:p>
    <w:p w14:paraId="607BD0BD" w14:textId="77777777" w:rsidR="002746DC" w:rsidRPr="00925D4F" w:rsidRDefault="002746DC">
      <w:pPr>
        <w:spacing w:before="76" w:line="259" w:lineRule="auto"/>
        <w:jc w:val="both"/>
        <w:rPr>
          <w:ins w:id="52" w:author="De Jesus Borges, Thiago" w:date="2024-08-15T12:21:00Z" w16du:dateUtc="2024-08-15T16:21:00Z"/>
          <w:rFonts w:ascii="Arial" w:hAnsi="Arial" w:cs="Arial"/>
          <w:rPrChange w:id="53" w:author="De Jesus Borges, Thiago" w:date="2024-08-15T12:02:00Z" w16du:dateUtc="2024-08-15T16:02:00Z">
            <w:rPr>
              <w:ins w:id="54" w:author="De Jesus Borges, Thiago" w:date="2024-08-15T12:21:00Z" w16du:dateUtc="2024-08-15T16:21:00Z"/>
              <w:rFonts w:ascii="Arial" w:hAnsi="Arial" w:cs="Arial"/>
              <w:sz w:val="18"/>
            </w:rPr>
          </w:rPrChange>
        </w:rPr>
        <w:pPrChange w:id="55" w:author="De Jesus Borges, Thiago" w:date="2024-08-15T12:02:00Z" w16du:dateUtc="2024-08-15T16:02:00Z">
          <w:pPr>
            <w:spacing w:before="76" w:line="259" w:lineRule="auto"/>
            <w:ind w:left="799" w:right="1287"/>
            <w:jc w:val="both"/>
          </w:pPr>
        </w:pPrChange>
      </w:pPr>
    </w:p>
    <w:p w14:paraId="65F6DCB4" w14:textId="152128A5" w:rsidR="00922F7B" w:rsidRPr="00A85DF1" w:rsidRDefault="0047037D">
      <w:pPr>
        <w:spacing w:before="76" w:line="259" w:lineRule="auto"/>
        <w:jc w:val="both"/>
        <w:rPr>
          <w:rFonts w:ascii="Arial" w:hAnsi="Arial" w:cs="Arial"/>
        </w:rPr>
        <w:sectPr w:rsidR="00922F7B" w:rsidRPr="00A85DF1">
          <w:footerReference w:type="even" r:id="rId17"/>
          <w:footerReference w:type="default" r:id="rId18"/>
          <w:type w:val="continuous"/>
          <w:pgSz w:w="11910" w:h="16840"/>
          <w:pgMar w:top="1920" w:right="1680" w:bottom="3920" w:left="1680" w:header="0" w:footer="3734" w:gutter="0"/>
          <w:pgNumType w:start="1"/>
          <w:cols w:space="720"/>
        </w:sectPr>
        <w:pPrChange w:id="56" w:author="De Jesus Borges, Thiago" w:date="2024-08-15T12:21:00Z" w16du:dateUtc="2024-08-15T16:21:00Z">
          <w:pPr>
            <w:spacing w:before="183" w:line="252" w:lineRule="auto"/>
            <w:ind w:left="799" w:right="1217"/>
            <w:jc w:val="both"/>
          </w:pPr>
        </w:pPrChange>
      </w:pPr>
      <w:r w:rsidRPr="00925D4F">
        <w:rPr>
          <w:rFonts w:ascii="Arial" w:hAnsi="Arial" w:cs="Arial"/>
          <w:b/>
          <w:spacing w:val="-2"/>
          <w:w w:val="105"/>
          <w:rPrChange w:id="57" w:author="De Jesus Borges, Thiago" w:date="2024-08-15T12:02:00Z" w16du:dateUtc="2024-08-15T16:02:00Z">
            <w:rPr>
              <w:rFonts w:ascii="Arial" w:hAnsi="Arial" w:cs="Arial"/>
              <w:b/>
              <w:spacing w:val="-2"/>
              <w:w w:val="105"/>
              <w:sz w:val="16"/>
            </w:rPr>
          </w:rPrChange>
        </w:rPr>
        <w:t xml:space="preserve">Keywords: </w:t>
      </w:r>
      <w:r w:rsidRPr="00925D4F">
        <w:rPr>
          <w:rFonts w:ascii="Arial" w:hAnsi="Arial" w:cs="Arial"/>
          <w:spacing w:val="-2"/>
          <w:w w:val="105"/>
          <w:rPrChange w:id="58" w:author="De Jesus Borges, Thiago" w:date="2024-08-15T12:02:00Z" w16du:dateUtc="2024-08-15T16:02:00Z">
            <w:rPr>
              <w:rFonts w:ascii="Arial" w:hAnsi="Arial" w:cs="Arial"/>
              <w:spacing w:val="-2"/>
              <w:w w:val="105"/>
              <w:sz w:val="16"/>
            </w:rPr>
          </w:rPrChange>
        </w:rPr>
        <w:t xml:space="preserve">Data leakage, </w:t>
      </w:r>
      <w:r w:rsidR="00E21E05" w:rsidRPr="00925D4F">
        <w:rPr>
          <w:rFonts w:ascii="Arial" w:hAnsi="Arial" w:cs="Arial"/>
          <w:spacing w:val="-2"/>
          <w:w w:val="105"/>
          <w:rPrChange w:id="59" w:author="De Jesus Borges, Thiago" w:date="2024-08-15T12:02:00Z" w16du:dateUtc="2024-08-15T16:02:00Z">
            <w:rPr>
              <w:rFonts w:ascii="Arial" w:hAnsi="Arial" w:cs="Arial"/>
              <w:spacing w:val="-2"/>
              <w:w w:val="105"/>
              <w:sz w:val="16"/>
            </w:rPr>
          </w:rPrChange>
        </w:rPr>
        <w:t>m</w:t>
      </w:r>
      <w:r w:rsidRPr="00925D4F">
        <w:rPr>
          <w:rFonts w:ascii="Arial" w:hAnsi="Arial" w:cs="Arial"/>
          <w:spacing w:val="-2"/>
          <w:w w:val="105"/>
          <w:rPrChange w:id="60" w:author="De Jesus Borges, Thiago" w:date="2024-08-15T12:02:00Z" w16du:dateUtc="2024-08-15T16:02:00Z">
            <w:rPr>
              <w:rFonts w:ascii="Arial" w:hAnsi="Arial" w:cs="Arial"/>
              <w:spacing w:val="-2"/>
              <w:w w:val="105"/>
              <w:sz w:val="16"/>
            </w:rPr>
          </w:rPrChange>
        </w:rPr>
        <w:t xml:space="preserve">achine learning, </w:t>
      </w:r>
      <w:r w:rsidR="002746DC">
        <w:rPr>
          <w:rFonts w:ascii="Arial" w:hAnsi="Arial" w:cs="Arial"/>
          <w:spacing w:val="-2"/>
          <w:w w:val="105"/>
        </w:rPr>
        <w:t xml:space="preserve">normalization, </w:t>
      </w:r>
      <w:r w:rsidR="00E21E05" w:rsidRPr="00A85DF1">
        <w:rPr>
          <w:rFonts w:ascii="Arial" w:hAnsi="Arial" w:cs="Arial"/>
          <w:spacing w:val="-2"/>
          <w:w w:val="105"/>
        </w:rPr>
        <w:t>housekeeping</w:t>
      </w:r>
      <w:r w:rsidRPr="00A85DF1">
        <w:rPr>
          <w:rFonts w:ascii="Arial" w:hAnsi="Arial" w:cs="Arial"/>
          <w:spacing w:val="-2"/>
          <w:w w:val="105"/>
        </w:rPr>
        <w:t xml:space="preserve"> genes, </w:t>
      </w:r>
      <w:r w:rsidR="00E21E05" w:rsidRPr="00A85DF1">
        <w:rPr>
          <w:rFonts w:ascii="Arial" w:hAnsi="Arial" w:cs="Arial"/>
          <w:spacing w:val="-2"/>
          <w:w w:val="105"/>
        </w:rPr>
        <w:t>k</w:t>
      </w:r>
      <w:r w:rsidRPr="00A85DF1">
        <w:rPr>
          <w:rFonts w:ascii="Arial" w:hAnsi="Arial" w:cs="Arial"/>
          <w:spacing w:val="-2"/>
          <w:w w:val="105"/>
        </w:rPr>
        <w:t>idney</w:t>
      </w:r>
      <w:r w:rsidRPr="00A85DF1">
        <w:rPr>
          <w:rFonts w:ascii="Arial" w:hAnsi="Arial" w:cs="Arial"/>
          <w:spacing w:val="40"/>
          <w:w w:val="105"/>
        </w:rPr>
        <w:t xml:space="preserve"> </w:t>
      </w:r>
      <w:r w:rsidR="00E21E05" w:rsidRPr="00A85DF1">
        <w:rPr>
          <w:rFonts w:ascii="Arial" w:hAnsi="Arial" w:cs="Arial"/>
          <w:spacing w:val="-2"/>
          <w:w w:val="105"/>
        </w:rPr>
        <w:t>t</w:t>
      </w:r>
      <w:r w:rsidRPr="00A85DF1">
        <w:rPr>
          <w:rFonts w:ascii="Arial" w:hAnsi="Arial" w:cs="Arial"/>
          <w:spacing w:val="-2"/>
          <w:w w:val="105"/>
        </w:rPr>
        <w:t>ransplantation</w:t>
      </w:r>
      <w:r w:rsidR="00E21E05" w:rsidRPr="00A85DF1">
        <w:rPr>
          <w:rFonts w:ascii="Arial" w:hAnsi="Arial" w:cs="Arial"/>
        </w:rPr>
        <w:t>.</w:t>
      </w:r>
    </w:p>
    <w:p w14:paraId="4A7DD2DC" w14:textId="77777777" w:rsidR="00F675DE" w:rsidRPr="008E5417" w:rsidRDefault="0047037D" w:rsidP="003362E4">
      <w:pPr>
        <w:pStyle w:val="Heading1"/>
        <w:numPr>
          <w:ilvl w:val="0"/>
          <w:numId w:val="2"/>
        </w:numPr>
        <w:tabs>
          <w:tab w:val="left" w:pos="1133"/>
        </w:tabs>
        <w:ind w:left="360" w:hanging="322"/>
        <w:jc w:val="both"/>
        <w:rPr>
          <w:rFonts w:ascii="Arial" w:hAnsi="Arial" w:cs="Arial"/>
        </w:rPr>
      </w:pPr>
      <w:bookmarkStart w:id="61" w:name="Introduction"/>
      <w:bookmarkEnd w:id="61"/>
      <w:r w:rsidRPr="008E5417">
        <w:rPr>
          <w:rFonts w:ascii="Arial" w:hAnsi="Arial" w:cs="Arial"/>
          <w:spacing w:val="-2"/>
        </w:rPr>
        <w:lastRenderedPageBreak/>
        <w:t>Introduction</w:t>
      </w:r>
    </w:p>
    <w:p w14:paraId="580F2A39" w14:textId="5698E4E9" w:rsidR="00F675DE" w:rsidRPr="003362E4" w:rsidRDefault="0047037D" w:rsidP="003362E4">
      <w:pPr>
        <w:pStyle w:val="BodyText"/>
        <w:spacing w:before="175" w:line="254" w:lineRule="auto"/>
        <w:ind w:left="360" w:right="318"/>
        <w:rPr>
          <w:rFonts w:ascii="Arial" w:hAnsi="Arial" w:cs="Arial"/>
          <w:sz w:val="21"/>
          <w:szCs w:val="21"/>
        </w:rPr>
      </w:pPr>
      <w:r w:rsidRPr="002746DC">
        <w:rPr>
          <w:rFonts w:ascii="Arial" w:hAnsi="Arial" w:cs="Arial"/>
          <w:sz w:val="21"/>
          <w:szCs w:val="21"/>
          <w:rPrChange w:id="62" w:author="De Jesus Borges, Thiago" w:date="2024-08-15T12:22:00Z" w16du:dateUtc="2024-08-15T16:22:00Z">
            <w:rPr>
              <w:rFonts w:ascii="Arial" w:hAnsi="Arial" w:cs="Arial"/>
            </w:rPr>
          </w:rPrChange>
        </w:rPr>
        <w:t xml:space="preserve">To calculate the differential expression of genes, </w:t>
      </w:r>
      <w:r w:rsidR="004B113A">
        <w:rPr>
          <w:rFonts w:ascii="Arial" w:hAnsi="Arial" w:cs="Arial"/>
          <w:sz w:val="21"/>
          <w:szCs w:val="21"/>
        </w:rPr>
        <w:t>discover</w:t>
      </w:r>
      <w:r w:rsidR="004B113A" w:rsidRPr="002746DC">
        <w:rPr>
          <w:rFonts w:ascii="Arial" w:hAnsi="Arial" w:cs="Arial"/>
          <w:sz w:val="21"/>
          <w:szCs w:val="21"/>
          <w:rPrChange w:id="63" w:author="De Jesus Borges, Thiago" w:date="2024-08-15T12:22:00Z" w16du:dateUtc="2024-08-15T16:22:00Z">
            <w:rPr>
              <w:rFonts w:ascii="Arial" w:hAnsi="Arial" w:cs="Arial"/>
            </w:rPr>
          </w:rPrChange>
        </w:rPr>
        <w:t xml:space="preserve"> </w:t>
      </w:r>
      <w:r w:rsidRPr="002746DC">
        <w:rPr>
          <w:rFonts w:ascii="Arial" w:hAnsi="Arial" w:cs="Arial"/>
          <w:sz w:val="21"/>
          <w:szCs w:val="21"/>
          <w:rPrChange w:id="64" w:author="De Jesus Borges, Thiago" w:date="2024-08-15T12:22:00Z" w16du:dateUtc="2024-08-15T16:22:00Z">
            <w:rPr>
              <w:rFonts w:ascii="Arial" w:hAnsi="Arial" w:cs="Arial"/>
            </w:rPr>
          </w:rPrChange>
        </w:rPr>
        <w:t>biomarkers</w:t>
      </w:r>
      <w:r w:rsidR="009E6BCF" w:rsidRPr="002746DC">
        <w:rPr>
          <w:rFonts w:ascii="Arial" w:hAnsi="Arial" w:cs="Arial"/>
          <w:sz w:val="21"/>
          <w:szCs w:val="21"/>
          <w:rPrChange w:id="65" w:author="De Jesus Borges, Thiago" w:date="2024-08-15T12:22:00Z" w16du:dateUtc="2024-08-15T16:22:00Z">
            <w:rPr>
              <w:rFonts w:ascii="Arial" w:hAnsi="Arial" w:cs="Arial"/>
            </w:rPr>
          </w:rPrChange>
        </w:rPr>
        <w:t>,</w:t>
      </w:r>
      <w:r w:rsidRPr="002746DC">
        <w:rPr>
          <w:rFonts w:ascii="Arial" w:hAnsi="Arial" w:cs="Arial"/>
          <w:sz w:val="21"/>
          <w:szCs w:val="21"/>
          <w:rPrChange w:id="66" w:author="De Jesus Borges, Thiago" w:date="2024-08-15T12:22:00Z" w16du:dateUtc="2024-08-15T16:22:00Z">
            <w:rPr>
              <w:rFonts w:ascii="Arial" w:hAnsi="Arial" w:cs="Arial"/>
            </w:rPr>
          </w:rPrChange>
        </w:rPr>
        <w:t xml:space="preserve"> and model</w:t>
      </w:r>
      <w:r w:rsidR="007966D0" w:rsidRPr="002746DC">
        <w:rPr>
          <w:rFonts w:ascii="Arial" w:hAnsi="Arial" w:cs="Arial"/>
          <w:sz w:val="21"/>
          <w:szCs w:val="21"/>
          <w:rPrChange w:id="67" w:author="De Jesus Borges, Thiago" w:date="2024-08-15T12:22:00Z" w16du:dateUtc="2024-08-15T16:22:00Z">
            <w:rPr>
              <w:rFonts w:ascii="Arial" w:hAnsi="Arial" w:cs="Arial"/>
            </w:rPr>
          </w:rPrChange>
        </w:rPr>
        <w:t xml:space="preserve"> </w:t>
      </w:r>
      <w:r w:rsidRPr="002746DC">
        <w:rPr>
          <w:rFonts w:ascii="Arial" w:hAnsi="Arial" w:cs="Arial"/>
          <w:sz w:val="21"/>
          <w:szCs w:val="21"/>
          <w:rPrChange w:id="68" w:author="De Jesus Borges, Thiago" w:date="2024-08-15T12:22:00Z" w16du:dateUtc="2024-08-15T16:22:00Z">
            <w:rPr>
              <w:rFonts w:ascii="Arial" w:hAnsi="Arial" w:cs="Arial"/>
            </w:rPr>
          </w:rPrChange>
        </w:rPr>
        <w:t>machine</w:t>
      </w:r>
      <w:r w:rsidRPr="002746DC">
        <w:rPr>
          <w:rFonts w:ascii="Arial" w:hAnsi="Arial" w:cs="Arial"/>
          <w:spacing w:val="-13"/>
          <w:sz w:val="21"/>
          <w:szCs w:val="21"/>
          <w:rPrChange w:id="69"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70" w:author="De Jesus Borges, Thiago" w:date="2024-08-15T12:22:00Z" w16du:dateUtc="2024-08-15T16:22:00Z">
            <w:rPr>
              <w:rFonts w:ascii="Arial" w:hAnsi="Arial" w:cs="Arial"/>
            </w:rPr>
          </w:rPrChange>
        </w:rPr>
        <w:t>learning</w:t>
      </w:r>
      <w:r w:rsidRPr="002746DC">
        <w:rPr>
          <w:rFonts w:ascii="Arial" w:hAnsi="Arial" w:cs="Arial"/>
          <w:spacing w:val="-12"/>
          <w:sz w:val="21"/>
          <w:szCs w:val="21"/>
          <w:rPrChange w:id="7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2" w:author="De Jesus Borges, Thiago" w:date="2024-08-15T12:22:00Z" w16du:dateUtc="2024-08-15T16:22:00Z">
            <w:rPr>
              <w:rFonts w:ascii="Arial" w:hAnsi="Arial" w:cs="Arial"/>
            </w:rPr>
          </w:rPrChange>
        </w:rPr>
        <w:t>predictors,</w:t>
      </w:r>
      <w:r w:rsidRPr="002746DC">
        <w:rPr>
          <w:rFonts w:ascii="Arial" w:hAnsi="Arial" w:cs="Arial"/>
          <w:spacing w:val="-12"/>
          <w:sz w:val="21"/>
          <w:szCs w:val="21"/>
          <w:rPrChange w:id="7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4" w:author="De Jesus Borges, Thiago" w:date="2024-08-15T12:22:00Z" w16du:dateUtc="2024-08-15T16:22:00Z">
            <w:rPr>
              <w:rFonts w:ascii="Arial" w:hAnsi="Arial" w:cs="Arial"/>
            </w:rPr>
          </w:rPrChange>
        </w:rPr>
        <w:t>it</w:t>
      </w:r>
      <w:r w:rsidRPr="002746DC">
        <w:rPr>
          <w:rFonts w:ascii="Arial" w:hAnsi="Arial" w:cs="Arial"/>
          <w:spacing w:val="-12"/>
          <w:sz w:val="21"/>
          <w:szCs w:val="21"/>
          <w:rPrChange w:id="7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6" w:author="De Jesus Borges, Thiago" w:date="2024-08-15T12:22:00Z" w16du:dateUtc="2024-08-15T16:22:00Z">
            <w:rPr>
              <w:rFonts w:ascii="Arial" w:hAnsi="Arial" w:cs="Arial"/>
            </w:rPr>
          </w:rPrChange>
        </w:rPr>
        <w:t>is</w:t>
      </w:r>
      <w:r w:rsidRPr="002746DC">
        <w:rPr>
          <w:rFonts w:ascii="Arial" w:hAnsi="Arial" w:cs="Arial"/>
          <w:spacing w:val="-12"/>
          <w:sz w:val="21"/>
          <w:szCs w:val="21"/>
          <w:rPrChange w:id="7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8" w:author="De Jesus Borges, Thiago" w:date="2024-08-15T12:22:00Z" w16du:dateUtc="2024-08-15T16:22:00Z">
            <w:rPr>
              <w:rFonts w:ascii="Arial" w:hAnsi="Arial" w:cs="Arial"/>
            </w:rPr>
          </w:rPrChange>
        </w:rPr>
        <w:t>fundamental</w:t>
      </w:r>
      <w:r w:rsidRPr="002746DC">
        <w:rPr>
          <w:rFonts w:ascii="Arial" w:hAnsi="Arial" w:cs="Arial"/>
          <w:spacing w:val="-12"/>
          <w:sz w:val="21"/>
          <w:szCs w:val="21"/>
          <w:rPrChange w:id="7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80" w:author="De Jesus Borges, Thiago" w:date="2024-08-15T12:22:00Z" w16du:dateUtc="2024-08-15T16:22:00Z">
            <w:rPr>
              <w:rFonts w:ascii="Arial" w:hAnsi="Arial" w:cs="Arial"/>
            </w:rPr>
          </w:rPrChange>
        </w:rPr>
        <w:t>to</w:t>
      </w:r>
      <w:r w:rsidRPr="002746DC">
        <w:rPr>
          <w:rFonts w:ascii="Arial" w:hAnsi="Arial" w:cs="Arial"/>
          <w:spacing w:val="-12"/>
          <w:sz w:val="21"/>
          <w:szCs w:val="21"/>
          <w:rPrChange w:id="8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82" w:author="De Jesus Borges, Thiago" w:date="2024-08-15T12:22:00Z" w16du:dateUtc="2024-08-15T16:22:00Z">
            <w:rPr>
              <w:rFonts w:ascii="Arial" w:hAnsi="Arial" w:cs="Arial"/>
            </w:rPr>
          </w:rPrChange>
        </w:rPr>
        <w:t>normalize</w:t>
      </w:r>
      <w:r w:rsidRPr="002746DC">
        <w:rPr>
          <w:rFonts w:ascii="Arial" w:hAnsi="Arial" w:cs="Arial"/>
          <w:spacing w:val="-12"/>
          <w:sz w:val="21"/>
          <w:szCs w:val="21"/>
          <w:rPrChange w:id="8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84"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8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86" w:author="De Jesus Borges, Thiago" w:date="2024-08-15T12:22:00Z" w16du:dateUtc="2024-08-15T16:22:00Z">
            <w:rPr>
              <w:rFonts w:ascii="Arial" w:hAnsi="Arial" w:cs="Arial"/>
            </w:rPr>
          </w:rPrChange>
        </w:rPr>
        <w:t>data</w:t>
      </w:r>
      <w:r w:rsidRPr="002746DC">
        <w:rPr>
          <w:rFonts w:ascii="Arial" w:hAnsi="Arial" w:cs="Arial"/>
          <w:spacing w:val="-12"/>
          <w:sz w:val="21"/>
          <w:szCs w:val="21"/>
          <w:rPrChange w:id="8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88" w:author="De Jesus Borges, Thiago" w:date="2024-08-15T12:22:00Z" w16du:dateUtc="2024-08-15T16:22:00Z">
            <w:rPr>
              <w:rFonts w:ascii="Arial" w:hAnsi="Arial" w:cs="Arial"/>
            </w:rPr>
          </w:rPrChange>
        </w:rPr>
        <w:t>expression</w:t>
      </w:r>
      <w:r w:rsidRPr="002746DC">
        <w:rPr>
          <w:rFonts w:ascii="Arial" w:hAnsi="Arial" w:cs="Arial"/>
          <w:spacing w:val="-12"/>
          <w:sz w:val="21"/>
          <w:szCs w:val="21"/>
          <w:rPrChange w:id="8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0" w:author="De Jesus Borges, Thiago" w:date="2024-08-15T12:22:00Z" w16du:dateUtc="2024-08-15T16:22:00Z">
            <w:rPr>
              <w:rFonts w:ascii="Arial" w:hAnsi="Arial" w:cs="Arial"/>
            </w:rPr>
          </w:rPrChange>
        </w:rPr>
        <w:t>using</w:t>
      </w:r>
      <w:r w:rsidR="007966D0" w:rsidRPr="002746DC">
        <w:rPr>
          <w:rFonts w:ascii="Arial" w:hAnsi="Arial" w:cs="Arial"/>
          <w:sz w:val="21"/>
          <w:szCs w:val="21"/>
          <w:rPrChange w:id="91" w:author="De Jesus Borges, Thiago" w:date="2024-08-15T12:22:00Z" w16du:dateUtc="2024-08-15T16:22:00Z">
            <w:rPr>
              <w:rFonts w:ascii="Arial" w:hAnsi="Arial" w:cs="Arial"/>
            </w:rPr>
          </w:rPrChange>
        </w:rPr>
        <w:t xml:space="preserve"> </w:t>
      </w:r>
      <w:r w:rsidRPr="002746DC">
        <w:rPr>
          <w:rFonts w:ascii="Arial" w:hAnsi="Arial" w:cs="Arial"/>
          <w:sz w:val="21"/>
          <w:szCs w:val="21"/>
          <w:rPrChange w:id="92" w:author="De Jesus Borges, Thiago" w:date="2024-08-15T12:22:00Z" w16du:dateUtc="2024-08-15T16:22:00Z">
            <w:rPr>
              <w:rFonts w:ascii="Arial" w:hAnsi="Arial" w:cs="Arial"/>
            </w:rPr>
          </w:rPrChange>
        </w:rPr>
        <w:t>baseline</w:t>
      </w:r>
      <w:r w:rsidRPr="002746DC">
        <w:rPr>
          <w:rFonts w:ascii="Arial" w:hAnsi="Arial" w:cs="Arial"/>
          <w:spacing w:val="-5"/>
          <w:sz w:val="21"/>
          <w:szCs w:val="21"/>
          <w:rPrChange w:id="93"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94" w:author="De Jesus Borges, Thiago" w:date="2024-08-15T12:22:00Z" w16du:dateUtc="2024-08-15T16:22:00Z">
            <w:rPr>
              <w:rFonts w:ascii="Arial" w:hAnsi="Arial" w:cs="Arial"/>
            </w:rPr>
          </w:rPrChange>
        </w:rPr>
        <w:t>levels</w:t>
      </w:r>
      <w:r w:rsidRPr="002746DC">
        <w:rPr>
          <w:rFonts w:ascii="Arial" w:hAnsi="Arial" w:cs="Arial"/>
          <w:spacing w:val="-5"/>
          <w:sz w:val="21"/>
          <w:szCs w:val="21"/>
          <w:rPrChange w:id="95"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96" w:author="De Jesus Borges, Thiago" w:date="2024-08-15T12:22:00Z" w16du:dateUtc="2024-08-15T16:22:00Z">
            <w:rPr>
              <w:rFonts w:ascii="Arial" w:hAnsi="Arial" w:cs="Arial"/>
            </w:rPr>
          </w:rPrChange>
        </w:rPr>
        <w:t>of</w:t>
      </w:r>
      <w:r w:rsidRPr="002746DC">
        <w:rPr>
          <w:rFonts w:ascii="Arial" w:hAnsi="Arial" w:cs="Arial"/>
          <w:spacing w:val="-5"/>
          <w:sz w:val="21"/>
          <w:szCs w:val="21"/>
          <w:rPrChange w:id="97"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98" w:author="De Jesus Borges, Thiago" w:date="2024-08-15T12:22:00Z" w16du:dateUtc="2024-08-15T16:22:00Z">
            <w:rPr>
              <w:rFonts w:ascii="Arial" w:hAnsi="Arial" w:cs="Arial"/>
            </w:rPr>
          </w:rPrChange>
        </w:rPr>
        <w:t>control</w:t>
      </w:r>
      <w:r w:rsidRPr="002746DC">
        <w:rPr>
          <w:rFonts w:ascii="Arial" w:hAnsi="Arial" w:cs="Arial"/>
          <w:spacing w:val="-5"/>
          <w:sz w:val="21"/>
          <w:szCs w:val="21"/>
          <w:rPrChange w:id="99"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00" w:author="De Jesus Borges, Thiago" w:date="2024-08-15T12:22:00Z" w16du:dateUtc="2024-08-15T16:22:00Z">
            <w:rPr>
              <w:rFonts w:ascii="Arial" w:hAnsi="Arial" w:cs="Arial"/>
            </w:rPr>
          </w:rPrChange>
        </w:rPr>
        <w:t>genes,</w:t>
      </w:r>
      <w:r w:rsidRPr="002746DC">
        <w:rPr>
          <w:rFonts w:ascii="Arial" w:hAnsi="Arial" w:cs="Arial"/>
          <w:spacing w:val="-5"/>
          <w:sz w:val="21"/>
          <w:szCs w:val="21"/>
          <w:rPrChange w:id="101"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02" w:author="De Jesus Borges, Thiago" w:date="2024-08-15T12:22:00Z" w16du:dateUtc="2024-08-15T16:22:00Z">
            <w:rPr>
              <w:rFonts w:ascii="Arial" w:hAnsi="Arial" w:cs="Arial"/>
            </w:rPr>
          </w:rPrChange>
        </w:rPr>
        <w:t>also</w:t>
      </w:r>
      <w:r w:rsidRPr="002746DC">
        <w:rPr>
          <w:rFonts w:ascii="Arial" w:hAnsi="Arial" w:cs="Arial"/>
          <w:spacing w:val="-5"/>
          <w:sz w:val="21"/>
          <w:szCs w:val="21"/>
          <w:rPrChange w:id="103"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04" w:author="De Jesus Borges, Thiago" w:date="2024-08-15T12:22:00Z" w16du:dateUtc="2024-08-15T16:22:00Z">
            <w:rPr>
              <w:rFonts w:ascii="Arial" w:hAnsi="Arial" w:cs="Arial"/>
            </w:rPr>
          </w:rPrChange>
        </w:rPr>
        <w:t>named</w:t>
      </w:r>
      <w:r w:rsidRPr="002746DC">
        <w:rPr>
          <w:rFonts w:ascii="Arial" w:hAnsi="Arial" w:cs="Arial"/>
          <w:spacing w:val="-5"/>
          <w:sz w:val="21"/>
          <w:szCs w:val="21"/>
          <w:rPrChange w:id="105"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06" w:author="De Jesus Borges, Thiago" w:date="2024-08-15T12:22:00Z" w16du:dateUtc="2024-08-15T16:22:00Z">
            <w:rPr>
              <w:rFonts w:ascii="Arial" w:hAnsi="Arial" w:cs="Arial"/>
            </w:rPr>
          </w:rPrChange>
        </w:rPr>
        <w:t>housekeeping</w:t>
      </w:r>
      <w:r w:rsidRPr="002746DC">
        <w:rPr>
          <w:rFonts w:ascii="Arial" w:hAnsi="Arial" w:cs="Arial"/>
          <w:spacing w:val="-5"/>
          <w:sz w:val="21"/>
          <w:szCs w:val="21"/>
          <w:rPrChange w:id="107"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08" w:author="De Jesus Borges, Thiago" w:date="2024-08-15T12:22:00Z" w16du:dateUtc="2024-08-15T16:22:00Z">
            <w:rPr>
              <w:rFonts w:ascii="Arial" w:hAnsi="Arial" w:cs="Arial"/>
            </w:rPr>
          </w:rPrChange>
        </w:rPr>
        <w:t>genes</w:t>
      </w:r>
      <w:r w:rsidRPr="002746DC">
        <w:rPr>
          <w:rFonts w:ascii="Arial" w:hAnsi="Arial" w:cs="Arial"/>
          <w:spacing w:val="-5"/>
          <w:sz w:val="21"/>
          <w:szCs w:val="21"/>
          <w:rPrChange w:id="109"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10" w:author="De Jesus Borges, Thiago" w:date="2024-08-15T12:22:00Z" w16du:dateUtc="2024-08-15T16:22:00Z">
            <w:rPr>
              <w:rFonts w:ascii="Arial" w:hAnsi="Arial" w:cs="Arial"/>
            </w:rPr>
          </w:rPrChange>
        </w:rPr>
        <w:t>(HKG</w:t>
      </w:r>
      <w:r w:rsidR="004B113A">
        <w:rPr>
          <w:rFonts w:ascii="Arial" w:hAnsi="Arial" w:cs="Arial"/>
          <w:sz w:val="21"/>
          <w:szCs w:val="21"/>
        </w:rPr>
        <w:t>s</w:t>
      </w:r>
      <w:r w:rsidRPr="00B84E07">
        <w:rPr>
          <w:rFonts w:ascii="Arial" w:hAnsi="Arial" w:cs="Arial"/>
          <w:sz w:val="21"/>
          <w:szCs w:val="21"/>
        </w:rPr>
        <w:t>).</w:t>
      </w:r>
      <w:r w:rsidRPr="00B84E07">
        <w:rPr>
          <w:rFonts w:ascii="Arial" w:hAnsi="Arial" w:cs="Arial"/>
          <w:spacing w:val="-5"/>
          <w:sz w:val="21"/>
          <w:szCs w:val="21"/>
        </w:rPr>
        <w:t xml:space="preserve"> </w:t>
      </w:r>
      <w:r w:rsidRPr="00B84E07">
        <w:rPr>
          <w:rFonts w:ascii="Arial" w:hAnsi="Arial" w:cs="Arial"/>
          <w:sz w:val="21"/>
          <w:szCs w:val="21"/>
        </w:rPr>
        <w:t>The</w:t>
      </w:r>
      <w:r w:rsidRPr="00B84E07">
        <w:rPr>
          <w:rFonts w:ascii="Arial" w:hAnsi="Arial" w:cs="Arial"/>
          <w:spacing w:val="-5"/>
          <w:sz w:val="21"/>
          <w:szCs w:val="21"/>
        </w:rPr>
        <w:t xml:space="preserve"> </w:t>
      </w:r>
      <w:r w:rsidRPr="00B84E07">
        <w:rPr>
          <w:rFonts w:ascii="Arial" w:hAnsi="Arial" w:cs="Arial"/>
          <w:sz w:val="21"/>
          <w:szCs w:val="21"/>
        </w:rPr>
        <w:t xml:space="preserve">current </w:t>
      </w:r>
      <w:r w:rsidRPr="00B84E07">
        <w:rPr>
          <w:rFonts w:ascii="Arial" w:hAnsi="Arial" w:cs="Arial"/>
          <w:spacing w:val="-2"/>
          <w:sz w:val="21"/>
          <w:szCs w:val="21"/>
        </w:rPr>
        <w:t>benchmark</w:t>
      </w:r>
      <w:r w:rsidRPr="00B84E07">
        <w:rPr>
          <w:rFonts w:ascii="Arial" w:hAnsi="Arial" w:cs="Arial"/>
          <w:spacing w:val="-5"/>
          <w:sz w:val="21"/>
          <w:szCs w:val="21"/>
        </w:rPr>
        <w:t xml:space="preserve"> </w:t>
      </w:r>
      <w:r w:rsidRPr="00B84E07">
        <w:rPr>
          <w:rFonts w:ascii="Arial" w:hAnsi="Arial" w:cs="Arial"/>
          <w:spacing w:val="-2"/>
          <w:sz w:val="21"/>
          <w:szCs w:val="21"/>
        </w:rPr>
        <w:t>methods</w:t>
      </w:r>
      <w:r w:rsidRPr="00B84E07">
        <w:rPr>
          <w:rFonts w:ascii="Arial" w:hAnsi="Arial" w:cs="Arial"/>
          <w:spacing w:val="-5"/>
          <w:sz w:val="21"/>
          <w:szCs w:val="21"/>
        </w:rPr>
        <w:t xml:space="preserve"> </w:t>
      </w:r>
      <w:r w:rsidRPr="00B84E07">
        <w:rPr>
          <w:rFonts w:ascii="Arial" w:hAnsi="Arial" w:cs="Arial"/>
          <w:spacing w:val="-2"/>
          <w:sz w:val="21"/>
          <w:szCs w:val="21"/>
        </w:rPr>
        <w:t>to</w:t>
      </w:r>
      <w:r w:rsidRPr="00B84E07">
        <w:rPr>
          <w:rFonts w:ascii="Arial" w:hAnsi="Arial" w:cs="Arial"/>
          <w:spacing w:val="-6"/>
          <w:sz w:val="21"/>
          <w:szCs w:val="21"/>
        </w:rPr>
        <w:t xml:space="preserve"> </w:t>
      </w:r>
      <w:r w:rsidRPr="00B84E07">
        <w:rPr>
          <w:rFonts w:ascii="Arial" w:hAnsi="Arial" w:cs="Arial"/>
          <w:spacing w:val="-2"/>
          <w:sz w:val="21"/>
          <w:szCs w:val="21"/>
        </w:rPr>
        <w:t>normalize</w:t>
      </w:r>
      <w:r w:rsidRPr="00B84E07">
        <w:rPr>
          <w:rFonts w:ascii="Arial" w:hAnsi="Arial" w:cs="Arial"/>
          <w:spacing w:val="-6"/>
          <w:sz w:val="21"/>
          <w:szCs w:val="21"/>
        </w:rPr>
        <w:t xml:space="preserve"> </w:t>
      </w:r>
      <w:r w:rsidRPr="00B84E07">
        <w:rPr>
          <w:rFonts w:ascii="Arial" w:hAnsi="Arial" w:cs="Arial"/>
          <w:spacing w:val="-2"/>
          <w:sz w:val="21"/>
          <w:szCs w:val="21"/>
        </w:rPr>
        <w:t>transcript</w:t>
      </w:r>
      <w:r w:rsidRPr="00B84E07">
        <w:rPr>
          <w:rFonts w:ascii="Arial" w:hAnsi="Arial" w:cs="Arial"/>
          <w:spacing w:val="-5"/>
          <w:sz w:val="21"/>
          <w:szCs w:val="21"/>
        </w:rPr>
        <w:t xml:space="preserve"> </w:t>
      </w:r>
      <w:r w:rsidRPr="00B84E07">
        <w:rPr>
          <w:rFonts w:ascii="Arial" w:hAnsi="Arial" w:cs="Arial"/>
          <w:spacing w:val="-2"/>
          <w:sz w:val="21"/>
          <w:szCs w:val="21"/>
        </w:rPr>
        <w:t>expression</w:t>
      </w:r>
      <w:r w:rsidRPr="00B84E07">
        <w:rPr>
          <w:rFonts w:ascii="Arial" w:hAnsi="Arial" w:cs="Arial"/>
          <w:spacing w:val="-6"/>
          <w:sz w:val="21"/>
          <w:szCs w:val="21"/>
        </w:rPr>
        <w:t xml:space="preserve"> </w:t>
      </w:r>
      <w:r w:rsidRPr="00B84E07">
        <w:rPr>
          <w:rFonts w:ascii="Arial" w:hAnsi="Arial" w:cs="Arial"/>
          <w:spacing w:val="-2"/>
          <w:sz w:val="21"/>
          <w:szCs w:val="21"/>
        </w:rPr>
        <w:t>data</w:t>
      </w:r>
      <w:r w:rsidRPr="00B84E07">
        <w:rPr>
          <w:rFonts w:ascii="Arial" w:hAnsi="Arial" w:cs="Arial"/>
          <w:spacing w:val="-6"/>
          <w:sz w:val="21"/>
          <w:szCs w:val="21"/>
        </w:rPr>
        <w:t xml:space="preserve"> </w:t>
      </w:r>
      <w:r w:rsidRPr="00B84E07">
        <w:rPr>
          <w:rFonts w:ascii="Arial" w:hAnsi="Arial" w:cs="Arial"/>
          <w:spacing w:val="-2"/>
          <w:sz w:val="21"/>
          <w:szCs w:val="21"/>
        </w:rPr>
        <w:t>in</w:t>
      </w:r>
      <w:r w:rsidRPr="00B84E07">
        <w:rPr>
          <w:rFonts w:ascii="Arial" w:hAnsi="Arial" w:cs="Arial"/>
          <w:spacing w:val="-6"/>
          <w:sz w:val="21"/>
          <w:szCs w:val="21"/>
        </w:rPr>
        <w:t xml:space="preserve"> </w:t>
      </w:r>
      <w:r w:rsidRPr="00B84E07">
        <w:rPr>
          <w:rFonts w:ascii="Arial" w:hAnsi="Arial" w:cs="Arial"/>
          <w:spacing w:val="-2"/>
          <w:sz w:val="21"/>
          <w:szCs w:val="21"/>
        </w:rPr>
        <w:t>RNA-Seq</w:t>
      </w:r>
      <w:r w:rsidRPr="00B84E07">
        <w:rPr>
          <w:rFonts w:ascii="Arial" w:hAnsi="Arial" w:cs="Arial"/>
          <w:spacing w:val="-5"/>
          <w:sz w:val="21"/>
          <w:szCs w:val="21"/>
        </w:rPr>
        <w:t xml:space="preserve"> </w:t>
      </w:r>
      <w:r w:rsidRPr="00B84E07">
        <w:rPr>
          <w:rFonts w:ascii="Arial" w:hAnsi="Arial" w:cs="Arial"/>
          <w:spacing w:val="-2"/>
          <w:sz w:val="21"/>
          <w:szCs w:val="21"/>
        </w:rPr>
        <w:t xml:space="preserve">experiments </w:t>
      </w:r>
      <w:r w:rsidRPr="00B84E07">
        <w:rPr>
          <w:rFonts w:ascii="Arial" w:hAnsi="Arial" w:cs="Arial"/>
          <w:sz w:val="21"/>
          <w:szCs w:val="21"/>
        </w:rPr>
        <w:t>are MRN and TMM, included in packages DESeq2 [</w:t>
      </w:r>
      <w:r w:rsidRPr="002746DC">
        <w:rPr>
          <w:sz w:val="21"/>
          <w:szCs w:val="21"/>
          <w:rPrChange w:id="111" w:author="De Jesus Borges, Thiago" w:date="2024-08-15T12:22:00Z" w16du:dateUtc="2024-08-15T16:22:00Z">
            <w:rPr/>
          </w:rPrChange>
        </w:rPr>
        <w:fldChar w:fldCharType="begin"/>
      </w:r>
      <w:r w:rsidRPr="00B84E07">
        <w:rPr>
          <w:sz w:val="21"/>
          <w:szCs w:val="21"/>
        </w:rPr>
        <w:instrText>HYPERLINK \l "_bookmark1"</w:instrText>
      </w:r>
      <w:r w:rsidRPr="00EB5EE6">
        <w:rPr>
          <w:sz w:val="21"/>
          <w:szCs w:val="21"/>
        </w:rPr>
      </w:r>
      <w:r w:rsidRPr="002746DC">
        <w:rPr>
          <w:sz w:val="21"/>
          <w:szCs w:val="21"/>
          <w:rPrChange w:id="112" w:author="De Jesus Borges, Thiago" w:date="2024-08-15T12:22:00Z" w16du:dateUtc="2024-08-15T16:22:00Z">
            <w:rPr>
              <w:rFonts w:ascii="Arial" w:hAnsi="Arial" w:cs="Arial"/>
              <w:color w:val="0000FF"/>
            </w:rPr>
          </w:rPrChange>
        </w:rPr>
        <w:fldChar w:fldCharType="separate"/>
      </w:r>
      <w:r w:rsidRPr="00B84E07">
        <w:rPr>
          <w:rFonts w:ascii="Arial" w:hAnsi="Arial" w:cs="Arial"/>
          <w:color w:val="0000FF"/>
          <w:sz w:val="21"/>
          <w:szCs w:val="21"/>
        </w:rPr>
        <w:t>1</w:t>
      </w:r>
      <w:r w:rsidRPr="002746DC">
        <w:rPr>
          <w:rFonts w:ascii="Arial" w:hAnsi="Arial" w:cs="Arial"/>
          <w:color w:val="0000FF"/>
          <w:sz w:val="21"/>
          <w:szCs w:val="21"/>
          <w:rPrChange w:id="113" w:author="De Jesus Borges, Thiago" w:date="2024-08-15T12:22:00Z" w16du:dateUtc="2024-08-15T16:22:00Z">
            <w:rPr>
              <w:rFonts w:ascii="Arial" w:hAnsi="Arial" w:cs="Arial"/>
              <w:color w:val="0000FF"/>
            </w:rPr>
          </w:rPrChange>
        </w:rPr>
        <w:fldChar w:fldCharType="end"/>
      </w:r>
      <w:r w:rsidRPr="00B84E07">
        <w:rPr>
          <w:rFonts w:ascii="Arial" w:hAnsi="Arial" w:cs="Arial"/>
          <w:sz w:val="21"/>
          <w:szCs w:val="21"/>
        </w:rPr>
        <w:t xml:space="preserve">] and </w:t>
      </w:r>
      <w:proofErr w:type="spellStart"/>
      <w:r w:rsidRPr="00B84E07">
        <w:rPr>
          <w:rFonts w:ascii="Arial" w:hAnsi="Arial" w:cs="Arial"/>
          <w:sz w:val="21"/>
          <w:szCs w:val="21"/>
        </w:rPr>
        <w:t>EdgeR</w:t>
      </w:r>
      <w:proofErr w:type="spellEnd"/>
      <w:r w:rsidRPr="00B84E07">
        <w:rPr>
          <w:rFonts w:ascii="Arial" w:hAnsi="Arial" w:cs="Arial"/>
          <w:sz w:val="21"/>
          <w:szCs w:val="21"/>
        </w:rPr>
        <w:t xml:space="preserve"> [</w:t>
      </w:r>
      <w:r w:rsidRPr="002746DC">
        <w:rPr>
          <w:sz w:val="21"/>
          <w:szCs w:val="21"/>
          <w:rPrChange w:id="114" w:author="De Jesus Borges, Thiago" w:date="2024-08-15T12:22:00Z" w16du:dateUtc="2024-08-15T16:22:00Z">
            <w:rPr/>
          </w:rPrChange>
        </w:rPr>
        <w:fldChar w:fldCharType="begin"/>
      </w:r>
      <w:r w:rsidRPr="00B84E07">
        <w:rPr>
          <w:sz w:val="21"/>
          <w:szCs w:val="21"/>
        </w:rPr>
        <w:instrText>HYPERLINK \l "_bookmark2"</w:instrText>
      </w:r>
      <w:r w:rsidRPr="00EB5EE6">
        <w:rPr>
          <w:sz w:val="21"/>
          <w:szCs w:val="21"/>
        </w:rPr>
      </w:r>
      <w:r w:rsidRPr="002746DC">
        <w:rPr>
          <w:sz w:val="21"/>
          <w:szCs w:val="21"/>
          <w:rPrChange w:id="115" w:author="De Jesus Borges, Thiago" w:date="2024-08-15T12:22:00Z" w16du:dateUtc="2024-08-15T16:22:00Z">
            <w:rPr>
              <w:rFonts w:ascii="Arial" w:hAnsi="Arial" w:cs="Arial"/>
              <w:color w:val="0000FF"/>
            </w:rPr>
          </w:rPrChange>
        </w:rPr>
        <w:fldChar w:fldCharType="separate"/>
      </w:r>
      <w:r w:rsidRPr="00B84E07">
        <w:rPr>
          <w:rFonts w:ascii="Arial" w:hAnsi="Arial" w:cs="Arial"/>
          <w:color w:val="0000FF"/>
          <w:sz w:val="21"/>
          <w:szCs w:val="21"/>
        </w:rPr>
        <w:t>2</w:t>
      </w:r>
      <w:r w:rsidRPr="002746DC">
        <w:rPr>
          <w:rFonts w:ascii="Arial" w:hAnsi="Arial" w:cs="Arial"/>
          <w:color w:val="0000FF"/>
          <w:sz w:val="21"/>
          <w:szCs w:val="21"/>
          <w:rPrChange w:id="116"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 respectively.</w:t>
      </w:r>
      <w:r w:rsidR="007966D0" w:rsidRPr="003362E4">
        <w:rPr>
          <w:rFonts w:ascii="Arial" w:hAnsi="Arial" w:cs="Arial"/>
          <w:sz w:val="21"/>
          <w:szCs w:val="21"/>
        </w:rPr>
        <w:t xml:space="preserve"> </w:t>
      </w:r>
      <w:r w:rsidRPr="003362E4">
        <w:rPr>
          <w:rFonts w:ascii="Arial" w:hAnsi="Arial" w:cs="Arial"/>
          <w:sz w:val="21"/>
          <w:szCs w:val="21"/>
        </w:rPr>
        <w:t>Those methods are based on cross-sample normalizations [</w:t>
      </w:r>
      <w:r w:rsidRPr="002746DC">
        <w:rPr>
          <w:sz w:val="21"/>
          <w:szCs w:val="21"/>
          <w:rPrChange w:id="117" w:author="De Jesus Borges, Thiago" w:date="2024-08-15T12:22:00Z" w16du:dateUtc="2024-08-15T16:22:00Z">
            <w:rPr/>
          </w:rPrChange>
        </w:rPr>
        <w:fldChar w:fldCharType="begin"/>
      </w:r>
      <w:r w:rsidRPr="003362E4">
        <w:rPr>
          <w:sz w:val="21"/>
          <w:szCs w:val="21"/>
        </w:rPr>
        <w:instrText>HYPERLINK \l "_bookmark3"</w:instrText>
      </w:r>
      <w:r w:rsidRPr="00EB5EE6">
        <w:rPr>
          <w:sz w:val="21"/>
          <w:szCs w:val="21"/>
        </w:rPr>
      </w:r>
      <w:r w:rsidRPr="002746DC">
        <w:rPr>
          <w:sz w:val="21"/>
          <w:szCs w:val="21"/>
          <w:rPrChange w:id="118"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3</w:t>
      </w:r>
      <w:r w:rsidRPr="002746DC">
        <w:rPr>
          <w:rFonts w:ascii="Arial" w:hAnsi="Arial" w:cs="Arial"/>
          <w:color w:val="0000FF"/>
          <w:sz w:val="21"/>
          <w:szCs w:val="21"/>
          <w:rPrChange w:id="119"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2746DC">
        <w:rPr>
          <w:sz w:val="21"/>
          <w:szCs w:val="21"/>
          <w:rPrChange w:id="120" w:author="De Jesus Borges, Thiago" w:date="2024-08-15T12:22:00Z" w16du:dateUtc="2024-08-15T16:22:00Z">
            <w:rPr/>
          </w:rPrChange>
        </w:rPr>
        <w:fldChar w:fldCharType="begin"/>
      </w:r>
      <w:r w:rsidRPr="003362E4">
        <w:rPr>
          <w:sz w:val="21"/>
          <w:szCs w:val="21"/>
        </w:rPr>
        <w:instrText>HYPERLINK \l "_bookmark4"</w:instrText>
      </w:r>
      <w:r w:rsidRPr="00EB5EE6">
        <w:rPr>
          <w:sz w:val="21"/>
          <w:szCs w:val="21"/>
        </w:rPr>
      </w:r>
      <w:r w:rsidRPr="002746DC">
        <w:rPr>
          <w:sz w:val="21"/>
          <w:szCs w:val="21"/>
          <w:rPrChange w:id="121"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4</w:t>
      </w:r>
      <w:r w:rsidRPr="002746DC">
        <w:rPr>
          <w:rFonts w:ascii="Arial" w:hAnsi="Arial" w:cs="Arial"/>
          <w:color w:val="0000FF"/>
          <w:sz w:val="21"/>
          <w:szCs w:val="21"/>
          <w:rPrChange w:id="122"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2746DC">
        <w:rPr>
          <w:sz w:val="21"/>
          <w:szCs w:val="21"/>
          <w:rPrChange w:id="123" w:author="De Jesus Borges, Thiago" w:date="2024-08-15T12:22:00Z" w16du:dateUtc="2024-08-15T16:22:00Z">
            <w:rPr/>
          </w:rPrChange>
        </w:rPr>
        <w:fldChar w:fldCharType="begin"/>
      </w:r>
      <w:r w:rsidRPr="003362E4">
        <w:rPr>
          <w:sz w:val="21"/>
          <w:szCs w:val="21"/>
        </w:rPr>
        <w:instrText>HYPERLINK \l "_bookmark5"</w:instrText>
      </w:r>
      <w:r w:rsidRPr="00EB5EE6">
        <w:rPr>
          <w:sz w:val="21"/>
          <w:szCs w:val="21"/>
        </w:rPr>
      </w:r>
      <w:r w:rsidRPr="002746DC">
        <w:rPr>
          <w:sz w:val="21"/>
          <w:szCs w:val="21"/>
          <w:rPrChange w:id="124"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5</w:t>
      </w:r>
      <w:r w:rsidRPr="002746DC">
        <w:rPr>
          <w:rFonts w:ascii="Arial" w:hAnsi="Arial" w:cs="Arial"/>
          <w:color w:val="0000FF"/>
          <w:sz w:val="21"/>
          <w:szCs w:val="21"/>
          <w:rPrChange w:id="125"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 xml:space="preserve">], which can be a </w:t>
      </w:r>
      <w:r w:rsidRPr="003362E4">
        <w:rPr>
          <w:rFonts w:ascii="Arial" w:hAnsi="Arial" w:cs="Arial"/>
          <w:spacing w:val="-4"/>
          <w:sz w:val="21"/>
          <w:szCs w:val="21"/>
        </w:rPr>
        <w:t>source</w:t>
      </w:r>
      <w:r w:rsidRPr="003362E4">
        <w:rPr>
          <w:rFonts w:ascii="Arial" w:hAnsi="Arial" w:cs="Arial"/>
          <w:spacing w:val="-9"/>
          <w:sz w:val="21"/>
          <w:szCs w:val="21"/>
        </w:rPr>
        <w:t xml:space="preserve"> </w:t>
      </w:r>
      <w:r w:rsidRPr="003362E4">
        <w:rPr>
          <w:rFonts w:ascii="Arial" w:hAnsi="Arial" w:cs="Arial"/>
          <w:spacing w:val="-4"/>
          <w:sz w:val="21"/>
          <w:szCs w:val="21"/>
        </w:rPr>
        <w:t>of</w:t>
      </w:r>
      <w:r w:rsidRPr="003362E4">
        <w:rPr>
          <w:rFonts w:ascii="Arial" w:hAnsi="Arial" w:cs="Arial"/>
          <w:spacing w:val="-8"/>
          <w:sz w:val="21"/>
          <w:szCs w:val="21"/>
        </w:rPr>
        <w:t xml:space="preserve"> </w:t>
      </w:r>
      <w:r w:rsidRPr="003362E4">
        <w:rPr>
          <w:rFonts w:ascii="Arial" w:hAnsi="Arial" w:cs="Arial"/>
          <w:spacing w:val="-4"/>
          <w:sz w:val="21"/>
          <w:szCs w:val="21"/>
        </w:rPr>
        <w:t>data</w:t>
      </w:r>
      <w:r w:rsidRPr="003362E4">
        <w:rPr>
          <w:rFonts w:ascii="Arial" w:hAnsi="Arial" w:cs="Arial"/>
          <w:spacing w:val="-8"/>
          <w:sz w:val="21"/>
          <w:szCs w:val="21"/>
        </w:rPr>
        <w:t xml:space="preserve"> </w:t>
      </w:r>
      <w:r w:rsidRPr="003362E4">
        <w:rPr>
          <w:rFonts w:ascii="Arial" w:hAnsi="Arial" w:cs="Arial"/>
          <w:spacing w:val="-4"/>
          <w:sz w:val="21"/>
          <w:szCs w:val="21"/>
        </w:rPr>
        <w:t>leakage</w:t>
      </w:r>
      <w:r w:rsidRPr="003362E4">
        <w:rPr>
          <w:rFonts w:ascii="Arial" w:hAnsi="Arial" w:cs="Arial"/>
          <w:spacing w:val="-8"/>
          <w:sz w:val="21"/>
          <w:szCs w:val="21"/>
        </w:rPr>
        <w:t xml:space="preserve"> </w:t>
      </w:r>
      <w:r w:rsidRPr="003362E4">
        <w:rPr>
          <w:rFonts w:ascii="Arial" w:hAnsi="Arial" w:cs="Arial"/>
          <w:spacing w:val="-4"/>
          <w:sz w:val="21"/>
          <w:szCs w:val="21"/>
        </w:rPr>
        <w:t>and</w:t>
      </w:r>
      <w:r w:rsidRPr="003362E4">
        <w:rPr>
          <w:rFonts w:ascii="Arial" w:hAnsi="Arial" w:cs="Arial"/>
          <w:spacing w:val="-8"/>
          <w:sz w:val="21"/>
          <w:szCs w:val="21"/>
        </w:rPr>
        <w:t xml:space="preserve"> </w:t>
      </w:r>
      <w:r w:rsidRPr="003362E4">
        <w:rPr>
          <w:rFonts w:ascii="Arial" w:hAnsi="Arial" w:cs="Arial"/>
          <w:spacing w:val="-4"/>
          <w:sz w:val="21"/>
          <w:szCs w:val="21"/>
        </w:rPr>
        <w:t>following</w:t>
      </w:r>
      <w:r w:rsidRPr="003362E4">
        <w:rPr>
          <w:rFonts w:ascii="Arial" w:hAnsi="Arial" w:cs="Arial"/>
          <w:spacing w:val="-8"/>
          <w:sz w:val="21"/>
          <w:szCs w:val="21"/>
        </w:rPr>
        <w:t xml:space="preserve"> </w:t>
      </w:r>
      <w:r w:rsidRPr="003362E4">
        <w:rPr>
          <w:rFonts w:ascii="Arial" w:hAnsi="Arial" w:cs="Arial"/>
          <w:spacing w:val="-4"/>
          <w:sz w:val="21"/>
          <w:szCs w:val="21"/>
        </w:rPr>
        <w:t>overfitted</w:t>
      </w:r>
      <w:r w:rsidRPr="003362E4">
        <w:rPr>
          <w:rFonts w:ascii="Arial" w:hAnsi="Arial" w:cs="Arial"/>
          <w:spacing w:val="-8"/>
          <w:sz w:val="21"/>
          <w:szCs w:val="21"/>
        </w:rPr>
        <w:t xml:space="preserve"> </w:t>
      </w:r>
      <w:r w:rsidRPr="003362E4">
        <w:rPr>
          <w:rFonts w:ascii="Arial" w:hAnsi="Arial" w:cs="Arial"/>
          <w:spacing w:val="-4"/>
          <w:sz w:val="21"/>
          <w:szCs w:val="21"/>
        </w:rPr>
        <w:t>machine</w:t>
      </w:r>
      <w:r w:rsidRPr="003362E4">
        <w:rPr>
          <w:rFonts w:ascii="Arial" w:hAnsi="Arial" w:cs="Arial"/>
          <w:spacing w:val="-8"/>
          <w:sz w:val="21"/>
          <w:szCs w:val="21"/>
        </w:rPr>
        <w:t xml:space="preserve"> </w:t>
      </w:r>
      <w:r w:rsidRPr="003362E4">
        <w:rPr>
          <w:rFonts w:ascii="Arial" w:hAnsi="Arial" w:cs="Arial"/>
          <w:spacing w:val="-4"/>
          <w:sz w:val="21"/>
          <w:szCs w:val="21"/>
        </w:rPr>
        <w:t>learning</w:t>
      </w:r>
      <w:r w:rsidRPr="003362E4">
        <w:rPr>
          <w:rFonts w:ascii="Arial" w:hAnsi="Arial" w:cs="Arial"/>
          <w:spacing w:val="-8"/>
          <w:sz w:val="21"/>
          <w:szCs w:val="21"/>
        </w:rPr>
        <w:t xml:space="preserve"> </w:t>
      </w:r>
      <w:r w:rsidRPr="003362E4">
        <w:rPr>
          <w:rFonts w:ascii="Arial" w:hAnsi="Arial" w:cs="Arial"/>
          <w:spacing w:val="-4"/>
          <w:sz w:val="21"/>
          <w:szCs w:val="21"/>
        </w:rPr>
        <w:t>models</w:t>
      </w:r>
      <w:r w:rsidRPr="003362E4">
        <w:rPr>
          <w:rFonts w:ascii="Arial" w:hAnsi="Arial" w:cs="Arial"/>
          <w:spacing w:val="-8"/>
          <w:sz w:val="21"/>
          <w:szCs w:val="21"/>
        </w:rPr>
        <w:t xml:space="preserve"> </w:t>
      </w:r>
      <w:r w:rsidRPr="003362E4">
        <w:rPr>
          <w:rFonts w:ascii="Arial" w:hAnsi="Arial" w:cs="Arial"/>
          <w:spacing w:val="-4"/>
          <w:sz w:val="21"/>
          <w:szCs w:val="21"/>
        </w:rPr>
        <w:t>[</w:t>
      </w:r>
      <w:r w:rsidRPr="002746DC">
        <w:rPr>
          <w:sz w:val="21"/>
          <w:szCs w:val="21"/>
          <w:rPrChange w:id="126" w:author="De Jesus Borges, Thiago" w:date="2024-08-15T12:22:00Z" w16du:dateUtc="2024-08-15T16:22:00Z">
            <w:rPr/>
          </w:rPrChange>
        </w:rPr>
        <w:fldChar w:fldCharType="begin"/>
      </w:r>
      <w:r w:rsidRPr="003362E4">
        <w:rPr>
          <w:sz w:val="21"/>
          <w:szCs w:val="21"/>
        </w:rPr>
        <w:instrText>HYPERLINK \l "_bookmark6"</w:instrText>
      </w:r>
      <w:r w:rsidRPr="00EB5EE6">
        <w:rPr>
          <w:sz w:val="21"/>
          <w:szCs w:val="21"/>
        </w:rPr>
      </w:r>
      <w:r w:rsidRPr="002746DC">
        <w:rPr>
          <w:sz w:val="21"/>
          <w:szCs w:val="21"/>
          <w:rPrChange w:id="127"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6</w:t>
      </w:r>
      <w:r w:rsidRPr="002746DC">
        <w:rPr>
          <w:rFonts w:ascii="Arial" w:hAnsi="Arial" w:cs="Arial"/>
          <w:color w:val="0000FF"/>
          <w:spacing w:val="-4"/>
          <w:sz w:val="21"/>
          <w:szCs w:val="21"/>
          <w:rPrChange w:id="128"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2746DC">
        <w:rPr>
          <w:sz w:val="21"/>
          <w:szCs w:val="21"/>
          <w:rPrChange w:id="129" w:author="De Jesus Borges, Thiago" w:date="2024-08-15T12:22:00Z" w16du:dateUtc="2024-08-15T16:22:00Z">
            <w:rPr/>
          </w:rPrChange>
        </w:rPr>
        <w:fldChar w:fldCharType="begin"/>
      </w:r>
      <w:r w:rsidRPr="003362E4">
        <w:rPr>
          <w:sz w:val="21"/>
          <w:szCs w:val="21"/>
        </w:rPr>
        <w:instrText>HYPERLINK \l "_bookmark7"</w:instrText>
      </w:r>
      <w:r w:rsidRPr="00EB5EE6">
        <w:rPr>
          <w:sz w:val="21"/>
          <w:szCs w:val="21"/>
        </w:rPr>
      </w:r>
      <w:r w:rsidRPr="002746DC">
        <w:rPr>
          <w:sz w:val="21"/>
          <w:szCs w:val="21"/>
          <w:rPrChange w:id="130"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7</w:t>
      </w:r>
      <w:r w:rsidRPr="002746DC">
        <w:rPr>
          <w:rFonts w:ascii="Arial" w:hAnsi="Arial" w:cs="Arial"/>
          <w:color w:val="0000FF"/>
          <w:spacing w:val="-4"/>
          <w:sz w:val="21"/>
          <w:szCs w:val="21"/>
          <w:rPrChange w:id="131"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3362E4">
        <w:rPr>
          <w:rFonts w:ascii="Arial" w:hAnsi="Arial" w:cs="Arial"/>
          <w:spacing w:val="-8"/>
          <w:sz w:val="21"/>
          <w:szCs w:val="21"/>
        </w:rPr>
        <w:t xml:space="preserve"> </w:t>
      </w:r>
      <w:r w:rsidRPr="003362E4">
        <w:rPr>
          <w:rFonts w:ascii="Arial" w:hAnsi="Arial" w:cs="Arial"/>
          <w:spacing w:val="-4"/>
          <w:sz w:val="21"/>
          <w:szCs w:val="21"/>
        </w:rPr>
        <w:t>compro</w:t>
      </w:r>
      <w:r w:rsidRPr="003362E4">
        <w:rPr>
          <w:rFonts w:ascii="Arial" w:hAnsi="Arial" w:cs="Arial"/>
          <w:sz w:val="21"/>
          <w:szCs w:val="21"/>
        </w:rPr>
        <w:t>mising</w:t>
      </w:r>
      <w:r w:rsidRPr="003362E4">
        <w:rPr>
          <w:rFonts w:ascii="Arial" w:hAnsi="Arial" w:cs="Arial"/>
          <w:spacing w:val="-5"/>
          <w:sz w:val="21"/>
          <w:szCs w:val="21"/>
        </w:rPr>
        <w:t xml:space="preserve"> </w:t>
      </w:r>
      <w:r w:rsidRPr="003362E4">
        <w:rPr>
          <w:rFonts w:ascii="Arial" w:hAnsi="Arial" w:cs="Arial"/>
          <w:sz w:val="21"/>
          <w:szCs w:val="21"/>
        </w:rPr>
        <w:t>the</w:t>
      </w:r>
      <w:r w:rsidRPr="003362E4">
        <w:rPr>
          <w:rFonts w:ascii="Arial" w:hAnsi="Arial" w:cs="Arial"/>
          <w:spacing w:val="-5"/>
          <w:sz w:val="21"/>
          <w:szCs w:val="21"/>
        </w:rPr>
        <w:t xml:space="preserve"> </w:t>
      </w:r>
      <w:r w:rsidRPr="003362E4">
        <w:rPr>
          <w:rFonts w:ascii="Arial" w:hAnsi="Arial" w:cs="Arial"/>
          <w:sz w:val="21"/>
          <w:szCs w:val="21"/>
        </w:rPr>
        <w:t>reproducibility</w:t>
      </w:r>
      <w:r w:rsidRPr="003362E4">
        <w:rPr>
          <w:rFonts w:ascii="Arial" w:hAnsi="Arial" w:cs="Arial"/>
          <w:spacing w:val="-5"/>
          <w:sz w:val="21"/>
          <w:szCs w:val="21"/>
        </w:rPr>
        <w:t xml:space="preserve"> </w:t>
      </w:r>
      <w:r w:rsidRPr="003362E4">
        <w:rPr>
          <w:rFonts w:ascii="Arial" w:hAnsi="Arial" w:cs="Arial"/>
          <w:sz w:val="21"/>
          <w:szCs w:val="21"/>
        </w:rPr>
        <w:t>and</w:t>
      </w:r>
      <w:r w:rsidRPr="003362E4">
        <w:rPr>
          <w:rFonts w:ascii="Arial" w:hAnsi="Arial" w:cs="Arial"/>
          <w:spacing w:val="-4"/>
          <w:sz w:val="21"/>
          <w:szCs w:val="21"/>
        </w:rPr>
        <w:t xml:space="preserve"> </w:t>
      </w:r>
      <w:r w:rsidRPr="003362E4">
        <w:rPr>
          <w:rFonts w:ascii="Arial" w:hAnsi="Arial" w:cs="Arial"/>
          <w:sz w:val="21"/>
          <w:szCs w:val="21"/>
        </w:rPr>
        <w:t>generalizations</w:t>
      </w:r>
      <w:r w:rsidRPr="003362E4">
        <w:rPr>
          <w:rFonts w:ascii="Arial" w:hAnsi="Arial" w:cs="Arial"/>
          <w:spacing w:val="-5"/>
          <w:sz w:val="21"/>
          <w:szCs w:val="21"/>
        </w:rPr>
        <w:t xml:space="preserve"> </w:t>
      </w:r>
      <w:r w:rsidRPr="003362E4">
        <w:rPr>
          <w:rFonts w:ascii="Arial" w:hAnsi="Arial" w:cs="Arial"/>
          <w:sz w:val="21"/>
          <w:szCs w:val="21"/>
        </w:rPr>
        <w:t>of</w:t>
      </w:r>
      <w:r w:rsidRPr="003362E4">
        <w:rPr>
          <w:rFonts w:ascii="Arial" w:hAnsi="Arial" w:cs="Arial"/>
          <w:spacing w:val="-5"/>
          <w:sz w:val="21"/>
          <w:szCs w:val="21"/>
        </w:rPr>
        <w:t xml:space="preserve"> </w:t>
      </w:r>
      <w:r w:rsidRPr="003362E4">
        <w:rPr>
          <w:rFonts w:ascii="Arial" w:hAnsi="Arial" w:cs="Arial"/>
          <w:sz w:val="21"/>
          <w:szCs w:val="21"/>
        </w:rPr>
        <w:t>the</w:t>
      </w:r>
      <w:r w:rsidRPr="003362E4">
        <w:rPr>
          <w:rFonts w:ascii="Arial" w:hAnsi="Arial" w:cs="Arial"/>
          <w:spacing w:val="-5"/>
          <w:sz w:val="21"/>
          <w:szCs w:val="21"/>
        </w:rPr>
        <w:t xml:space="preserve"> </w:t>
      </w:r>
      <w:r w:rsidRPr="003362E4">
        <w:rPr>
          <w:rFonts w:ascii="Arial" w:hAnsi="Arial" w:cs="Arial"/>
          <w:sz w:val="21"/>
          <w:szCs w:val="21"/>
        </w:rPr>
        <w:t>models</w:t>
      </w:r>
      <w:r w:rsidRPr="003362E4">
        <w:rPr>
          <w:rFonts w:ascii="Arial" w:hAnsi="Arial" w:cs="Arial"/>
          <w:spacing w:val="-5"/>
          <w:sz w:val="21"/>
          <w:szCs w:val="21"/>
        </w:rPr>
        <w:t xml:space="preserve"> </w:t>
      </w:r>
      <w:r w:rsidRPr="003362E4">
        <w:rPr>
          <w:rFonts w:ascii="Arial" w:hAnsi="Arial" w:cs="Arial"/>
          <w:sz w:val="21"/>
          <w:szCs w:val="21"/>
        </w:rPr>
        <w:t>on</w:t>
      </w:r>
      <w:r w:rsidRPr="003362E4">
        <w:rPr>
          <w:rFonts w:ascii="Arial" w:hAnsi="Arial" w:cs="Arial"/>
          <w:spacing w:val="-4"/>
          <w:sz w:val="21"/>
          <w:szCs w:val="21"/>
        </w:rPr>
        <w:t xml:space="preserve"> </w:t>
      </w:r>
      <w:r w:rsidRPr="003362E4">
        <w:rPr>
          <w:rFonts w:ascii="Arial" w:hAnsi="Arial" w:cs="Arial"/>
          <w:sz w:val="21"/>
          <w:szCs w:val="21"/>
        </w:rPr>
        <w:t>new</w:t>
      </w:r>
      <w:r w:rsidRPr="003362E4">
        <w:rPr>
          <w:rFonts w:ascii="Arial" w:hAnsi="Arial" w:cs="Arial"/>
          <w:spacing w:val="-5"/>
          <w:sz w:val="21"/>
          <w:szCs w:val="21"/>
        </w:rPr>
        <w:t xml:space="preserve"> </w:t>
      </w:r>
      <w:r w:rsidRPr="003362E4">
        <w:rPr>
          <w:rFonts w:ascii="Arial" w:hAnsi="Arial" w:cs="Arial"/>
          <w:sz w:val="21"/>
          <w:szCs w:val="21"/>
        </w:rPr>
        <w:t>datasets</w:t>
      </w:r>
      <w:r w:rsidRPr="003362E4">
        <w:rPr>
          <w:rFonts w:ascii="Arial" w:hAnsi="Arial" w:cs="Arial"/>
          <w:spacing w:val="-5"/>
          <w:sz w:val="21"/>
          <w:szCs w:val="21"/>
        </w:rPr>
        <w:t xml:space="preserve"> </w:t>
      </w:r>
      <w:r w:rsidRPr="003362E4">
        <w:rPr>
          <w:rFonts w:ascii="Arial" w:hAnsi="Arial" w:cs="Arial"/>
          <w:sz w:val="21"/>
          <w:szCs w:val="21"/>
        </w:rPr>
        <w:t>[</w:t>
      </w:r>
      <w:r w:rsidRPr="002746DC">
        <w:rPr>
          <w:sz w:val="21"/>
          <w:szCs w:val="21"/>
          <w:rPrChange w:id="132" w:author="De Jesus Borges, Thiago" w:date="2024-08-15T12:22:00Z" w16du:dateUtc="2024-08-15T16:22:00Z">
            <w:rPr/>
          </w:rPrChange>
        </w:rPr>
        <w:fldChar w:fldCharType="begin"/>
      </w:r>
      <w:r w:rsidRPr="003362E4">
        <w:rPr>
          <w:sz w:val="21"/>
          <w:szCs w:val="21"/>
        </w:rPr>
        <w:instrText>HYPERLINK \l "_bookmark8"</w:instrText>
      </w:r>
      <w:r w:rsidRPr="00EB5EE6">
        <w:rPr>
          <w:sz w:val="21"/>
          <w:szCs w:val="21"/>
        </w:rPr>
      </w:r>
      <w:r w:rsidRPr="002746DC">
        <w:rPr>
          <w:sz w:val="21"/>
          <w:szCs w:val="21"/>
          <w:rPrChange w:id="133"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8</w:t>
      </w:r>
      <w:r w:rsidRPr="002746DC">
        <w:rPr>
          <w:rFonts w:ascii="Arial" w:hAnsi="Arial" w:cs="Arial"/>
          <w:color w:val="0000FF"/>
          <w:sz w:val="21"/>
          <w:szCs w:val="21"/>
          <w:rPrChange w:id="134"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3362E4">
        <w:rPr>
          <w:rFonts w:ascii="Arial" w:hAnsi="Arial" w:cs="Arial"/>
          <w:spacing w:val="-5"/>
          <w:sz w:val="21"/>
          <w:szCs w:val="21"/>
        </w:rPr>
        <w:t xml:space="preserve"> </w:t>
      </w:r>
      <w:r w:rsidRPr="003362E4">
        <w:rPr>
          <w:rFonts w:ascii="Arial" w:hAnsi="Arial" w:cs="Arial"/>
          <w:sz w:val="21"/>
          <w:szCs w:val="21"/>
        </w:rPr>
        <w:t xml:space="preserve">An </w:t>
      </w:r>
      <w:r w:rsidRPr="003362E4">
        <w:rPr>
          <w:rFonts w:ascii="Arial" w:hAnsi="Arial" w:cs="Arial"/>
          <w:spacing w:val="-2"/>
          <w:sz w:val="21"/>
          <w:szCs w:val="21"/>
        </w:rPr>
        <w:t>alternative</w:t>
      </w:r>
      <w:r w:rsidRPr="003362E4">
        <w:rPr>
          <w:rFonts w:ascii="Arial" w:hAnsi="Arial" w:cs="Arial"/>
          <w:spacing w:val="-9"/>
          <w:sz w:val="21"/>
          <w:szCs w:val="21"/>
        </w:rPr>
        <w:t xml:space="preserve"> </w:t>
      </w:r>
      <w:r w:rsidRPr="003362E4">
        <w:rPr>
          <w:rFonts w:ascii="Arial" w:hAnsi="Arial" w:cs="Arial"/>
          <w:spacing w:val="-2"/>
          <w:sz w:val="21"/>
          <w:szCs w:val="21"/>
        </w:rPr>
        <w:t>to</w:t>
      </w:r>
      <w:r w:rsidRPr="003362E4">
        <w:rPr>
          <w:rFonts w:ascii="Arial" w:hAnsi="Arial" w:cs="Arial"/>
          <w:spacing w:val="-9"/>
          <w:sz w:val="21"/>
          <w:szCs w:val="21"/>
        </w:rPr>
        <w:t xml:space="preserve"> </w:t>
      </w:r>
      <w:r w:rsidRPr="003362E4">
        <w:rPr>
          <w:rFonts w:ascii="Arial" w:hAnsi="Arial" w:cs="Arial"/>
          <w:spacing w:val="-2"/>
          <w:sz w:val="21"/>
          <w:szCs w:val="21"/>
        </w:rPr>
        <w:t>cross-sample</w:t>
      </w:r>
      <w:r w:rsidRPr="003362E4">
        <w:rPr>
          <w:rFonts w:ascii="Arial" w:hAnsi="Arial" w:cs="Arial"/>
          <w:spacing w:val="-9"/>
          <w:sz w:val="21"/>
          <w:szCs w:val="21"/>
        </w:rPr>
        <w:t xml:space="preserve"> </w:t>
      </w:r>
      <w:r w:rsidRPr="003362E4">
        <w:rPr>
          <w:rFonts w:ascii="Arial" w:hAnsi="Arial" w:cs="Arial"/>
          <w:spacing w:val="-2"/>
          <w:sz w:val="21"/>
          <w:szCs w:val="21"/>
        </w:rPr>
        <w:t>normalization</w:t>
      </w:r>
      <w:r w:rsidRPr="003362E4">
        <w:rPr>
          <w:rFonts w:ascii="Arial" w:hAnsi="Arial" w:cs="Arial"/>
          <w:spacing w:val="-9"/>
          <w:sz w:val="21"/>
          <w:szCs w:val="21"/>
        </w:rPr>
        <w:t xml:space="preserve"> </w:t>
      </w:r>
      <w:r w:rsidRPr="003362E4">
        <w:rPr>
          <w:rFonts w:ascii="Arial" w:hAnsi="Arial" w:cs="Arial"/>
          <w:spacing w:val="-2"/>
          <w:sz w:val="21"/>
          <w:szCs w:val="21"/>
        </w:rPr>
        <w:t>is</w:t>
      </w:r>
      <w:r w:rsidRPr="003362E4">
        <w:rPr>
          <w:rFonts w:ascii="Arial" w:hAnsi="Arial" w:cs="Arial"/>
          <w:spacing w:val="-9"/>
          <w:sz w:val="21"/>
          <w:szCs w:val="21"/>
        </w:rPr>
        <w:t xml:space="preserve"> </w:t>
      </w:r>
      <w:r w:rsidRPr="003362E4">
        <w:rPr>
          <w:rFonts w:ascii="Arial" w:hAnsi="Arial" w:cs="Arial"/>
          <w:spacing w:val="-2"/>
          <w:sz w:val="21"/>
          <w:szCs w:val="21"/>
        </w:rPr>
        <w:t>defining</w:t>
      </w:r>
      <w:r w:rsidRPr="003362E4">
        <w:rPr>
          <w:rFonts w:ascii="Arial" w:hAnsi="Arial" w:cs="Arial"/>
          <w:spacing w:val="-9"/>
          <w:sz w:val="21"/>
          <w:szCs w:val="21"/>
        </w:rPr>
        <w:t xml:space="preserve"> </w:t>
      </w:r>
      <w:r w:rsidRPr="003362E4">
        <w:rPr>
          <w:rFonts w:ascii="Arial" w:hAnsi="Arial" w:cs="Arial"/>
          <w:spacing w:val="-2"/>
          <w:sz w:val="21"/>
          <w:szCs w:val="21"/>
        </w:rPr>
        <w:t>housekeeping</w:t>
      </w:r>
      <w:r w:rsidRPr="003362E4">
        <w:rPr>
          <w:rFonts w:ascii="Arial" w:hAnsi="Arial" w:cs="Arial"/>
          <w:spacing w:val="-9"/>
          <w:sz w:val="21"/>
          <w:szCs w:val="21"/>
        </w:rPr>
        <w:t xml:space="preserve"> </w:t>
      </w:r>
      <w:r w:rsidRPr="003362E4">
        <w:rPr>
          <w:rFonts w:ascii="Arial" w:hAnsi="Arial" w:cs="Arial"/>
          <w:spacing w:val="-2"/>
          <w:sz w:val="21"/>
          <w:szCs w:val="21"/>
        </w:rPr>
        <w:t>genes</w:t>
      </w:r>
      <w:r w:rsidRPr="003362E4">
        <w:rPr>
          <w:rFonts w:ascii="Arial" w:hAnsi="Arial" w:cs="Arial"/>
          <w:spacing w:val="-9"/>
          <w:sz w:val="21"/>
          <w:szCs w:val="21"/>
        </w:rPr>
        <w:t xml:space="preserve"> </w:t>
      </w:r>
      <w:r w:rsidRPr="003362E4">
        <w:rPr>
          <w:rFonts w:ascii="Arial" w:hAnsi="Arial" w:cs="Arial"/>
          <w:spacing w:val="-2"/>
          <w:sz w:val="21"/>
          <w:szCs w:val="21"/>
        </w:rPr>
        <w:t>for</w:t>
      </w:r>
      <w:r w:rsidRPr="003362E4">
        <w:rPr>
          <w:rFonts w:ascii="Arial" w:hAnsi="Arial" w:cs="Arial"/>
          <w:spacing w:val="-9"/>
          <w:sz w:val="21"/>
          <w:szCs w:val="21"/>
        </w:rPr>
        <w:t xml:space="preserve"> </w:t>
      </w:r>
      <w:r w:rsidRPr="003362E4">
        <w:rPr>
          <w:rFonts w:ascii="Arial" w:hAnsi="Arial" w:cs="Arial"/>
          <w:spacing w:val="-2"/>
          <w:sz w:val="21"/>
          <w:szCs w:val="21"/>
        </w:rPr>
        <w:t>a</w:t>
      </w:r>
      <w:r w:rsidRPr="003362E4">
        <w:rPr>
          <w:rFonts w:ascii="Arial" w:hAnsi="Arial" w:cs="Arial"/>
          <w:spacing w:val="-9"/>
          <w:sz w:val="21"/>
          <w:szCs w:val="21"/>
        </w:rPr>
        <w:t xml:space="preserve"> </w:t>
      </w:r>
      <w:r w:rsidRPr="003362E4">
        <w:rPr>
          <w:rFonts w:ascii="Arial" w:hAnsi="Arial" w:cs="Arial"/>
          <w:spacing w:val="-2"/>
          <w:sz w:val="21"/>
          <w:szCs w:val="21"/>
        </w:rPr>
        <w:t xml:space="preserve">specific </w:t>
      </w:r>
      <w:r w:rsidRPr="003362E4">
        <w:rPr>
          <w:rFonts w:ascii="Arial" w:hAnsi="Arial" w:cs="Arial"/>
          <w:sz w:val="21"/>
          <w:szCs w:val="21"/>
        </w:rPr>
        <w:t xml:space="preserve">niche, such as kidney transplanted </w:t>
      </w:r>
      <w:r w:rsidR="004B113A">
        <w:rPr>
          <w:rFonts w:ascii="Arial" w:hAnsi="Arial" w:cs="Arial"/>
          <w:sz w:val="21"/>
          <w:szCs w:val="21"/>
        </w:rPr>
        <w:t>recipients</w:t>
      </w:r>
      <w:r w:rsidRPr="003362E4">
        <w:rPr>
          <w:rFonts w:ascii="Arial" w:hAnsi="Arial" w:cs="Arial"/>
          <w:sz w:val="21"/>
          <w:szCs w:val="21"/>
        </w:rPr>
        <w:t>, and normalizing each sample by them independently of other samples.</w:t>
      </w:r>
    </w:p>
    <w:p w14:paraId="58D3A08D" w14:textId="1CAC3085" w:rsidR="00F675DE" w:rsidRPr="003362E4" w:rsidRDefault="0047037D" w:rsidP="003362E4">
      <w:pPr>
        <w:pStyle w:val="BodyText"/>
        <w:spacing w:line="254" w:lineRule="auto"/>
        <w:ind w:left="360" w:right="317" w:firstLine="298"/>
        <w:rPr>
          <w:rFonts w:ascii="Arial" w:hAnsi="Arial" w:cs="Arial"/>
          <w:sz w:val="21"/>
          <w:szCs w:val="21"/>
        </w:rPr>
      </w:pPr>
      <w:r w:rsidRPr="003362E4">
        <w:rPr>
          <w:rFonts w:ascii="Arial" w:hAnsi="Arial" w:cs="Arial"/>
          <w:sz w:val="21"/>
          <w:szCs w:val="21"/>
        </w:rPr>
        <w:t>Although the biological definition of housekeeping genes is still not fully determined,</w:t>
      </w:r>
      <w:r w:rsidRPr="003362E4">
        <w:rPr>
          <w:rFonts w:ascii="Arial" w:hAnsi="Arial" w:cs="Arial"/>
          <w:spacing w:val="-5"/>
          <w:sz w:val="21"/>
          <w:szCs w:val="21"/>
        </w:rPr>
        <w:t xml:space="preserve"> </w:t>
      </w:r>
      <w:r w:rsidRPr="003362E4">
        <w:rPr>
          <w:rFonts w:ascii="Arial" w:hAnsi="Arial" w:cs="Arial"/>
          <w:sz w:val="21"/>
          <w:szCs w:val="21"/>
        </w:rPr>
        <w:t>one</w:t>
      </w:r>
      <w:r w:rsidRPr="003362E4">
        <w:rPr>
          <w:rFonts w:ascii="Arial" w:hAnsi="Arial" w:cs="Arial"/>
          <w:spacing w:val="-5"/>
          <w:sz w:val="21"/>
          <w:szCs w:val="21"/>
        </w:rPr>
        <w:t xml:space="preserve"> </w:t>
      </w:r>
      <w:r w:rsidRPr="003362E4">
        <w:rPr>
          <w:rFonts w:ascii="Arial" w:hAnsi="Arial" w:cs="Arial"/>
          <w:sz w:val="21"/>
          <w:szCs w:val="21"/>
        </w:rPr>
        <w:t>can</w:t>
      </w:r>
      <w:r w:rsidRPr="003362E4">
        <w:rPr>
          <w:rFonts w:ascii="Arial" w:hAnsi="Arial" w:cs="Arial"/>
          <w:spacing w:val="-5"/>
          <w:sz w:val="21"/>
          <w:szCs w:val="21"/>
        </w:rPr>
        <w:t xml:space="preserve"> </w:t>
      </w:r>
      <w:r w:rsidRPr="003362E4">
        <w:rPr>
          <w:rFonts w:ascii="Arial" w:hAnsi="Arial" w:cs="Arial"/>
          <w:sz w:val="21"/>
          <w:szCs w:val="21"/>
        </w:rPr>
        <w:t>define</w:t>
      </w:r>
      <w:r w:rsidRPr="003362E4">
        <w:rPr>
          <w:rFonts w:ascii="Arial" w:hAnsi="Arial" w:cs="Arial"/>
          <w:spacing w:val="-5"/>
          <w:sz w:val="21"/>
          <w:szCs w:val="21"/>
        </w:rPr>
        <w:t xml:space="preserve"> </w:t>
      </w:r>
      <w:r w:rsidRPr="003362E4">
        <w:rPr>
          <w:rFonts w:ascii="Arial" w:hAnsi="Arial" w:cs="Arial"/>
          <w:sz w:val="21"/>
          <w:szCs w:val="21"/>
        </w:rPr>
        <w:t>them</w:t>
      </w:r>
      <w:r w:rsidRPr="003362E4">
        <w:rPr>
          <w:rFonts w:ascii="Arial" w:hAnsi="Arial" w:cs="Arial"/>
          <w:spacing w:val="-5"/>
          <w:sz w:val="21"/>
          <w:szCs w:val="21"/>
        </w:rPr>
        <w:t xml:space="preserve"> </w:t>
      </w:r>
      <w:r w:rsidRPr="003362E4">
        <w:rPr>
          <w:rFonts w:ascii="Arial" w:hAnsi="Arial" w:cs="Arial"/>
          <w:sz w:val="21"/>
          <w:szCs w:val="21"/>
        </w:rPr>
        <w:t>as</w:t>
      </w:r>
      <w:r w:rsidRPr="003362E4">
        <w:rPr>
          <w:rFonts w:ascii="Arial" w:hAnsi="Arial" w:cs="Arial"/>
          <w:spacing w:val="-5"/>
          <w:sz w:val="21"/>
          <w:szCs w:val="21"/>
        </w:rPr>
        <w:t xml:space="preserve"> </w:t>
      </w:r>
      <w:r w:rsidRPr="003362E4">
        <w:rPr>
          <w:rFonts w:ascii="Arial" w:hAnsi="Arial" w:cs="Arial"/>
          <w:sz w:val="21"/>
          <w:szCs w:val="21"/>
        </w:rPr>
        <w:t>genes</w:t>
      </w:r>
      <w:r w:rsidRPr="003362E4">
        <w:rPr>
          <w:rFonts w:ascii="Arial" w:hAnsi="Arial" w:cs="Arial"/>
          <w:spacing w:val="-5"/>
          <w:sz w:val="21"/>
          <w:szCs w:val="21"/>
        </w:rPr>
        <w:t xml:space="preserve"> </w:t>
      </w:r>
      <w:r w:rsidRPr="003362E4">
        <w:rPr>
          <w:rFonts w:ascii="Arial" w:hAnsi="Arial" w:cs="Arial"/>
          <w:sz w:val="21"/>
          <w:szCs w:val="21"/>
        </w:rPr>
        <w:t>with</w:t>
      </w:r>
      <w:r w:rsidRPr="003362E4">
        <w:rPr>
          <w:rFonts w:ascii="Arial" w:hAnsi="Arial" w:cs="Arial"/>
          <w:spacing w:val="-5"/>
          <w:sz w:val="21"/>
          <w:szCs w:val="21"/>
        </w:rPr>
        <w:t xml:space="preserve"> </w:t>
      </w:r>
      <w:r w:rsidRPr="003362E4">
        <w:rPr>
          <w:rFonts w:ascii="Arial" w:hAnsi="Arial" w:cs="Arial"/>
          <w:sz w:val="21"/>
          <w:szCs w:val="21"/>
        </w:rPr>
        <w:t>constant</w:t>
      </w:r>
      <w:r w:rsidRPr="003362E4">
        <w:rPr>
          <w:rFonts w:ascii="Arial" w:hAnsi="Arial" w:cs="Arial"/>
          <w:spacing w:val="-5"/>
          <w:sz w:val="21"/>
          <w:szCs w:val="21"/>
        </w:rPr>
        <w:t xml:space="preserve"> </w:t>
      </w:r>
      <w:r w:rsidRPr="003362E4">
        <w:rPr>
          <w:rFonts w:ascii="Arial" w:hAnsi="Arial" w:cs="Arial"/>
          <w:sz w:val="21"/>
          <w:szCs w:val="21"/>
        </w:rPr>
        <w:t>expression</w:t>
      </w:r>
      <w:r w:rsidRPr="003362E4">
        <w:rPr>
          <w:rFonts w:ascii="Arial" w:hAnsi="Arial" w:cs="Arial"/>
          <w:spacing w:val="-5"/>
          <w:sz w:val="21"/>
          <w:szCs w:val="21"/>
        </w:rPr>
        <w:t xml:space="preserve"> </w:t>
      </w:r>
      <w:r w:rsidRPr="003362E4">
        <w:rPr>
          <w:rFonts w:ascii="Arial" w:hAnsi="Arial" w:cs="Arial"/>
          <w:sz w:val="21"/>
          <w:szCs w:val="21"/>
        </w:rPr>
        <w:t>in</w:t>
      </w:r>
      <w:r w:rsidRPr="003362E4">
        <w:rPr>
          <w:rFonts w:ascii="Arial" w:hAnsi="Arial" w:cs="Arial"/>
          <w:spacing w:val="-5"/>
          <w:sz w:val="21"/>
          <w:szCs w:val="21"/>
        </w:rPr>
        <w:t xml:space="preserve"> </w:t>
      </w:r>
      <w:r w:rsidRPr="003362E4">
        <w:rPr>
          <w:rFonts w:ascii="Arial" w:hAnsi="Arial" w:cs="Arial"/>
          <w:sz w:val="21"/>
          <w:szCs w:val="21"/>
        </w:rPr>
        <w:t>all</w:t>
      </w:r>
      <w:r w:rsidRPr="003362E4">
        <w:rPr>
          <w:rFonts w:ascii="Arial" w:hAnsi="Arial" w:cs="Arial"/>
          <w:spacing w:val="-5"/>
          <w:sz w:val="21"/>
          <w:szCs w:val="21"/>
        </w:rPr>
        <w:t xml:space="preserve"> </w:t>
      </w:r>
      <w:r w:rsidRPr="003362E4">
        <w:rPr>
          <w:rFonts w:ascii="Arial" w:hAnsi="Arial" w:cs="Arial"/>
          <w:sz w:val="21"/>
          <w:szCs w:val="21"/>
        </w:rPr>
        <w:t>conditions,</w:t>
      </w:r>
      <w:r w:rsidRPr="003362E4">
        <w:rPr>
          <w:rFonts w:ascii="Arial" w:hAnsi="Arial" w:cs="Arial"/>
          <w:spacing w:val="-5"/>
          <w:sz w:val="21"/>
          <w:szCs w:val="21"/>
        </w:rPr>
        <w:t xml:space="preserve"> </w:t>
      </w:r>
      <w:r w:rsidRPr="003362E4">
        <w:rPr>
          <w:rFonts w:ascii="Arial" w:hAnsi="Arial" w:cs="Arial"/>
          <w:sz w:val="21"/>
          <w:szCs w:val="21"/>
        </w:rPr>
        <w:t xml:space="preserve">with </w:t>
      </w:r>
      <w:r w:rsidRPr="003362E4">
        <w:rPr>
          <w:rFonts w:ascii="Arial" w:hAnsi="Arial" w:cs="Arial"/>
          <w:spacing w:val="-2"/>
          <w:sz w:val="21"/>
          <w:szCs w:val="21"/>
        </w:rPr>
        <w:t>an</w:t>
      </w:r>
      <w:r w:rsidRPr="003362E4">
        <w:rPr>
          <w:rFonts w:ascii="Arial" w:hAnsi="Arial" w:cs="Arial"/>
          <w:spacing w:val="-11"/>
          <w:sz w:val="21"/>
          <w:szCs w:val="21"/>
        </w:rPr>
        <w:t xml:space="preserve"> </w:t>
      </w:r>
      <w:r w:rsidRPr="003362E4">
        <w:rPr>
          <w:rFonts w:ascii="Arial" w:hAnsi="Arial" w:cs="Arial"/>
          <w:spacing w:val="-2"/>
          <w:sz w:val="21"/>
          <w:szCs w:val="21"/>
        </w:rPr>
        <w:t>essential</w:t>
      </w:r>
      <w:r w:rsidRPr="003362E4">
        <w:rPr>
          <w:rFonts w:ascii="Arial" w:hAnsi="Arial" w:cs="Arial"/>
          <w:spacing w:val="-10"/>
          <w:sz w:val="21"/>
          <w:szCs w:val="21"/>
        </w:rPr>
        <w:t xml:space="preserve"> </w:t>
      </w:r>
      <w:r w:rsidRPr="003362E4">
        <w:rPr>
          <w:rFonts w:ascii="Arial" w:hAnsi="Arial" w:cs="Arial"/>
          <w:spacing w:val="-2"/>
          <w:sz w:val="21"/>
          <w:szCs w:val="21"/>
        </w:rPr>
        <w:t>role</w:t>
      </w:r>
      <w:r w:rsidRPr="003362E4">
        <w:rPr>
          <w:rFonts w:ascii="Arial" w:hAnsi="Arial" w:cs="Arial"/>
          <w:spacing w:val="-10"/>
          <w:sz w:val="21"/>
          <w:szCs w:val="21"/>
        </w:rPr>
        <w:t xml:space="preserve"> </w:t>
      </w:r>
      <w:r w:rsidRPr="003362E4">
        <w:rPr>
          <w:rFonts w:ascii="Arial" w:hAnsi="Arial" w:cs="Arial"/>
          <w:spacing w:val="-2"/>
          <w:sz w:val="21"/>
          <w:szCs w:val="21"/>
        </w:rPr>
        <w:t>in</w:t>
      </w:r>
      <w:r w:rsidRPr="003362E4">
        <w:rPr>
          <w:rFonts w:ascii="Arial" w:hAnsi="Arial" w:cs="Arial"/>
          <w:spacing w:val="-10"/>
          <w:sz w:val="21"/>
          <w:szCs w:val="21"/>
        </w:rPr>
        <w:t xml:space="preserve"> </w:t>
      </w:r>
      <w:r w:rsidRPr="003362E4">
        <w:rPr>
          <w:rFonts w:ascii="Arial" w:hAnsi="Arial" w:cs="Arial"/>
          <w:spacing w:val="-2"/>
          <w:sz w:val="21"/>
          <w:szCs w:val="21"/>
        </w:rPr>
        <w:t>cellular</w:t>
      </w:r>
      <w:r w:rsidRPr="003362E4">
        <w:rPr>
          <w:rFonts w:ascii="Arial" w:hAnsi="Arial" w:cs="Arial"/>
          <w:spacing w:val="-10"/>
          <w:sz w:val="21"/>
          <w:szCs w:val="21"/>
        </w:rPr>
        <w:t xml:space="preserve"> </w:t>
      </w:r>
      <w:r w:rsidRPr="003362E4">
        <w:rPr>
          <w:rFonts w:ascii="Arial" w:hAnsi="Arial" w:cs="Arial"/>
          <w:spacing w:val="-2"/>
          <w:sz w:val="21"/>
          <w:szCs w:val="21"/>
        </w:rPr>
        <w:t>maintenance</w:t>
      </w:r>
      <w:r w:rsidRPr="003362E4">
        <w:rPr>
          <w:rFonts w:ascii="Arial" w:hAnsi="Arial" w:cs="Arial"/>
          <w:spacing w:val="-10"/>
          <w:sz w:val="21"/>
          <w:szCs w:val="21"/>
        </w:rPr>
        <w:t xml:space="preserve"> </w:t>
      </w:r>
      <w:r w:rsidRPr="003362E4">
        <w:rPr>
          <w:rFonts w:ascii="Arial" w:hAnsi="Arial" w:cs="Arial"/>
          <w:spacing w:val="-2"/>
          <w:sz w:val="21"/>
          <w:szCs w:val="21"/>
        </w:rPr>
        <w:t>and</w:t>
      </w:r>
      <w:r w:rsidRPr="003362E4">
        <w:rPr>
          <w:rFonts w:ascii="Arial" w:hAnsi="Arial" w:cs="Arial"/>
          <w:spacing w:val="-10"/>
          <w:sz w:val="21"/>
          <w:szCs w:val="21"/>
        </w:rPr>
        <w:t xml:space="preserve"> </w:t>
      </w:r>
      <w:r w:rsidRPr="003362E4">
        <w:rPr>
          <w:rFonts w:ascii="Arial" w:hAnsi="Arial" w:cs="Arial"/>
          <w:spacing w:val="-2"/>
          <w:sz w:val="21"/>
          <w:szCs w:val="21"/>
        </w:rPr>
        <w:t>a</w:t>
      </w:r>
      <w:r w:rsidRPr="003362E4">
        <w:rPr>
          <w:rFonts w:ascii="Arial" w:hAnsi="Arial" w:cs="Arial"/>
          <w:spacing w:val="-10"/>
          <w:sz w:val="21"/>
          <w:szCs w:val="21"/>
        </w:rPr>
        <w:t xml:space="preserve"> </w:t>
      </w:r>
      <w:r w:rsidRPr="003362E4">
        <w:rPr>
          <w:rFonts w:ascii="Arial" w:hAnsi="Arial" w:cs="Arial"/>
          <w:spacing w:val="-2"/>
          <w:sz w:val="21"/>
          <w:szCs w:val="21"/>
        </w:rPr>
        <w:t>conserved</w:t>
      </w:r>
      <w:r w:rsidRPr="003362E4">
        <w:rPr>
          <w:rFonts w:ascii="Arial" w:hAnsi="Arial" w:cs="Arial"/>
          <w:spacing w:val="-10"/>
          <w:sz w:val="21"/>
          <w:szCs w:val="21"/>
        </w:rPr>
        <w:t xml:space="preserve"> </w:t>
      </w:r>
      <w:r w:rsidRPr="003362E4">
        <w:rPr>
          <w:rFonts w:ascii="Arial" w:hAnsi="Arial" w:cs="Arial"/>
          <w:spacing w:val="-2"/>
          <w:sz w:val="21"/>
          <w:szCs w:val="21"/>
        </w:rPr>
        <w:t>sequence</w:t>
      </w:r>
      <w:r w:rsidRPr="003362E4">
        <w:rPr>
          <w:rFonts w:ascii="Arial" w:hAnsi="Arial" w:cs="Arial"/>
          <w:spacing w:val="-10"/>
          <w:sz w:val="21"/>
          <w:szCs w:val="21"/>
        </w:rPr>
        <w:t xml:space="preserve"> </w:t>
      </w:r>
      <w:r w:rsidRPr="003362E4">
        <w:rPr>
          <w:rFonts w:ascii="Arial" w:hAnsi="Arial" w:cs="Arial"/>
          <w:spacing w:val="-2"/>
          <w:sz w:val="21"/>
          <w:szCs w:val="21"/>
        </w:rPr>
        <w:t>in</w:t>
      </w:r>
      <w:r w:rsidRPr="003362E4">
        <w:rPr>
          <w:rFonts w:ascii="Arial" w:hAnsi="Arial" w:cs="Arial"/>
          <w:spacing w:val="-10"/>
          <w:sz w:val="21"/>
          <w:szCs w:val="21"/>
        </w:rPr>
        <w:t xml:space="preserve"> </w:t>
      </w:r>
      <w:r w:rsidRPr="003362E4">
        <w:rPr>
          <w:rFonts w:ascii="Arial" w:hAnsi="Arial" w:cs="Arial"/>
          <w:spacing w:val="-2"/>
          <w:sz w:val="21"/>
          <w:szCs w:val="21"/>
        </w:rPr>
        <w:t>evolutionary</w:t>
      </w:r>
      <w:r w:rsidRPr="003362E4">
        <w:rPr>
          <w:rFonts w:ascii="Arial" w:hAnsi="Arial" w:cs="Arial"/>
          <w:spacing w:val="-10"/>
          <w:sz w:val="21"/>
          <w:szCs w:val="21"/>
        </w:rPr>
        <w:t xml:space="preserve"> </w:t>
      </w:r>
      <w:r w:rsidRPr="003362E4">
        <w:rPr>
          <w:rFonts w:ascii="Arial" w:hAnsi="Arial" w:cs="Arial"/>
          <w:spacing w:val="-2"/>
          <w:sz w:val="21"/>
          <w:szCs w:val="21"/>
        </w:rPr>
        <w:t>his</w:t>
      </w:r>
      <w:r w:rsidRPr="003362E4">
        <w:rPr>
          <w:rFonts w:ascii="Arial" w:hAnsi="Arial" w:cs="Arial"/>
          <w:sz w:val="21"/>
          <w:szCs w:val="21"/>
        </w:rPr>
        <w:t>tory</w:t>
      </w:r>
      <w:r w:rsidRPr="003362E4">
        <w:rPr>
          <w:rFonts w:ascii="Arial" w:hAnsi="Arial" w:cs="Arial"/>
          <w:spacing w:val="-12"/>
          <w:sz w:val="21"/>
          <w:szCs w:val="21"/>
        </w:rPr>
        <w:t xml:space="preserve"> </w:t>
      </w:r>
      <w:r w:rsidRPr="003362E4">
        <w:rPr>
          <w:rFonts w:ascii="Arial" w:hAnsi="Arial" w:cs="Arial"/>
          <w:sz w:val="21"/>
          <w:szCs w:val="21"/>
        </w:rPr>
        <w:t>[</w:t>
      </w:r>
      <w:r w:rsidRPr="002746DC">
        <w:rPr>
          <w:sz w:val="21"/>
          <w:szCs w:val="21"/>
          <w:rPrChange w:id="135" w:author="De Jesus Borges, Thiago" w:date="2024-08-15T12:22:00Z" w16du:dateUtc="2024-08-15T16:22:00Z">
            <w:rPr/>
          </w:rPrChange>
        </w:rPr>
        <w:fldChar w:fldCharType="begin"/>
      </w:r>
      <w:r w:rsidRPr="003362E4">
        <w:rPr>
          <w:sz w:val="21"/>
          <w:szCs w:val="21"/>
        </w:rPr>
        <w:instrText>HYPERLINK \l "_bookmark9"</w:instrText>
      </w:r>
      <w:r w:rsidRPr="00EB5EE6">
        <w:rPr>
          <w:sz w:val="21"/>
          <w:szCs w:val="21"/>
        </w:rPr>
      </w:r>
      <w:r w:rsidRPr="002746DC">
        <w:rPr>
          <w:sz w:val="21"/>
          <w:szCs w:val="21"/>
          <w:rPrChange w:id="136"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9</w:t>
      </w:r>
      <w:r w:rsidRPr="002746DC">
        <w:rPr>
          <w:rFonts w:ascii="Arial" w:hAnsi="Arial" w:cs="Arial"/>
          <w:color w:val="0000FF"/>
          <w:sz w:val="21"/>
          <w:szCs w:val="21"/>
          <w:rPrChange w:id="137"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2746DC">
        <w:rPr>
          <w:sz w:val="21"/>
          <w:szCs w:val="21"/>
          <w:rPrChange w:id="138" w:author="De Jesus Borges, Thiago" w:date="2024-08-15T12:22:00Z" w16du:dateUtc="2024-08-15T16:22:00Z">
            <w:rPr/>
          </w:rPrChange>
        </w:rPr>
        <w:fldChar w:fldCharType="begin"/>
      </w:r>
      <w:r w:rsidRPr="003362E4">
        <w:rPr>
          <w:sz w:val="21"/>
          <w:szCs w:val="21"/>
        </w:rPr>
        <w:instrText>HYPERLINK \l "_bookmark10"</w:instrText>
      </w:r>
      <w:r w:rsidRPr="00EB5EE6">
        <w:rPr>
          <w:sz w:val="21"/>
          <w:szCs w:val="21"/>
        </w:rPr>
      </w:r>
      <w:r w:rsidRPr="002746DC">
        <w:rPr>
          <w:sz w:val="21"/>
          <w:szCs w:val="21"/>
          <w:rPrChange w:id="139"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10</w:t>
      </w:r>
      <w:r w:rsidRPr="002746DC">
        <w:rPr>
          <w:rFonts w:ascii="Arial" w:hAnsi="Arial" w:cs="Arial"/>
          <w:color w:val="0000FF"/>
          <w:sz w:val="21"/>
          <w:szCs w:val="21"/>
          <w:rPrChange w:id="140"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2746DC">
        <w:rPr>
          <w:sz w:val="21"/>
          <w:szCs w:val="21"/>
          <w:rPrChange w:id="141" w:author="De Jesus Borges, Thiago" w:date="2024-08-15T12:22:00Z" w16du:dateUtc="2024-08-15T16:22:00Z">
            <w:rPr/>
          </w:rPrChange>
        </w:rPr>
        <w:fldChar w:fldCharType="begin"/>
      </w:r>
      <w:r w:rsidRPr="003362E4">
        <w:rPr>
          <w:sz w:val="21"/>
          <w:szCs w:val="21"/>
        </w:rPr>
        <w:instrText>HYPERLINK \l "_bookmark11"</w:instrText>
      </w:r>
      <w:r w:rsidRPr="00EB5EE6">
        <w:rPr>
          <w:sz w:val="21"/>
          <w:szCs w:val="21"/>
        </w:rPr>
      </w:r>
      <w:r w:rsidRPr="002746DC">
        <w:rPr>
          <w:sz w:val="21"/>
          <w:szCs w:val="21"/>
          <w:rPrChange w:id="142" w:author="De Jesus Borges, Thiago" w:date="2024-08-15T12:22:00Z" w16du:dateUtc="2024-08-15T16:22:00Z">
            <w:rPr>
              <w:rFonts w:ascii="Arial" w:hAnsi="Arial" w:cs="Arial"/>
              <w:color w:val="0000FF"/>
            </w:rPr>
          </w:rPrChange>
        </w:rPr>
        <w:fldChar w:fldCharType="separate"/>
      </w:r>
      <w:r w:rsidRPr="003362E4">
        <w:rPr>
          <w:rFonts w:ascii="Arial" w:hAnsi="Arial" w:cs="Arial"/>
          <w:color w:val="0000FF"/>
          <w:sz w:val="21"/>
          <w:szCs w:val="21"/>
        </w:rPr>
        <w:t>11</w:t>
      </w:r>
      <w:r w:rsidRPr="002746DC">
        <w:rPr>
          <w:rFonts w:ascii="Arial" w:hAnsi="Arial" w:cs="Arial"/>
          <w:color w:val="0000FF"/>
          <w:sz w:val="21"/>
          <w:szCs w:val="21"/>
          <w:rPrChange w:id="143" w:author="De Jesus Borges, Thiago" w:date="2024-08-15T12:22:00Z" w16du:dateUtc="2024-08-15T16:22:00Z">
            <w:rPr>
              <w:rFonts w:ascii="Arial" w:hAnsi="Arial" w:cs="Arial"/>
              <w:color w:val="0000FF"/>
            </w:rPr>
          </w:rPrChange>
        </w:rPr>
        <w:fldChar w:fldCharType="end"/>
      </w:r>
      <w:r w:rsidRPr="003362E4">
        <w:rPr>
          <w:rFonts w:ascii="Arial" w:hAnsi="Arial" w:cs="Arial"/>
          <w:sz w:val="21"/>
          <w:szCs w:val="21"/>
        </w:rPr>
        <w:t>].</w:t>
      </w:r>
      <w:r w:rsidRPr="003362E4">
        <w:rPr>
          <w:rFonts w:ascii="Arial" w:hAnsi="Arial" w:cs="Arial"/>
          <w:spacing w:val="-12"/>
          <w:sz w:val="21"/>
          <w:szCs w:val="21"/>
        </w:rPr>
        <w:t xml:space="preserve"> </w:t>
      </w:r>
      <w:r w:rsidRPr="003362E4">
        <w:rPr>
          <w:rFonts w:ascii="Arial" w:hAnsi="Arial" w:cs="Arial"/>
          <w:sz w:val="21"/>
          <w:szCs w:val="21"/>
        </w:rPr>
        <w:t>Nevertheless,</w:t>
      </w:r>
      <w:r w:rsidRPr="003362E4">
        <w:rPr>
          <w:rFonts w:ascii="Arial" w:hAnsi="Arial" w:cs="Arial"/>
          <w:spacing w:val="-11"/>
          <w:sz w:val="21"/>
          <w:szCs w:val="21"/>
        </w:rPr>
        <w:t xml:space="preserve"> </w:t>
      </w:r>
      <w:r w:rsidRPr="003362E4">
        <w:rPr>
          <w:rFonts w:ascii="Arial" w:hAnsi="Arial" w:cs="Arial"/>
          <w:sz w:val="21"/>
          <w:szCs w:val="21"/>
        </w:rPr>
        <w:t>since</w:t>
      </w:r>
      <w:r w:rsidRPr="003362E4">
        <w:rPr>
          <w:rFonts w:ascii="Arial" w:hAnsi="Arial" w:cs="Arial"/>
          <w:spacing w:val="-12"/>
          <w:sz w:val="21"/>
          <w:szCs w:val="21"/>
        </w:rPr>
        <w:t xml:space="preserve"> </w:t>
      </w:r>
      <w:r w:rsidRPr="003362E4">
        <w:rPr>
          <w:rFonts w:ascii="Arial" w:hAnsi="Arial" w:cs="Arial"/>
          <w:sz w:val="21"/>
          <w:szCs w:val="21"/>
        </w:rPr>
        <w:t>the</w:t>
      </w:r>
      <w:r w:rsidRPr="003362E4">
        <w:rPr>
          <w:rFonts w:ascii="Arial" w:hAnsi="Arial" w:cs="Arial"/>
          <w:spacing w:val="-12"/>
          <w:sz w:val="21"/>
          <w:szCs w:val="21"/>
        </w:rPr>
        <w:t xml:space="preserve"> </w:t>
      </w:r>
      <w:r w:rsidRPr="003362E4">
        <w:rPr>
          <w:rFonts w:ascii="Arial" w:hAnsi="Arial" w:cs="Arial"/>
          <w:sz w:val="21"/>
          <w:szCs w:val="21"/>
        </w:rPr>
        <w:t>expression</w:t>
      </w:r>
      <w:r w:rsidRPr="003362E4">
        <w:rPr>
          <w:rFonts w:ascii="Arial" w:hAnsi="Arial" w:cs="Arial"/>
          <w:spacing w:val="-12"/>
          <w:sz w:val="21"/>
          <w:szCs w:val="21"/>
        </w:rPr>
        <w:t xml:space="preserve"> </w:t>
      </w:r>
      <w:r w:rsidRPr="003362E4">
        <w:rPr>
          <w:rFonts w:ascii="Arial" w:hAnsi="Arial" w:cs="Arial"/>
          <w:sz w:val="21"/>
          <w:szCs w:val="21"/>
        </w:rPr>
        <w:t>levels</w:t>
      </w:r>
      <w:r w:rsidRPr="003362E4">
        <w:rPr>
          <w:rFonts w:ascii="Arial" w:hAnsi="Arial" w:cs="Arial"/>
          <w:spacing w:val="-12"/>
          <w:sz w:val="21"/>
          <w:szCs w:val="21"/>
        </w:rPr>
        <w:t xml:space="preserve"> </w:t>
      </w:r>
      <w:r w:rsidRPr="003362E4">
        <w:rPr>
          <w:rFonts w:ascii="Arial" w:hAnsi="Arial" w:cs="Arial"/>
          <w:sz w:val="21"/>
          <w:szCs w:val="21"/>
        </w:rPr>
        <w:t>of</w:t>
      </w:r>
      <w:r w:rsidRPr="003362E4">
        <w:rPr>
          <w:rFonts w:ascii="Arial" w:hAnsi="Arial" w:cs="Arial"/>
          <w:spacing w:val="-12"/>
          <w:sz w:val="21"/>
          <w:szCs w:val="21"/>
        </w:rPr>
        <w:t xml:space="preserve"> </w:t>
      </w:r>
      <w:r w:rsidRPr="003362E4">
        <w:rPr>
          <w:rFonts w:ascii="Arial" w:hAnsi="Arial" w:cs="Arial"/>
          <w:sz w:val="21"/>
          <w:szCs w:val="21"/>
        </w:rPr>
        <w:t>a</w:t>
      </w:r>
      <w:r w:rsidRPr="003362E4">
        <w:rPr>
          <w:rFonts w:ascii="Arial" w:hAnsi="Arial" w:cs="Arial"/>
          <w:spacing w:val="-12"/>
          <w:sz w:val="21"/>
          <w:szCs w:val="21"/>
        </w:rPr>
        <w:t xml:space="preserve"> </w:t>
      </w:r>
      <w:r w:rsidRPr="003362E4">
        <w:rPr>
          <w:rFonts w:ascii="Arial" w:hAnsi="Arial" w:cs="Arial"/>
          <w:sz w:val="21"/>
          <w:szCs w:val="21"/>
        </w:rPr>
        <w:t>gene</w:t>
      </w:r>
      <w:r w:rsidRPr="003362E4">
        <w:rPr>
          <w:rFonts w:ascii="Arial" w:hAnsi="Arial" w:cs="Arial"/>
          <w:spacing w:val="-12"/>
          <w:sz w:val="21"/>
          <w:szCs w:val="21"/>
        </w:rPr>
        <w:t xml:space="preserve"> </w:t>
      </w:r>
      <w:r w:rsidRPr="003362E4">
        <w:rPr>
          <w:rFonts w:ascii="Arial" w:hAnsi="Arial" w:cs="Arial"/>
          <w:sz w:val="21"/>
          <w:szCs w:val="21"/>
        </w:rPr>
        <w:t>can</w:t>
      </w:r>
      <w:r w:rsidRPr="003362E4">
        <w:rPr>
          <w:rFonts w:ascii="Arial" w:hAnsi="Arial" w:cs="Arial"/>
          <w:spacing w:val="-12"/>
          <w:sz w:val="21"/>
          <w:szCs w:val="21"/>
        </w:rPr>
        <w:t xml:space="preserve"> </w:t>
      </w:r>
      <w:r w:rsidRPr="003362E4">
        <w:rPr>
          <w:rFonts w:ascii="Arial" w:hAnsi="Arial" w:cs="Arial"/>
          <w:sz w:val="21"/>
          <w:szCs w:val="21"/>
        </w:rPr>
        <w:t>vary</w:t>
      </w:r>
      <w:r w:rsidRPr="003362E4">
        <w:rPr>
          <w:rFonts w:ascii="Arial" w:hAnsi="Arial" w:cs="Arial"/>
          <w:spacing w:val="-11"/>
          <w:sz w:val="21"/>
          <w:szCs w:val="21"/>
        </w:rPr>
        <w:t xml:space="preserve"> </w:t>
      </w:r>
      <w:r w:rsidRPr="003362E4">
        <w:rPr>
          <w:rFonts w:ascii="Arial" w:hAnsi="Arial" w:cs="Arial"/>
          <w:sz w:val="21"/>
          <w:szCs w:val="21"/>
        </w:rPr>
        <w:t>with</w:t>
      </w:r>
      <w:r w:rsidRPr="003362E4">
        <w:rPr>
          <w:rFonts w:ascii="Arial" w:hAnsi="Arial" w:cs="Arial"/>
          <w:spacing w:val="-12"/>
          <w:sz w:val="21"/>
          <w:szCs w:val="21"/>
        </w:rPr>
        <w:t xml:space="preserve"> </w:t>
      </w:r>
      <w:r w:rsidRPr="003362E4">
        <w:rPr>
          <w:rFonts w:ascii="Arial" w:hAnsi="Arial" w:cs="Arial"/>
          <w:sz w:val="21"/>
          <w:szCs w:val="21"/>
        </w:rPr>
        <w:t xml:space="preserve">drug </w:t>
      </w:r>
      <w:r w:rsidRPr="003362E4">
        <w:rPr>
          <w:rFonts w:ascii="Arial" w:hAnsi="Arial" w:cs="Arial"/>
          <w:spacing w:val="-4"/>
          <w:sz w:val="21"/>
          <w:szCs w:val="21"/>
        </w:rPr>
        <w:t>treatment</w:t>
      </w:r>
      <w:r w:rsidRPr="003362E4">
        <w:rPr>
          <w:rFonts w:ascii="Arial" w:hAnsi="Arial" w:cs="Arial"/>
          <w:spacing w:val="-9"/>
          <w:sz w:val="21"/>
          <w:szCs w:val="21"/>
        </w:rPr>
        <w:t xml:space="preserve"> </w:t>
      </w:r>
      <w:r w:rsidRPr="003362E4">
        <w:rPr>
          <w:rFonts w:ascii="Arial" w:hAnsi="Arial" w:cs="Arial"/>
          <w:spacing w:val="-4"/>
          <w:sz w:val="21"/>
          <w:szCs w:val="21"/>
        </w:rPr>
        <w:t>[</w:t>
      </w:r>
      <w:r w:rsidRPr="002746DC">
        <w:rPr>
          <w:sz w:val="21"/>
          <w:szCs w:val="21"/>
          <w:rPrChange w:id="144" w:author="De Jesus Borges, Thiago" w:date="2024-08-15T12:22:00Z" w16du:dateUtc="2024-08-15T16:22:00Z">
            <w:rPr/>
          </w:rPrChange>
        </w:rPr>
        <w:fldChar w:fldCharType="begin"/>
      </w:r>
      <w:r w:rsidRPr="003362E4">
        <w:rPr>
          <w:sz w:val="21"/>
          <w:szCs w:val="21"/>
        </w:rPr>
        <w:instrText>HYPERLINK \l "_bookmark12"</w:instrText>
      </w:r>
      <w:r w:rsidRPr="00EB5EE6">
        <w:rPr>
          <w:sz w:val="21"/>
          <w:szCs w:val="21"/>
        </w:rPr>
      </w:r>
      <w:r w:rsidRPr="002746DC">
        <w:rPr>
          <w:sz w:val="21"/>
          <w:szCs w:val="21"/>
          <w:rPrChange w:id="145"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12</w:t>
      </w:r>
      <w:r w:rsidRPr="002746DC">
        <w:rPr>
          <w:rFonts w:ascii="Arial" w:hAnsi="Arial" w:cs="Arial"/>
          <w:color w:val="0000FF"/>
          <w:spacing w:val="-4"/>
          <w:sz w:val="21"/>
          <w:szCs w:val="21"/>
          <w:rPrChange w:id="146"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3362E4">
        <w:rPr>
          <w:rFonts w:ascii="Arial" w:hAnsi="Arial" w:cs="Arial"/>
          <w:spacing w:val="-8"/>
          <w:sz w:val="21"/>
          <w:szCs w:val="21"/>
        </w:rPr>
        <w:t xml:space="preserve"> </w:t>
      </w:r>
      <w:r w:rsidRPr="003362E4">
        <w:rPr>
          <w:rFonts w:ascii="Arial" w:hAnsi="Arial" w:cs="Arial"/>
          <w:spacing w:val="-4"/>
          <w:sz w:val="21"/>
          <w:szCs w:val="21"/>
        </w:rPr>
        <w:t>and</w:t>
      </w:r>
      <w:r w:rsidRPr="003362E4">
        <w:rPr>
          <w:rFonts w:ascii="Arial" w:hAnsi="Arial" w:cs="Arial"/>
          <w:spacing w:val="-8"/>
          <w:sz w:val="21"/>
          <w:szCs w:val="21"/>
        </w:rPr>
        <w:t xml:space="preserve"> </w:t>
      </w:r>
      <w:r w:rsidRPr="003362E4">
        <w:rPr>
          <w:rFonts w:ascii="Arial" w:hAnsi="Arial" w:cs="Arial"/>
          <w:spacing w:val="-4"/>
          <w:sz w:val="21"/>
          <w:szCs w:val="21"/>
        </w:rPr>
        <w:t>clinical</w:t>
      </w:r>
      <w:r w:rsidRPr="003362E4">
        <w:rPr>
          <w:rFonts w:ascii="Arial" w:hAnsi="Arial" w:cs="Arial"/>
          <w:spacing w:val="-8"/>
          <w:sz w:val="21"/>
          <w:szCs w:val="21"/>
        </w:rPr>
        <w:t xml:space="preserve"> </w:t>
      </w:r>
      <w:r w:rsidRPr="003362E4">
        <w:rPr>
          <w:rFonts w:ascii="Arial" w:hAnsi="Arial" w:cs="Arial"/>
          <w:spacing w:val="-4"/>
          <w:sz w:val="21"/>
          <w:szCs w:val="21"/>
        </w:rPr>
        <w:t>conditions</w:t>
      </w:r>
      <w:r w:rsidRPr="003362E4">
        <w:rPr>
          <w:rFonts w:ascii="Arial" w:hAnsi="Arial" w:cs="Arial"/>
          <w:spacing w:val="-8"/>
          <w:sz w:val="21"/>
          <w:szCs w:val="21"/>
        </w:rPr>
        <w:t xml:space="preserve"> </w:t>
      </w:r>
      <w:commentRangeStart w:id="147"/>
      <w:commentRangeStart w:id="148"/>
      <w:r w:rsidRPr="003362E4">
        <w:rPr>
          <w:rFonts w:ascii="Arial" w:hAnsi="Arial" w:cs="Arial"/>
          <w:spacing w:val="-4"/>
          <w:sz w:val="21"/>
          <w:szCs w:val="21"/>
        </w:rPr>
        <w:t>[</w:t>
      </w:r>
      <w:r w:rsidRPr="002746DC">
        <w:rPr>
          <w:sz w:val="21"/>
          <w:szCs w:val="21"/>
          <w:rPrChange w:id="149" w:author="De Jesus Borges, Thiago" w:date="2024-08-15T12:22:00Z" w16du:dateUtc="2024-08-15T16:22:00Z">
            <w:rPr/>
          </w:rPrChange>
        </w:rPr>
        <w:fldChar w:fldCharType="begin"/>
      </w:r>
      <w:r w:rsidRPr="003362E4">
        <w:rPr>
          <w:sz w:val="21"/>
          <w:szCs w:val="21"/>
        </w:rPr>
        <w:instrText>HYPERLINK \l "_bookmark13"</w:instrText>
      </w:r>
      <w:r w:rsidRPr="00EB5EE6">
        <w:rPr>
          <w:sz w:val="21"/>
          <w:szCs w:val="21"/>
        </w:rPr>
      </w:r>
      <w:r w:rsidRPr="002746DC">
        <w:rPr>
          <w:sz w:val="21"/>
          <w:szCs w:val="21"/>
          <w:rPrChange w:id="150"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13</w:t>
      </w:r>
      <w:r w:rsidRPr="002746DC">
        <w:rPr>
          <w:rFonts w:ascii="Arial" w:hAnsi="Arial" w:cs="Arial"/>
          <w:color w:val="0000FF"/>
          <w:spacing w:val="-4"/>
          <w:sz w:val="21"/>
          <w:szCs w:val="21"/>
          <w:rPrChange w:id="151"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2746DC">
        <w:rPr>
          <w:sz w:val="21"/>
          <w:szCs w:val="21"/>
          <w:rPrChange w:id="152" w:author="De Jesus Borges, Thiago" w:date="2024-08-15T12:22:00Z" w16du:dateUtc="2024-08-15T16:22:00Z">
            <w:rPr/>
          </w:rPrChange>
        </w:rPr>
        <w:fldChar w:fldCharType="begin"/>
      </w:r>
      <w:r w:rsidRPr="003362E4">
        <w:rPr>
          <w:sz w:val="21"/>
          <w:szCs w:val="21"/>
        </w:rPr>
        <w:instrText>HYPERLINK \l "_bookmark14"</w:instrText>
      </w:r>
      <w:r w:rsidRPr="00EB5EE6">
        <w:rPr>
          <w:sz w:val="21"/>
          <w:szCs w:val="21"/>
        </w:rPr>
      </w:r>
      <w:r w:rsidRPr="002746DC">
        <w:rPr>
          <w:sz w:val="21"/>
          <w:szCs w:val="21"/>
          <w:rPrChange w:id="153"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14</w:t>
      </w:r>
      <w:r w:rsidRPr="002746DC">
        <w:rPr>
          <w:rFonts w:ascii="Arial" w:hAnsi="Arial" w:cs="Arial"/>
          <w:color w:val="0000FF"/>
          <w:spacing w:val="-4"/>
          <w:sz w:val="21"/>
          <w:szCs w:val="21"/>
          <w:rPrChange w:id="154"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2746DC">
        <w:rPr>
          <w:sz w:val="21"/>
          <w:szCs w:val="21"/>
          <w:rPrChange w:id="155" w:author="De Jesus Borges, Thiago" w:date="2024-08-15T12:22:00Z" w16du:dateUtc="2024-08-15T16:22:00Z">
            <w:rPr/>
          </w:rPrChange>
        </w:rPr>
        <w:fldChar w:fldCharType="begin"/>
      </w:r>
      <w:r w:rsidRPr="003362E4">
        <w:rPr>
          <w:sz w:val="21"/>
          <w:szCs w:val="21"/>
        </w:rPr>
        <w:instrText>HYPERLINK \l "_bookmark15"</w:instrText>
      </w:r>
      <w:r w:rsidRPr="00EB5EE6">
        <w:rPr>
          <w:sz w:val="21"/>
          <w:szCs w:val="21"/>
        </w:rPr>
      </w:r>
      <w:r w:rsidRPr="002746DC">
        <w:rPr>
          <w:sz w:val="21"/>
          <w:szCs w:val="21"/>
          <w:rPrChange w:id="156"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15</w:t>
      </w:r>
      <w:r w:rsidRPr="002746DC">
        <w:rPr>
          <w:rFonts w:ascii="Arial" w:hAnsi="Arial" w:cs="Arial"/>
          <w:color w:val="0000FF"/>
          <w:spacing w:val="-4"/>
          <w:sz w:val="21"/>
          <w:szCs w:val="21"/>
          <w:rPrChange w:id="157"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2746DC">
        <w:rPr>
          <w:sz w:val="21"/>
          <w:szCs w:val="21"/>
          <w:rPrChange w:id="158" w:author="De Jesus Borges, Thiago" w:date="2024-08-15T12:22:00Z" w16du:dateUtc="2024-08-15T16:22:00Z">
            <w:rPr/>
          </w:rPrChange>
        </w:rPr>
        <w:fldChar w:fldCharType="begin"/>
      </w:r>
      <w:r w:rsidRPr="003362E4">
        <w:rPr>
          <w:sz w:val="21"/>
          <w:szCs w:val="21"/>
        </w:rPr>
        <w:instrText>HYPERLINK \l "_bookmark16"</w:instrText>
      </w:r>
      <w:r w:rsidRPr="00EB5EE6">
        <w:rPr>
          <w:sz w:val="21"/>
          <w:szCs w:val="21"/>
        </w:rPr>
      </w:r>
      <w:r w:rsidRPr="002746DC">
        <w:rPr>
          <w:sz w:val="21"/>
          <w:szCs w:val="21"/>
          <w:rPrChange w:id="159"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16</w:t>
      </w:r>
      <w:r w:rsidRPr="002746DC">
        <w:rPr>
          <w:rFonts w:ascii="Arial" w:hAnsi="Arial" w:cs="Arial"/>
          <w:color w:val="0000FF"/>
          <w:spacing w:val="-4"/>
          <w:sz w:val="21"/>
          <w:szCs w:val="21"/>
          <w:rPrChange w:id="160"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w:t>
      </w:r>
      <w:r w:rsidRPr="003362E4">
        <w:rPr>
          <w:rFonts w:ascii="Arial" w:hAnsi="Arial" w:cs="Arial"/>
          <w:spacing w:val="-8"/>
          <w:sz w:val="21"/>
          <w:szCs w:val="21"/>
        </w:rPr>
        <w:t xml:space="preserve"> </w:t>
      </w:r>
      <w:commentRangeEnd w:id="147"/>
      <w:r w:rsidR="00D25F6C">
        <w:rPr>
          <w:rStyle w:val="CommentReference"/>
        </w:rPr>
        <w:commentReference w:id="147"/>
      </w:r>
      <w:commentRangeEnd w:id="148"/>
      <w:r w:rsidR="00EB5EE6">
        <w:rPr>
          <w:rStyle w:val="CommentReference"/>
        </w:rPr>
        <w:commentReference w:id="148"/>
      </w:r>
      <w:r w:rsidRPr="003362E4">
        <w:rPr>
          <w:rFonts w:ascii="Arial" w:hAnsi="Arial" w:cs="Arial"/>
          <w:spacing w:val="-4"/>
          <w:sz w:val="21"/>
          <w:szCs w:val="21"/>
        </w:rPr>
        <w:t>different</w:t>
      </w:r>
      <w:r w:rsidRPr="003362E4">
        <w:rPr>
          <w:rFonts w:ascii="Arial" w:hAnsi="Arial" w:cs="Arial"/>
          <w:spacing w:val="-8"/>
          <w:sz w:val="21"/>
          <w:szCs w:val="21"/>
        </w:rPr>
        <w:t xml:space="preserve"> </w:t>
      </w:r>
      <w:r w:rsidRPr="003362E4">
        <w:rPr>
          <w:rFonts w:ascii="Arial" w:hAnsi="Arial" w:cs="Arial"/>
          <w:spacing w:val="-4"/>
          <w:sz w:val="21"/>
          <w:szCs w:val="21"/>
        </w:rPr>
        <w:t>diseases</w:t>
      </w:r>
      <w:r w:rsidRPr="003362E4">
        <w:rPr>
          <w:rFonts w:ascii="Arial" w:hAnsi="Arial" w:cs="Arial"/>
          <w:spacing w:val="-8"/>
          <w:sz w:val="21"/>
          <w:szCs w:val="21"/>
        </w:rPr>
        <w:t xml:space="preserve"> </w:t>
      </w:r>
      <w:r w:rsidRPr="003362E4">
        <w:rPr>
          <w:rFonts w:ascii="Arial" w:hAnsi="Arial" w:cs="Arial"/>
          <w:spacing w:val="-4"/>
          <w:sz w:val="21"/>
          <w:szCs w:val="21"/>
        </w:rPr>
        <w:t>and</w:t>
      </w:r>
      <w:r w:rsidRPr="003362E4">
        <w:rPr>
          <w:rFonts w:ascii="Arial" w:hAnsi="Arial" w:cs="Arial"/>
          <w:spacing w:val="-8"/>
          <w:sz w:val="21"/>
          <w:szCs w:val="21"/>
        </w:rPr>
        <w:t xml:space="preserve"> </w:t>
      </w:r>
      <w:r w:rsidRPr="003362E4">
        <w:rPr>
          <w:rFonts w:ascii="Arial" w:hAnsi="Arial" w:cs="Arial"/>
          <w:spacing w:val="-4"/>
          <w:sz w:val="21"/>
          <w:szCs w:val="21"/>
        </w:rPr>
        <w:t xml:space="preserve">treatments </w:t>
      </w:r>
      <w:r w:rsidRPr="003362E4">
        <w:rPr>
          <w:rFonts w:ascii="Arial" w:hAnsi="Arial" w:cs="Arial"/>
          <w:sz w:val="21"/>
          <w:szCs w:val="21"/>
        </w:rPr>
        <w:t xml:space="preserve">can lead to a different set of </w:t>
      </w:r>
      <w:r w:rsidR="004B113A">
        <w:rPr>
          <w:rFonts w:ascii="Arial" w:hAnsi="Arial" w:cs="Arial"/>
          <w:sz w:val="21"/>
          <w:szCs w:val="21"/>
        </w:rPr>
        <w:t>HKGs</w:t>
      </w:r>
      <w:r w:rsidRPr="003362E4">
        <w:rPr>
          <w:rFonts w:ascii="Arial" w:hAnsi="Arial" w:cs="Arial"/>
          <w:sz w:val="21"/>
          <w:szCs w:val="21"/>
        </w:rPr>
        <w:t>. Thus, they should be defined for cohorts</w:t>
      </w:r>
      <w:r w:rsidRPr="003362E4">
        <w:rPr>
          <w:rFonts w:ascii="Arial" w:hAnsi="Arial" w:cs="Arial"/>
          <w:spacing w:val="-13"/>
          <w:sz w:val="21"/>
          <w:szCs w:val="21"/>
        </w:rPr>
        <w:t xml:space="preserve"> </w:t>
      </w:r>
      <w:r w:rsidRPr="003362E4">
        <w:rPr>
          <w:rFonts w:ascii="Arial" w:hAnsi="Arial" w:cs="Arial"/>
          <w:sz w:val="21"/>
          <w:szCs w:val="21"/>
        </w:rPr>
        <w:t>subject</w:t>
      </w:r>
      <w:r w:rsidRPr="003362E4">
        <w:rPr>
          <w:rFonts w:ascii="Arial" w:hAnsi="Arial" w:cs="Arial"/>
          <w:spacing w:val="-12"/>
          <w:sz w:val="21"/>
          <w:szCs w:val="21"/>
        </w:rPr>
        <w:t xml:space="preserve"> </w:t>
      </w:r>
      <w:r w:rsidRPr="003362E4">
        <w:rPr>
          <w:rFonts w:ascii="Arial" w:hAnsi="Arial" w:cs="Arial"/>
          <w:sz w:val="21"/>
          <w:szCs w:val="21"/>
        </w:rPr>
        <w:t>to</w:t>
      </w:r>
      <w:r w:rsidRPr="003362E4">
        <w:rPr>
          <w:rFonts w:ascii="Arial" w:hAnsi="Arial" w:cs="Arial"/>
          <w:spacing w:val="-12"/>
          <w:sz w:val="21"/>
          <w:szCs w:val="21"/>
        </w:rPr>
        <w:t xml:space="preserve"> </w:t>
      </w:r>
      <w:r w:rsidRPr="003362E4">
        <w:rPr>
          <w:rFonts w:ascii="Arial" w:hAnsi="Arial" w:cs="Arial"/>
          <w:sz w:val="21"/>
          <w:szCs w:val="21"/>
        </w:rPr>
        <w:t>specific</w:t>
      </w:r>
      <w:r w:rsidRPr="003362E4">
        <w:rPr>
          <w:rFonts w:ascii="Arial" w:hAnsi="Arial" w:cs="Arial"/>
          <w:spacing w:val="-12"/>
          <w:sz w:val="21"/>
          <w:szCs w:val="21"/>
        </w:rPr>
        <w:t xml:space="preserve"> </w:t>
      </w:r>
      <w:r w:rsidRPr="003362E4">
        <w:rPr>
          <w:rFonts w:ascii="Arial" w:hAnsi="Arial" w:cs="Arial"/>
          <w:sz w:val="21"/>
          <w:szCs w:val="21"/>
        </w:rPr>
        <w:t>treatments</w:t>
      </w:r>
      <w:r w:rsidRPr="003362E4">
        <w:rPr>
          <w:rFonts w:ascii="Arial" w:hAnsi="Arial" w:cs="Arial"/>
          <w:spacing w:val="-12"/>
          <w:sz w:val="21"/>
          <w:szCs w:val="21"/>
        </w:rPr>
        <w:t xml:space="preserve"> </w:t>
      </w:r>
      <w:r w:rsidRPr="003362E4">
        <w:rPr>
          <w:rFonts w:ascii="Arial" w:hAnsi="Arial" w:cs="Arial"/>
          <w:sz w:val="21"/>
          <w:szCs w:val="21"/>
        </w:rPr>
        <w:t>and</w:t>
      </w:r>
      <w:r w:rsidRPr="003362E4">
        <w:rPr>
          <w:rFonts w:ascii="Arial" w:hAnsi="Arial" w:cs="Arial"/>
          <w:spacing w:val="-12"/>
          <w:sz w:val="21"/>
          <w:szCs w:val="21"/>
        </w:rPr>
        <w:t xml:space="preserve"> </w:t>
      </w:r>
      <w:r w:rsidRPr="003362E4">
        <w:rPr>
          <w:rFonts w:ascii="Arial" w:hAnsi="Arial" w:cs="Arial"/>
          <w:sz w:val="21"/>
          <w:szCs w:val="21"/>
        </w:rPr>
        <w:t>conditions</w:t>
      </w:r>
      <w:r w:rsidRPr="003362E4">
        <w:rPr>
          <w:rFonts w:ascii="Arial" w:hAnsi="Arial" w:cs="Arial"/>
          <w:spacing w:val="-12"/>
          <w:sz w:val="21"/>
          <w:szCs w:val="21"/>
        </w:rPr>
        <w:t xml:space="preserve"> </w:t>
      </w:r>
      <w:r w:rsidRPr="003362E4">
        <w:rPr>
          <w:rFonts w:ascii="Arial" w:hAnsi="Arial" w:cs="Arial"/>
          <w:sz w:val="21"/>
          <w:szCs w:val="21"/>
        </w:rPr>
        <w:t>and</w:t>
      </w:r>
      <w:r w:rsidRPr="003362E4">
        <w:rPr>
          <w:rFonts w:ascii="Arial" w:hAnsi="Arial" w:cs="Arial"/>
          <w:spacing w:val="-12"/>
          <w:sz w:val="21"/>
          <w:szCs w:val="21"/>
        </w:rPr>
        <w:t xml:space="preserve"> </w:t>
      </w:r>
      <w:r w:rsidRPr="003362E4">
        <w:rPr>
          <w:rFonts w:ascii="Arial" w:hAnsi="Arial" w:cs="Arial"/>
          <w:sz w:val="21"/>
          <w:szCs w:val="21"/>
        </w:rPr>
        <w:t>be</w:t>
      </w:r>
      <w:r w:rsidRPr="003362E4">
        <w:rPr>
          <w:rFonts w:ascii="Arial" w:hAnsi="Arial" w:cs="Arial"/>
          <w:spacing w:val="-12"/>
          <w:sz w:val="21"/>
          <w:szCs w:val="21"/>
        </w:rPr>
        <w:t xml:space="preserve"> </w:t>
      </w:r>
      <w:r w:rsidRPr="003362E4">
        <w:rPr>
          <w:rFonts w:ascii="Arial" w:hAnsi="Arial" w:cs="Arial"/>
          <w:sz w:val="21"/>
          <w:szCs w:val="21"/>
        </w:rPr>
        <w:t>carefully</w:t>
      </w:r>
      <w:r w:rsidRPr="003362E4">
        <w:rPr>
          <w:rFonts w:ascii="Arial" w:hAnsi="Arial" w:cs="Arial"/>
          <w:spacing w:val="-12"/>
          <w:sz w:val="21"/>
          <w:szCs w:val="21"/>
        </w:rPr>
        <w:t xml:space="preserve"> </w:t>
      </w:r>
      <w:r w:rsidRPr="003362E4">
        <w:rPr>
          <w:rFonts w:ascii="Arial" w:hAnsi="Arial" w:cs="Arial"/>
          <w:sz w:val="21"/>
          <w:szCs w:val="21"/>
        </w:rPr>
        <w:t>analyzed</w:t>
      </w:r>
      <w:r w:rsidRPr="003362E4">
        <w:rPr>
          <w:rFonts w:ascii="Arial" w:hAnsi="Arial" w:cs="Arial"/>
          <w:spacing w:val="-12"/>
          <w:sz w:val="21"/>
          <w:szCs w:val="21"/>
        </w:rPr>
        <w:t xml:space="preserve"> </w:t>
      </w:r>
      <w:r w:rsidRPr="003362E4">
        <w:rPr>
          <w:rFonts w:ascii="Arial" w:hAnsi="Arial" w:cs="Arial"/>
          <w:sz w:val="21"/>
          <w:szCs w:val="21"/>
        </w:rPr>
        <w:t>before their application in experiments and diagnosis.</w:t>
      </w:r>
    </w:p>
    <w:p w14:paraId="49C324E1" w14:textId="67818C10" w:rsidR="00F675DE" w:rsidRPr="003362E4" w:rsidRDefault="0047037D" w:rsidP="003362E4">
      <w:pPr>
        <w:pStyle w:val="BodyText"/>
        <w:spacing w:line="254" w:lineRule="auto"/>
        <w:ind w:left="360" w:right="317" w:firstLine="298"/>
        <w:rPr>
          <w:rFonts w:ascii="Arial" w:hAnsi="Arial" w:cs="Arial"/>
          <w:sz w:val="21"/>
          <w:szCs w:val="21"/>
        </w:rPr>
      </w:pPr>
      <w:r w:rsidRPr="003362E4">
        <w:rPr>
          <w:rFonts w:ascii="Arial" w:hAnsi="Arial" w:cs="Arial"/>
          <w:sz w:val="21"/>
          <w:szCs w:val="21"/>
        </w:rPr>
        <w:t>Transplant</w:t>
      </w:r>
      <w:r w:rsidR="004B113A">
        <w:rPr>
          <w:rFonts w:ascii="Arial" w:hAnsi="Arial" w:cs="Arial"/>
          <w:sz w:val="21"/>
          <w:szCs w:val="21"/>
        </w:rPr>
        <w:t>ation</w:t>
      </w:r>
      <w:r w:rsidRPr="003362E4">
        <w:rPr>
          <w:rFonts w:ascii="Arial" w:hAnsi="Arial" w:cs="Arial"/>
          <w:sz w:val="21"/>
          <w:szCs w:val="21"/>
        </w:rPr>
        <w:t xml:space="preserve"> is the treatment of choice for patients with end-stage kidney disease. In this context, it is </w:t>
      </w:r>
      <w:r w:rsidR="009E6BCF" w:rsidRPr="003362E4">
        <w:rPr>
          <w:rFonts w:ascii="Arial" w:hAnsi="Arial" w:cs="Arial"/>
          <w:sz w:val="21"/>
          <w:szCs w:val="21"/>
        </w:rPr>
        <w:t>essential</w:t>
      </w:r>
      <w:r w:rsidRPr="003362E4">
        <w:rPr>
          <w:rFonts w:ascii="Arial" w:hAnsi="Arial" w:cs="Arial"/>
          <w:sz w:val="21"/>
          <w:szCs w:val="21"/>
        </w:rPr>
        <w:t xml:space="preserve"> to define housekeeping genes to support biomarkers discovery and to build tools based on RNA-Seq to indicate potential diagnosis of </w:t>
      </w:r>
      <w:r w:rsidRPr="003362E4">
        <w:rPr>
          <w:rFonts w:ascii="Arial" w:hAnsi="Arial" w:cs="Arial"/>
          <w:spacing w:val="-2"/>
          <w:sz w:val="21"/>
          <w:szCs w:val="21"/>
        </w:rPr>
        <w:t>rejection.</w:t>
      </w:r>
      <w:r w:rsidRPr="003362E4">
        <w:rPr>
          <w:rFonts w:ascii="Arial" w:hAnsi="Arial" w:cs="Arial"/>
          <w:spacing w:val="-11"/>
          <w:sz w:val="21"/>
          <w:szCs w:val="21"/>
        </w:rPr>
        <w:t xml:space="preserve"> </w:t>
      </w:r>
      <w:r w:rsidRPr="003362E4">
        <w:rPr>
          <w:rFonts w:ascii="Arial" w:hAnsi="Arial" w:cs="Arial"/>
          <w:spacing w:val="-2"/>
          <w:sz w:val="21"/>
          <w:szCs w:val="21"/>
        </w:rPr>
        <w:t>In</w:t>
      </w:r>
      <w:r w:rsidRPr="003362E4">
        <w:rPr>
          <w:rFonts w:ascii="Arial" w:hAnsi="Arial" w:cs="Arial"/>
          <w:spacing w:val="-10"/>
          <w:sz w:val="21"/>
          <w:szCs w:val="21"/>
        </w:rPr>
        <w:t xml:space="preserve"> </w:t>
      </w:r>
      <w:r w:rsidRPr="003362E4">
        <w:rPr>
          <w:rFonts w:ascii="Arial" w:hAnsi="Arial" w:cs="Arial"/>
          <w:spacing w:val="-2"/>
          <w:sz w:val="21"/>
          <w:szCs w:val="21"/>
        </w:rPr>
        <w:t>general,</w:t>
      </w:r>
      <w:r w:rsidRPr="003362E4">
        <w:rPr>
          <w:rFonts w:ascii="Arial" w:hAnsi="Arial" w:cs="Arial"/>
          <w:spacing w:val="-10"/>
          <w:sz w:val="21"/>
          <w:szCs w:val="21"/>
        </w:rPr>
        <w:t xml:space="preserve"> </w:t>
      </w:r>
      <w:r w:rsidRPr="003362E4">
        <w:rPr>
          <w:rFonts w:ascii="Arial" w:hAnsi="Arial" w:cs="Arial"/>
          <w:spacing w:val="-2"/>
          <w:sz w:val="21"/>
          <w:szCs w:val="21"/>
        </w:rPr>
        <w:t>kidney</w:t>
      </w:r>
      <w:r w:rsidRPr="003362E4">
        <w:rPr>
          <w:rFonts w:ascii="Arial" w:hAnsi="Arial" w:cs="Arial"/>
          <w:spacing w:val="-10"/>
          <w:sz w:val="21"/>
          <w:szCs w:val="21"/>
        </w:rPr>
        <w:t xml:space="preserve"> </w:t>
      </w:r>
      <w:r w:rsidRPr="003362E4">
        <w:rPr>
          <w:rFonts w:ascii="Arial" w:hAnsi="Arial" w:cs="Arial"/>
          <w:spacing w:val="-2"/>
          <w:sz w:val="21"/>
          <w:szCs w:val="21"/>
        </w:rPr>
        <w:t>transplant</w:t>
      </w:r>
      <w:r w:rsidRPr="003362E4">
        <w:rPr>
          <w:rFonts w:ascii="Arial" w:hAnsi="Arial" w:cs="Arial"/>
          <w:spacing w:val="-10"/>
          <w:sz w:val="21"/>
          <w:szCs w:val="21"/>
        </w:rPr>
        <w:t xml:space="preserve"> </w:t>
      </w:r>
      <w:r w:rsidRPr="003362E4">
        <w:rPr>
          <w:rFonts w:ascii="Arial" w:hAnsi="Arial" w:cs="Arial"/>
          <w:spacing w:val="-2"/>
          <w:sz w:val="21"/>
          <w:szCs w:val="21"/>
        </w:rPr>
        <w:t>recipients</w:t>
      </w:r>
      <w:r w:rsidRPr="003362E4">
        <w:rPr>
          <w:rFonts w:ascii="Arial" w:hAnsi="Arial" w:cs="Arial"/>
          <w:spacing w:val="-10"/>
          <w:sz w:val="21"/>
          <w:szCs w:val="21"/>
        </w:rPr>
        <w:t xml:space="preserve"> </w:t>
      </w:r>
      <w:r w:rsidRPr="003362E4">
        <w:rPr>
          <w:rFonts w:ascii="Arial" w:hAnsi="Arial" w:cs="Arial"/>
          <w:spacing w:val="-2"/>
          <w:sz w:val="21"/>
          <w:szCs w:val="21"/>
        </w:rPr>
        <w:t>are</w:t>
      </w:r>
      <w:r w:rsidRPr="003362E4">
        <w:rPr>
          <w:rFonts w:ascii="Arial" w:hAnsi="Arial" w:cs="Arial"/>
          <w:spacing w:val="-10"/>
          <w:sz w:val="21"/>
          <w:szCs w:val="21"/>
        </w:rPr>
        <w:t xml:space="preserve"> </w:t>
      </w:r>
      <w:r w:rsidRPr="003362E4">
        <w:rPr>
          <w:rFonts w:ascii="Arial" w:hAnsi="Arial" w:cs="Arial"/>
          <w:spacing w:val="-2"/>
          <w:sz w:val="21"/>
          <w:szCs w:val="21"/>
        </w:rPr>
        <w:t>treated</w:t>
      </w:r>
      <w:r w:rsidRPr="003362E4">
        <w:rPr>
          <w:rFonts w:ascii="Arial" w:hAnsi="Arial" w:cs="Arial"/>
          <w:spacing w:val="-10"/>
          <w:sz w:val="21"/>
          <w:szCs w:val="21"/>
        </w:rPr>
        <w:t xml:space="preserve"> </w:t>
      </w:r>
      <w:r w:rsidRPr="003362E4">
        <w:rPr>
          <w:rFonts w:ascii="Arial" w:hAnsi="Arial" w:cs="Arial"/>
          <w:spacing w:val="-2"/>
          <w:sz w:val="21"/>
          <w:szCs w:val="21"/>
        </w:rPr>
        <w:t>with</w:t>
      </w:r>
      <w:r w:rsidRPr="003362E4">
        <w:rPr>
          <w:rFonts w:ascii="Arial" w:hAnsi="Arial" w:cs="Arial"/>
          <w:spacing w:val="-10"/>
          <w:sz w:val="21"/>
          <w:szCs w:val="21"/>
        </w:rPr>
        <w:t xml:space="preserve"> </w:t>
      </w:r>
      <w:r w:rsidRPr="003362E4">
        <w:rPr>
          <w:rFonts w:ascii="Arial" w:hAnsi="Arial" w:cs="Arial"/>
          <w:spacing w:val="-2"/>
          <w:sz w:val="21"/>
          <w:szCs w:val="21"/>
        </w:rPr>
        <w:t xml:space="preserve">immunosuppressive </w:t>
      </w:r>
      <w:r w:rsidRPr="003362E4">
        <w:rPr>
          <w:rFonts w:ascii="Arial" w:hAnsi="Arial" w:cs="Arial"/>
          <w:sz w:val="21"/>
          <w:szCs w:val="21"/>
        </w:rPr>
        <w:t>medications</w:t>
      </w:r>
      <w:r w:rsidRPr="003362E4">
        <w:rPr>
          <w:rFonts w:ascii="Arial" w:hAnsi="Arial" w:cs="Arial"/>
          <w:spacing w:val="-4"/>
          <w:sz w:val="21"/>
          <w:szCs w:val="21"/>
        </w:rPr>
        <w:t xml:space="preserve"> </w:t>
      </w:r>
      <w:r w:rsidRPr="003362E4">
        <w:rPr>
          <w:rFonts w:ascii="Arial" w:hAnsi="Arial" w:cs="Arial"/>
          <w:sz w:val="21"/>
          <w:szCs w:val="21"/>
        </w:rPr>
        <w:t>to</w:t>
      </w:r>
      <w:r w:rsidRPr="003362E4">
        <w:rPr>
          <w:rFonts w:ascii="Arial" w:hAnsi="Arial" w:cs="Arial"/>
          <w:spacing w:val="-4"/>
          <w:sz w:val="21"/>
          <w:szCs w:val="21"/>
        </w:rPr>
        <w:t xml:space="preserve"> </w:t>
      </w:r>
      <w:r w:rsidRPr="003362E4">
        <w:rPr>
          <w:rFonts w:ascii="Arial" w:hAnsi="Arial" w:cs="Arial"/>
          <w:sz w:val="21"/>
          <w:szCs w:val="21"/>
        </w:rPr>
        <w:t>avoid</w:t>
      </w:r>
      <w:r w:rsidRPr="003362E4">
        <w:rPr>
          <w:rFonts w:ascii="Arial" w:hAnsi="Arial" w:cs="Arial"/>
          <w:spacing w:val="-4"/>
          <w:sz w:val="21"/>
          <w:szCs w:val="21"/>
        </w:rPr>
        <w:t xml:space="preserve"> </w:t>
      </w:r>
      <w:r w:rsidRPr="003362E4">
        <w:rPr>
          <w:rFonts w:ascii="Arial" w:hAnsi="Arial" w:cs="Arial"/>
          <w:sz w:val="21"/>
          <w:szCs w:val="21"/>
        </w:rPr>
        <w:t>rejection</w:t>
      </w:r>
      <w:r w:rsidRPr="003362E4">
        <w:rPr>
          <w:rFonts w:ascii="Arial" w:hAnsi="Arial" w:cs="Arial"/>
          <w:spacing w:val="-4"/>
          <w:sz w:val="21"/>
          <w:szCs w:val="21"/>
        </w:rPr>
        <w:t xml:space="preserve"> </w:t>
      </w:r>
      <w:r w:rsidRPr="003362E4">
        <w:rPr>
          <w:rFonts w:ascii="Arial" w:hAnsi="Arial" w:cs="Arial"/>
          <w:sz w:val="21"/>
          <w:szCs w:val="21"/>
        </w:rPr>
        <w:t>by</w:t>
      </w:r>
      <w:r w:rsidRPr="003362E4">
        <w:rPr>
          <w:rFonts w:ascii="Arial" w:hAnsi="Arial" w:cs="Arial"/>
          <w:spacing w:val="-4"/>
          <w:sz w:val="21"/>
          <w:szCs w:val="21"/>
        </w:rPr>
        <w:t xml:space="preserve"> </w:t>
      </w:r>
      <w:r w:rsidRPr="003362E4">
        <w:rPr>
          <w:rFonts w:ascii="Arial" w:hAnsi="Arial" w:cs="Arial"/>
          <w:sz w:val="21"/>
          <w:szCs w:val="21"/>
        </w:rPr>
        <w:t>the</w:t>
      </w:r>
      <w:r w:rsidRPr="003362E4">
        <w:rPr>
          <w:rFonts w:ascii="Arial" w:hAnsi="Arial" w:cs="Arial"/>
          <w:spacing w:val="-4"/>
          <w:sz w:val="21"/>
          <w:szCs w:val="21"/>
        </w:rPr>
        <w:t xml:space="preserve"> </w:t>
      </w:r>
      <w:r w:rsidRPr="003362E4">
        <w:rPr>
          <w:rFonts w:ascii="Arial" w:hAnsi="Arial" w:cs="Arial"/>
          <w:sz w:val="21"/>
          <w:szCs w:val="21"/>
        </w:rPr>
        <w:t>immune</w:t>
      </w:r>
      <w:r w:rsidRPr="003362E4">
        <w:rPr>
          <w:rFonts w:ascii="Arial" w:hAnsi="Arial" w:cs="Arial"/>
          <w:spacing w:val="-4"/>
          <w:sz w:val="21"/>
          <w:szCs w:val="21"/>
        </w:rPr>
        <w:t xml:space="preserve"> </w:t>
      </w:r>
      <w:r w:rsidRPr="003362E4">
        <w:rPr>
          <w:rFonts w:ascii="Arial" w:hAnsi="Arial" w:cs="Arial"/>
          <w:sz w:val="21"/>
          <w:szCs w:val="21"/>
        </w:rPr>
        <w:t>system.</w:t>
      </w:r>
      <w:r w:rsidRPr="003362E4">
        <w:rPr>
          <w:rFonts w:ascii="Arial" w:hAnsi="Arial" w:cs="Arial"/>
          <w:spacing w:val="-4"/>
          <w:sz w:val="21"/>
          <w:szCs w:val="21"/>
        </w:rPr>
        <w:t xml:space="preserve"> </w:t>
      </w:r>
      <w:r w:rsidRPr="003362E4">
        <w:rPr>
          <w:rFonts w:ascii="Arial" w:hAnsi="Arial" w:cs="Arial"/>
          <w:sz w:val="21"/>
          <w:szCs w:val="21"/>
        </w:rPr>
        <w:t>Some</w:t>
      </w:r>
      <w:r w:rsidRPr="003362E4">
        <w:rPr>
          <w:rFonts w:ascii="Arial" w:hAnsi="Arial" w:cs="Arial"/>
          <w:spacing w:val="-4"/>
          <w:sz w:val="21"/>
          <w:szCs w:val="21"/>
        </w:rPr>
        <w:t xml:space="preserve"> </w:t>
      </w:r>
      <w:r w:rsidRPr="003362E4">
        <w:rPr>
          <w:rFonts w:ascii="Arial" w:hAnsi="Arial" w:cs="Arial"/>
          <w:sz w:val="21"/>
          <w:szCs w:val="21"/>
        </w:rPr>
        <w:t>of</w:t>
      </w:r>
      <w:r w:rsidRPr="003362E4">
        <w:rPr>
          <w:rFonts w:ascii="Arial" w:hAnsi="Arial" w:cs="Arial"/>
          <w:spacing w:val="-4"/>
          <w:sz w:val="21"/>
          <w:szCs w:val="21"/>
        </w:rPr>
        <w:t xml:space="preserve"> </w:t>
      </w:r>
      <w:r w:rsidRPr="003362E4">
        <w:rPr>
          <w:rFonts w:ascii="Arial" w:hAnsi="Arial" w:cs="Arial"/>
          <w:sz w:val="21"/>
          <w:szCs w:val="21"/>
        </w:rPr>
        <w:t>them</w:t>
      </w:r>
      <w:r w:rsidRPr="003362E4">
        <w:rPr>
          <w:rFonts w:ascii="Arial" w:hAnsi="Arial" w:cs="Arial"/>
          <w:spacing w:val="-4"/>
          <w:sz w:val="21"/>
          <w:szCs w:val="21"/>
        </w:rPr>
        <w:t xml:space="preserve"> </w:t>
      </w:r>
      <w:r w:rsidRPr="003362E4">
        <w:rPr>
          <w:rFonts w:ascii="Arial" w:hAnsi="Arial" w:cs="Arial"/>
          <w:sz w:val="21"/>
          <w:szCs w:val="21"/>
        </w:rPr>
        <w:t>can</w:t>
      </w:r>
      <w:r w:rsidRPr="003362E4">
        <w:rPr>
          <w:rFonts w:ascii="Arial" w:hAnsi="Arial" w:cs="Arial"/>
          <w:spacing w:val="-4"/>
          <w:sz w:val="21"/>
          <w:szCs w:val="21"/>
        </w:rPr>
        <w:t xml:space="preserve"> </w:t>
      </w:r>
      <w:r w:rsidRPr="003362E4">
        <w:rPr>
          <w:rFonts w:ascii="Arial" w:hAnsi="Arial" w:cs="Arial"/>
          <w:sz w:val="21"/>
          <w:szCs w:val="21"/>
        </w:rPr>
        <w:t>affect</w:t>
      </w:r>
      <w:r w:rsidRPr="003362E4">
        <w:rPr>
          <w:rFonts w:ascii="Arial" w:hAnsi="Arial" w:cs="Arial"/>
          <w:spacing w:val="-4"/>
          <w:sz w:val="21"/>
          <w:szCs w:val="21"/>
        </w:rPr>
        <w:t xml:space="preserve"> </w:t>
      </w:r>
      <w:r w:rsidRPr="003362E4">
        <w:rPr>
          <w:rFonts w:ascii="Arial" w:hAnsi="Arial" w:cs="Arial"/>
          <w:sz w:val="21"/>
          <w:szCs w:val="21"/>
        </w:rPr>
        <w:t>some crucial</w:t>
      </w:r>
      <w:r w:rsidRPr="003362E4">
        <w:rPr>
          <w:rFonts w:ascii="Arial" w:hAnsi="Arial" w:cs="Arial"/>
          <w:spacing w:val="-1"/>
          <w:sz w:val="21"/>
          <w:szCs w:val="21"/>
        </w:rPr>
        <w:t xml:space="preserve"> </w:t>
      </w:r>
      <w:r w:rsidRPr="003362E4">
        <w:rPr>
          <w:rFonts w:ascii="Arial" w:hAnsi="Arial" w:cs="Arial"/>
          <w:sz w:val="21"/>
          <w:szCs w:val="21"/>
        </w:rPr>
        <w:t>cell</w:t>
      </w:r>
      <w:r w:rsidRPr="003362E4">
        <w:rPr>
          <w:rFonts w:ascii="Arial" w:hAnsi="Arial" w:cs="Arial"/>
          <w:spacing w:val="-1"/>
          <w:sz w:val="21"/>
          <w:szCs w:val="21"/>
        </w:rPr>
        <w:t xml:space="preserve"> </w:t>
      </w:r>
      <w:r w:rsidRPr="003362E4">
        <w:rPr>
          <w:rFonts w:ascii="Arial" w:hAnsi="Arial" w:cs="Arial"/>
          <w:sz w:val="21"/>
          <w:szCs w:val="21"/>
        </w:rPr>
        <w:t>maintenance</w:t>
      </w:r>
      <w:r w:rsidRPr="003362E4">
        <w:rPr>
          <w:rFonts w:ascii="Arial" w:hAnsi="Arial" w:cs="Arial"/>
          <w:spacing w:val="-1"/>
          <w:sz w:val="21"/>
          <w:szCs w:val="21"/>
        </w:rPr>
        <w:t xml:space="preserve"> </w:t>
      </w:r>
      <w:r w:rsidRPr="003362E4">
        <w:rPr>
          <w:rFonts w:ascii="Arial" w:hAnsi="Arial" w:cs="Arial"/>
          <w:sz w:val="21"/>
          <w:szCs w:val="21"/>
        </w:rPr>
        <w:t>processes,</w:t>
      </w:r>
      <w:r w:rsidRPr="003362E4">
        <w:rPr>
          <w:rFonts w:ascii="Arial" w:hAnsi="Arial" w:cs="Arial"/>
          <w:spacing w:val="-1"/>
          <w:sz w:val="21"/>
          <w:szCs w:val="21"/>
        </w:rPr>
        <w:t xml:space="preserve"> </w:t>
      </w:r>
      <w:r w:rsidRPr="003362E4">
        <w:rPr>
          <w:rFonts w:ascii="Arial" w:hAnsi="Arial" w:cs="Arial"/>
          <w:sz w:val="21"/>
          <w:szCs w:val="21"/>
        </w:rPr>
        <w:t>such</w:t>
      </w:r>
      <w:r w:rsidRPr="003362E4">
        <w:rPr>
          <w:rFonts w:ascii="Arial" w:hAnsi="Arial" w:cs="Arial"/>
          <w:spacing w:val="-1"/>
          <w:sz w:val="21"/>
          <w:szCs w:val="21"/>
        </w:rPr>
        <w:t xml:space="preserve"> </w:t>
      </w:r>
      <w:r w:rsidRPr="003362E4">
        <w:rPr>
          <w:rFonts w:ascii="Arial" w:hAnsi="Arial" w:cs="Arial"/>
          <w:sz w:val="21"/>
          <w:szCs w:val="21"/>
        </w:rPr>
        <w:t>as</w:t>
      </w:r>
      <w:r w:rsidRPr="003362E4">
        <w:rPr>
          <w:rFonts w:ascii="Arial" w:hAnsi="Arial" w:cs="Arial"/>
          <w:spacing w:val="-1"/>
          <w:sz w:val="21"/>
          <w:szCs w:val="21"/>
        </w:rPr>
        <w:t xml:space="preserve"> </w:t>
      </w:r>
      <w:r w:rsidRPr="003362E4">
        <w:rPr>
          <w:rFonts w:ascii="Arial" w:hAnsi="Arial" w:cs="Arial"/>
          <w:sz w:val="21"/>
          <w:szCs w:val="21"/>
        </w:rPr>
        <w:t>DNA</w:t>
      </w:r>
      <w:r w:rsidRPr="003362E4">
        <w:rPr>
          <w:rFonts w:ascii="Arial" w:hAnsi="Arial" w:cs="Arial"/>
          <w:spacing w:val="-1"/>
          <w:sz w:val="21"/>
          <w:szCs w:val="21"/>
        </w:rPr>
        <w:t xml:space="preserve"> </w:t>
      </w:r>
      <w:r w:rsidRPr="003362E4">
        <w:rPr>
          <w:rFonts w:ascii="Arial" w:hAnsi="Arial" w:cs="Arial"/>
          <w:sz w:val="21"/>
          <w:szCs w:val="21"/>
        </w:rPr>
        <w:t>repair,</w:t>
      </w:r>
      <w:r w:rsidRPr="003362E4">
        <w:rPr>
          <w:rFonts w:ascii="Arial" w:hAnsi="Arial" w:cs="Arial"/>
          <w:spacing w:val="-1"/>
          <w:sz w:val="21"/>
          <w:szCs w:val="21"/>
        </w:rPr>
        <w:t xml:space="preserve"> </w:t>
      </w:r>
      <w:r w:rsidRPr="003362E4">
        <w:rPr>
          <w:rFonts w:ascii="Arial" w:hAnsi="Arial" w:cs="Arial"/>
          <w:sz w:val="21"/>
          <w:szCs w:val="21"/>
        </w:rPr>
        <w:t>leading</w:t>
      </w:r>
      <w:r w:rsidRPr="003362E4">
        <w:rPr>
          <w:rFonts w:ascii="Arial" w:hAnsi="Arial" w:cs="Arial"/>
          <w:spacing w:val="-1"/>
          <w:sz w:val="21"/>
          <w:szCs w:val="21"/>
        </w:rPr>
        <w:t xml:space="preserve"> </w:t>
      </w:r>
      <w:r w:rsidRPr="003362E4">
        <w:rPr>
          <w:rFonts w:ascii="Arial" w:hAnsi="Arial" w:cs="Arial"/>
          <w:sz w:val="21"/>
          <w:szCs w:val="21"/>
        </w:rPr>
        <w:t>to</w:t>
      </w:r>
      <w:r w:rsidRPr="003362E4">
        <w:rPr>
          <w:rFonts w:ascii="Arial" w:hAnsi="Arial" w:cs="Arial"/>
          <w:spacing w:val="-1"/>
          <w:sz w:val="21"/>
          <w:szCs w:val="21"/>
        </w:rPr>
        <w:t xml:space="preserve"> </w:t>
      </w:r>
      <w:r w:rsidRPr="003362E4">
        <w:rPr>
          <w:rFonts w:ascii="Arial" w:hAnsi="Arial" w:cs="Arial"/>
          <w:sz w:val="21"/>
          <w:szCs w:val="21"/>
        </w:rPr>
        <w:t>alterations</w:t>
      </w:r>
      <w:r w:rsidRPr="003362E4">
        <w:rPr>
          <w:rFonts w:ascii="Arial" w:hAnsi="Arial" w:cs="Arial"/>
          <w:spacing w:val="-1"/>
          <w:sz w:val="21"/>
          <w:szCs w:val="21"/>
        </w:rPr>
        <w:t xml:space="preserve"> </w:t>
      </w:r>
      <w:r w:rsidRPr="003362E4">
        <w:rPr>
          <w:rFonts w:ascii="Arial" w:hAnsi="Arial" w:cs="Arial"/>
          <w:sz w:val="21"/>
          <w:szCs w:val="21"/>
        </w:rPr>
        <w:t>in</w:t>
      </w:r>
      <w:r w:rsidRPr="003362E4">
        <w:rPr>
          <w:rFonts w:ascii="Arial" w:hAnsi="Arial" w:cs="Arial"/>
          <w:spacing w:val="-1"/>
          <w:sz w:val="21"/>
          <w:szCs w:val="21"/>
        </w:rPr>
        <w:t xml:space="preserve"> </w:t>
      </w:r>
      <w:r w:rsidRPr="003362E4">
        <w:rPr>
          <w:rFonts w:ascii="Arial" w:hAnsi="Arial" w:cs="Arial"/>
          <w:sz w:val="21"/>
          <w:szCs w:val="21"/>
        </w:rPr>
        <w:t xml:space="preserve">cell </w:t>
      </w:r>
      <w:r w:rsidRPr="003362E4">
        <w:rPr>
          <w:rFonts w:ascii="Arial" w:hAnsi="Arial" w:cs="Arial"/>
          <w:spacing w:val="-4"/>
          <w:sz w:val="21"/>
          <w:szCs w:val="21"/>
        </w:rPr>
        <w:t xml:space="preserve">physiology and the expression of some genes, including traditional housekeeping genes </w:t>
      </w:r>
      <w:r w:rsidRPr="003362E4">
        <w:rPr>
          <w:rFonts w:ascii="Arial" w:hAnsi="Arial" w:cs="Arial"/>
          <w:spacing w:val="-2"/>
          <w:sz w:val="21"/>
          <w:szCs w:val="21"/>
        </w:rPr>
        <w:t>[</w:t>
      </w:r>
      <w:r w:rsidRPr="002746DC">
        <w:rPr>
          <w:sz w:val="21"/>
          <w:szCs w:val="21"/>
          <w:rPrChange w:id="161" w:author="De Jesus Borges, Thiago" w:date="2024-08-15T12:22:00Z" w16du:dateUtc="2024-08-15T16:22:00Z">
            <w:rPr/>
          </w:rPrChange>
        </w:rPr>
        <w:fldChar w:fldCharType="begin"/>
      </w:r>
      <w:r w:rsidRPr="003362E4">
        <w:rPr>
          <w:sz w:val="21"/>
          <w:szCs w:val="21"/>
        </w:rPr>
        <w:instrText>HYPERLINK \l "_bookmark17"</w:instrText>
      </w:r>
      <w:r w:rsidRPr="00EB5EE6">
        <w:rPr>
          <w:sz w:val="21"/>
          <w:szCs w:val="21"/>
        </w:rPr>
      </w:r>
      <w:r w:rsidRPr="002746DC">
        <w:rPr>
          <w:sz w:val="21"/>
          <w:szCs w:val="21"/>
          <w:rPrChange w:id="162" w:author="De Jesus Borges, Thiago" w:date="2024-08-15T12:22:00Z" w16du:dateUtc="2024-08-15T16:22:00Z">
            <w:rPr>
              <w:rFonts w:ascii="Arial" w:hAnsi="Arial" w:cs="Arial"/>
              <w:color w:val="0000FF"/>
              <w:spacing w:val="-2"/>
            </w:rPr>
          </w:rPrChange>
        </w:rPr>
        <w:fldChar w:fldCharType="separate"/>
      </w:r>
      <w:r w:rsidRPr="003362E4">
        <w:rPr>
          <w:rFonts w:ascii="Arial" w:hAnsi="Arial" w:cs="Arial"/>
          <w:color w:val="0000FF"/>
          <w:spacing w:val="-2"/>
          <w:sz w:val="21"/>
          <w:szCs w:val="21"/>
        </w:rPr>
        <w:t>17</w:t>
      </w:r>
      <w:r w:rsidRPr="002746DC">
        <w:rPr>
          <w:rFonts w:ascii="Arial" w:hAnsi="Arial" w:cs="Arial"/>
          <w:color w:val="0000FF"/>
          <w:spacing w:val="-2"/>
          <w:sz w:val="21"/>
          <w:szCs w:val="21"/>
          <w:rPrChange w:id="163" w:author="De Jesus Borges, Thiago" w:date="2024-08-15T12:22:00Z" w16du:dateUtc="2024-08-15T16:22:00Z">
            <w:rPr>
              <w:rFonts w:ascii="Arial" w:hAnsi="Arial" w:cs="Arial"/>
              <w:color w:val="0000FF"/>
              <w:spacing w:val="-2"/>
            </w:rPr>
          </w:rPrChange>
        </w:rPr>
        <w:fldChar w:fldCharType="end"/>
      </w:r>
      <w:r w:rsidRPr="003362E4">
        <w:rPr>
          <w:rFonts w:ascii="Arial" w:hAnsi="Arial" w:cs="Arial"/>
          <w:spacing w:val="-2"/>
          <w:sz w:val="21"/>
          <w:szCs w:val="21"/>
        </w:rPr>
        <w:t>][</w:t>
      </w:r>
      <w:r w:rsidRPr="002746DC">
        <w:rPr>
          <w:sz w:val="21"/>
          <w:szCs w:val="21"/>
          <w:rPrChange w:id="164" w:author="De Jesus Borges, Thiago" w:date="2024-08-15T12:22:00Z" w16du:dateUtc="2024-08-15T16:22:00Z">
            <w:rPr/>
          </w:rPrChange>
        </w:rPr>
        <w:fldChar w:fldCharType="begin"/>
      </w:r>
      <w:r w:rsidRPr="003362E4">
        <w:rPr>
          <w:sz w:val="21"/>
          <w:szCs w:val="21"/>
        </w:rPr>
        <w:instrText>HYPERLINK \l "_bookmark18"</w:instrText>
      </w:r>
      <w:r w:rsidRPr="00EB5EE6">
        <w:rPr>
          <w:sz w:val="21"/>
          <w:szCs w:val="21"/>
        </w:rPr>
      </w:r>
      <w:r w:rsidRPr="002746DC">
        <w:rPr>
          <w:sz w:val="21"/>
          <w:szCs w:val="21"/>
          <w:rPrChange w:id="165" w:author="De Jesus Borges, Thiago" w:date="2024-08-15T12:22:00Z" w16du:dateUtc="2024-08-15T16:22:00Z">
            <w:rPr>
              <w:rFonts w:ascii="Arial" w:hAnsi="Arial" w:cs="Arial"/>
              <w:color w:val="0000FF"/>
              <w:spacing w:val="-2"/>
            </w:rPr>
          </w:rPrChange>
        </w:rPr>
        <w:fldChar w:fldCharType="separate"/>
      </w:r>
      <w:r w:rsidRPr="003362E4">
        <w:rPr>
          <w:rFonts w:ascii="Arial" w:hAnsi="Arial" w:cs="Arial"/>
          <w:color w:val="0000FF"/>
          <w:spacing w:val="-2"/>
          <w:sz w:val="21"/>
          <w:szCs w:val="21"/>
        </w:rPr>
        <w:t>18</w:t>
      </w:r>
      <w:r w:rsidRPr="002746DC">
        <w:rPr>
          <w:rFonts w:ascii="Arial" w:hAnsi="Arial" w:cs="Arial"/>
          <w:color w:val="0000FF"/>
          <w:spacing w:val="-2"/>
          <w:sz w:val="21"/>
          <w:szCs w:val="21"/>
          <w:rPrChange w:id="166" w:author="De Jesus Borges, Thiago" w:date="2024-08-15T12:22:00Z" w16du:dateUtc="2024-08-15T16:22:00Z">
            <w:rPr>
              <w:rFonts w:ascii="Arial" w:hAnsi="Arial" w:cs="Arial"/>
              <w:color w:val="0000FF"/>
              <w:spacing w:val="-2"/>
            </w:rPr>
          </w:rPrChange>
        </w:rPr>
        <w:fldChar w:fldCharType="end"/>
      </w:r>
      <w:r w:rsidRPr="003362E4">
        <w:rPr>
          <w:rFonts w:ascii="Arial" w:hAnsi="Arial" w:cs="Arial"/>
          <w:spacing w:val="-2"/>
          <w:sz w:val="21"/>
          <w:szCs w:val="21"/>
        </w:rPr>
        <w:t>].</w:t>
      </w:r>
      <w:r w:rsidRPr="003362E4">
        <w:rPr>
          <w:rFonts w:ascii="Arial" w:hAnsi="Arial" w:cs="Arial"/>
          <w:spacing w:val="-8"/>
          <w:sz w:val="21"/>
          <w:szCs w:val="21"/>
        </w:rPr>
        <w:t xml:space="preserve"> </w:t>
      </w:r>
      <w:r w:rsidRPr="003362E4">
        <w:rPr>
          <w:rFonts w:ascii="Arial" w:hAnsi="Arial" w:cs="Arial"/>
          <w:spacing w:val="-2"/>
          <w:sz w:val="21"/>
          <w:szCs w:val="21"/>
        </w:rPr>
        <w:t>The</w:t>
      </w:r>
      <w:r w:rsidRPr="003362E4">
        <w:rPr>
          <w:rFonts w:ascii="Arial" w:hAnsi="Arial" w:cs="Arial"/>
          <w:spacing w:val="-8"/>
          <w:sz w:val="21"/>
          <w:szCs w:val="21"/>
        </w:rPr>
        <w:t xml:space="preserve"> </w:t>
      </w:r>
      <w:r w:rsidRPr="003362E4">
        <w:rPr>
          <w:rFonts w:ascii="Arial" w:hAnsi="Arial" w:cs="Arial"/>
          <w:spacing w:val="-2"/>
          <w:sz w:val="21"/>
          <w:szCs w:val="21"/>
        </w:rPr>
        <w:t>commonly</w:t>
      </w:r>
      <w:r w:rsidRPr="003362E4">
        <w:rPr>
          <w:rFonts w:ascii="Arial" w:hAnsi="Arial" w:cs="Arial"/>
          <w:spacing w:val="-8"/>
          <w:sz w:val="21"/>
          <w:szCs w:val="21"/>
        </w:rPr>
        <w:t xml:space="preserve"> </w:t>
      </w:r>
      <w:r w:rsidRPr="003362E4">
        <w:rPr>
          <w:rFonts w:ascii="Arial" w:hAnsi="Arial" w:cs="Arial"/>
          <w:spacing w:val="-2"/>
          <w:sz w:val="21"/>
          <w:szCs w:val="21"/>
        </w:rPr>
        <w:t>used</w:t>
      </w:r>
      <w:r w:rsidRPr="003362E4">
        <w:rPr>
          <w:rFonts w:ascii="Arial" w:hAnsi="Arial" w:cs="Arial"/>
          <w:spacing w:val="-8"/>
          <w:sz w:val="21"/>
          <w:szCs w:val="21"/>
        </w:rPr>
        <w:t xml:space="preserve"> </w:t>
      </w:r>
      <w:r w:rsidRPr="003362E4">
        <w:rPr>
          <w:rFonts w:ascii="Arial" w:hAnsi="Arial" w:cs="Arial"/>
          <w:spacing w:val="-2"/>
          <w:sz w:val="21"/>
          <w:szCs w:val="21"/>
        </w:rPr>
        <w:t>housekeeping</w:t>
      </w:r>
      <w:r w:rsidRPr="003362E4">
        <w:rPr>
          <w:rFonts w:ascii="Arial" w:hAnsi="Arial" w:cs="Arial"/>
          <w:spacing w:val="-8"/>
          <w:sz w:val="21"/>
          <w:szCs w:val="21"/>
        </w:rPr>
        <w:t xml:space="preserve"> </w:t>
      </w:r>
      <w:r w:rsidRPr="003362E4">
        <w:rPr>
          <w:rFonts w:ascii="Arial" w:hAnsi="Arial" w:cs="Arial"/>
          <w:spacing w:val="-2"/>
          <w:sz w:val="21"/>
          <w:szCs w:val="21"/>
        </w:rPr>
        <w:t>genes</w:t>
      </w:r>
      <w:r w:rsidRPr="003362E4">
        <w:rPr>
          <w:rFonts w:ascii="Arial" w:hAnsi="Arial" w:cs="Arial"/>
          <w:spacing w:val="-9"/>
          <w:sz w:val="21"/>
          <w:szCs w:val="21"/>
        </w:rPr>
        <w:t xml:space="preserve"> </w:t>
      </w:r>
      <w:r w:rsidRPr="003362E4">
        <w:rPr>
          <w:rFonts w:ascii="Arial" w:hAnsi="Arial" w:cs="Arial"/>
          <w:i/>
          <w:spacing w:val="-2"/>
          <w:sz w:val="21"/>
          <w:szCs w:val="21"/>
        </w:rPr>
        <w:t>GAPDH</w:t>
      </w:r>
      <w:r w:rsidRPr="003362E4">
        <w:rPr>
          <w:rFonts w:ascii="Arial" w:hAnsi="Arial" w:cs="Arial"/>
          <w:spacing w:val="-2"/>
          <w:sz w:val="21"/>
          <w:szCs w:val="21"/>
        </w:rPr>
        <w:t>,</w:t>
      </w:r>
      <w:r w:rsidRPr="003362E4">
        <w:rPr>
          <w:rFonts w:ascii="Arial" w:hAnsi="Arial" w:cs="Arial"/>
          <w:spacing w:val="-8"/>
          <w:sz w:val="21"/>
          <w:szCs w:val="21"/>
        </w:rPr>
        <w:t xml:space="preserve"> </w:t>
      </w:r>
      <w:r w:rsidRPr="003362E4">
        <w:rPr>
          <w:rFonts w:ascii="Arial" w:hAnsi="Arial" w:cs="Arial"/>
          <w:i/>
          <w:spacing w:val="-2"/>
          <w:sz w:val="21"/>
          <w:szCs w:val="21"/>
        </w:rPr>
        <w:t>ACTB</w:t>
      </w:r>
      <w:r w:rsidR="009E6BCF" w:rsidRPr="003362E4">
        <w:rPr>
          <w:rFonts w:ascii="Arial" w:hAnsi="Arial" w:cs="Arial"/>
          <w:i/>
          <w:spacing w:val="-2"/>
          <w:sz w:val="21"/>
          <w:szCs w:val="21"/>
        </w:rPr>
        <w:t>,</w:t>
      </w:r>
      <w:r w:rsidRPr="003362E4">
        <w:rPr>
          <w:rFonts w:ascii="Arial" w:hAnsi="Arial" w:cs="Arial"/>
          <w:i/>
          <w:spacing w:val="9"/>
          <w:sz w:val="21"/>
          <w:szCs w:val="21"/>
        </w:rPr>
        <w:t xml:space="preserve"> </w:t>
      </w:r>
      <w:r w:rsidRPr="003362E4">
        <w:rPr>
          <w:rFonts w:ascii="Arial" w:hAnsi="Arial" w:cs="Arial"/>
          <w:spacing w:val="-2"/>
          <w:sz w:val="21"/>
          <w:szCs w:val="21"/>
        </w:rPr>
        <w:t>and</w:t>
      </w:r>
      <w:r w:rsidRPr="003362E4">
        <w:rPr>
          <w:rFonts w:ascii="Arial" w:hAnsi="Arial" w:cs="Arial"/>
          <w:spacing w:val="-8"/>
          <w:sz w:val="21"/>
          <w:szCs w:val="21"/>
        </w:rPr>
        <w:t xml:space="preserve"> </w:t>
      </w:r>
      <w:r w:rsidRPr="003362E4">
        <w:rPr>
          <w:rFonts w:ascii="Arial" w:hAnsi="Arial" w:cs="Arial"/>
          <w:i/>
          <w:spacing w:val="-2"/>
          <w:sz w:val="21"/>
          <w:szCs w:val="21"/>
        </w:rPr>
        <w:t>B2M</w:t>
      </w:r>
      <w:r w:rsidRPr="003362E4">
        <w:rPr>
          <w:rFonts w:ascii="Arial" w:hAnsi="Arial" w:cs="Arial"/>
          <w:i/>
          <w:spacing w:val="19"/>
          <w:sz w:val="21"/>
          <w:szCs w:val="21"/>
        </w:rPr>
        <w:t xml:space="preserve"> </w:t>
      </w:r>
      <w:r w:rsidRPr="003362E4">
        <w:rPr>
          <w:rFonts w:ascii="Arial" w:hAnsi="Arial" w:cs="Arial"/>
          <w:spacing w:val="-2"/>
          <w:sz w:val="21"/>
          <w:szCs w:val="21"/>
        </w:rPr>
        <w:t>have</w:t>
      </w:r>
      <w:r w:rsidRPr="003362E4">
        <w:rPr>
          <w:rFonts w:ascii="Arial" w:hAnsi="Arial" w:cs="Arial"/>
          <w:spacing w:val="-8"/>
          <w:sz w:val="21"/>
          <w:szCs w:val="21"/>
        </w:rPr>
        <w:t xml:space="preserve"> </w:t>
      </w:r>
      <w:r w:rsidRPr="003362E4">
        <w:rPr>
          <w:rFonts w:ascii="Arial" w:hAnsi="Arial" w:cs="Arial"/>
          <w:spacing w:val="-2"/>
          <w:sz w:val="21"/>
          <w:szCs w:val="21"/>
        </w:rPr>
        <w:t xml:space="preserve">their </w:t>
      </w:r>
      <w:r w:rsidRPr="003362E4">
        <w:rPr>
          <w:rFonts w:ascii="Arial" w:hAnsi="Arial" w:cs="Arial"/>
          <w:spacing w:val="-4"/>
          <w:sz w:val="21"/>
          <w:szCs w:val="21"/>
        </w:rPr>
        <w:t>expression dysregulated in the biopsy of kidney transplanted recipients [</w:t>
      </w:r>
      <w:r w:rsidRPr="002746DC">
        <w:rPr>
          <w:sz w:val="21"/>
          <w:szCs w:val="21"/>
          <w:rPrChange w:id="167" w:author="De Jesus Borges, Thiago" w:date="2024-08-15T12:22:00Z" w16du:dateUtc="2024-08-15T16:22:00Z">
            <w:rPr/>
          </w:rPrChange>
        </w:rPr>
        <w:fldChar w:fldCharType="begin"/>
      </w:r>
      <w:r w:rsidRPr="003362E4">
        <w:rPr>
          <w:sz w:val="21"/>
          <w:szCs w:val="21"/>
        </w:rPr>
        <w:instrText>HYPERLINK \l "_bookmark19"</w:instrText>
      </w:r>
      <w:r w:rsidRPr="00EB5EE6">
        <w:rPr>
          <w:sz w:val="21"/>
          <w:szCs w:val="21"/>
        </w:rPr>
      </w:r>
      <w:r w:rsidRPr="002746DC">
        <w:rPr>
          <w:sz w:val="21"/>
          <w:szCs w:val="21"/>
          <w:rPrChange w:id="168" w:author="De Jesus Borges, Thiago" w:date="2024-08-15T12:22:00Z" w16du:dateUtc="2024-08-15T16:22:00Z">
            <w:rPr>
              <w:rFonts w:ascii="Arial" w:hAnsi="Arial" w:cs="Arial"/>
              <w:color w:val="0000FF"/>
              <w:spacing w:val="-4"/>
            </w:rPr>
          </w:rPrChange>
        </w:rPr>
        <w:fldChar w:fldCharType="separate"/>
      </w:r>
      <w:r w:rsidRPr="003362E4">
        <w:rPr>
          <w:rFonts w:ascii="Arial" w:hAnsi="Arial" w:cs="Arial"/>
          <w:color w:val="0000FF"/>
          <w:spacing w:val="-4"/>
          <w:sz w:val="21"/>
          <w:szCs w:val="21"/>
        </w:rPr>
        <w:t>19</w:t>
      </w:r>
      <w:r w:rsidRPr="002746DC">
        <w:rPr>
          <w:rFonts w:ascii="Arial" w:hAnsi="Arial" w:cs="Arial"/>
          <w:color w:val="0000FF"/>
          <w:spacing w:val="-4"/>
          <w:sz w:val="21"/>
          <w:szCs w:val="21"/>
          <w:rPrChange w:id="169" w:author="De Jesus Borges, Thiago" w:date="2024-08-15T12:22:00Z" w16du:dateUtc="2024-08-15T16:22:00Z">
            <w:rPr>
              <w:rFonts w:ascii="Arial" w:hAnsi="Arial" w:cs="Arial"/>
              <w:color w:val="0000FF"/>
              <w:spacing w:val="-4"/>
            </w:rPr>
          </w:rPrChange>
        </w:rPr>
        <w:fldChar w:fldCharType="end"/>
      </w:r>
      <w:r w:rsidRPr="003362E4">
        <w:rPr>
          <w:rFonts w:ascii="Arial" w:hAnsi="Arial" w:cs="Arial"/>
          <w:spacing w:val="-4"/>
          <w:sz w:val="21"/>
          <w:szCs w:val="21"/>
        </w:rPr>
        <w:t xml:space="preserve">], underlying </w:t>
      </w:r>
      <w:r w:rsidRPr="003362E4">
        <w:rPr>
          <w:rFonts w:ascii="Arial" w:hAnsi="Arial" w:cs="Arial"/>
          <w:sz w:val="21"/>
          <w:szCs w:val="21"/>
        </w:rPr>
        <w:t>the</w:t>
      </w:r>
      <w:r w:rsidRPr="003362E4">
        <w:rPr>
          <w:rFonts w:ascii="Arial" w:hAnsi="Arial" w:cs="Arial"/>
          <w:spacing w:val="-1"/>
          <w:sz w:val="21"/>
          <w:szCs w:val="21"/>
        </w:rPr>
        <w:t xml:space="preserve"> </w:t>
      </w:r>
      <w:r w:rsidRPr="003362E4">
        <w:rPr>
          <w:rFonts w:ascii="Arial" w:hAnsi="Arial" w:cs="Arial"/>
          <w:sz w:val="21"/>
          <w:szCs w:val="21"/>
        </w:rPr>
        <w:t>need</w:t>
      </w:r>
      <w:r w:rsidRPr="003362E4">
        <w:rPr>
          <w:rFonts w:ascii="Arial" w:hAnsi="Arial" w:cs="Arial"/>
          <w:spacing w:val="-1"/>
          <w:sz w:val="21"/>
          <w:szCs w:val="21"/>
        </w:rPr>
        <w:t xml:space="preserve"> </w:t>
      </w:r>
      <w:r w:rsidRPr="003362E4">
        <w:rPr>
          <w:rFonts w:ascii="Arial" w:hAnsi="Arial" w:cs="Arial"/>
          <w:sz w:val="21"/>
          <w:szCs w:val="21"/>
        </w:rPr>
        <w:t>for</w:t>
      </w:r>
      <w:r w:rsidRPr="003362E4">
        <w:rPr>
          <w:rFonts w:ascii="Arial" w:hAnsi="Arial" w:cs="Arial"/>
          <w:spacing w:val="-1"/>
          <w:sz w:val="21"/>
          <w:szCs w:val="21"/>
        </w:rPr>
        <w:t xml:space="preserve"> </w:t>
      </w:r>
      <w:r w:rsidRPr="003362E4">
        <w:rPr>
          <w:rFonts w:ascii="Arial" w:hAnsi="Arial" w:cs="Arial"/>
          <w:sz w:val="21"/>
          <w:szCs w:val="21"/>
        </w:rPr>
        <w:t>a</w:t>
      </w:r>
      <w:r w:rsidRPr="003362E4">
        <w:rPr>
          <w:rFonts w:ascii="Arial" w:hAnsi="Arial" w:cs="Arial"/>
          <w:spacing w:val="-1"/>
          <w:sz w:val="21"/>
          <w:szCs w:val="21"/>
        </w:rPr>
        <w:t xml:space="preserve"> </w:t>
      </w:r>
      <w:r w:rsidRPr="003362E4">
        <w:rPr>
          <w:rFonts w:ascii="Arial" w:hAnsi="Arial" w:cs="Arial"/>
          <w:sz w:val="21"/>
          <w:szCs w:val="21"/>
        </w:rPr>
        <w:t>better</w:t>
      </w:r>
      <w:r w:rsidRPr="003362E4">
        <w:rPr>
          <w:rFonts w:ascii="Arial" w:hAnsi="Arial" w:cs="Arial"/>
          <w:spacing w:val="-1"/>
          <w:sz w:val="21"/>
          <w:szCs w:val="21"/>
        </w:rPr>
        <w:t xml:space="preserve"> </w:t>
      </w:r>
      <w:r w:rsidRPr="003362E4">
        <w:rPr>
          <w:rFonts w:ascii="Arial" w:hAnsi="Arial" w:cs="Arial"/>
          <w:sz w:val="21"/>
          <w:szCs w:val="21"/>
        </w:rPr>
        <w:t>definition</w:t>
      </w:r>
      <w:r w:rsidRPr="003362E4">
        <w:rPr>
          <w:rFonts w:ascii="Arial" w:hAnsi="Arial" w:cs="Arial"/>
          <w:spacing w:val="-1"/>
          <w:sz w:val="21"/>
          <w:szCs w:val="21"/>
        </w:rPr>
        <w:t xml:space="preserve"> </w:t>
      </w:r>
      <w:r w:rsidRPr="003362E4">
        <w:rPr>
          <w:rFonts w:ascii="Arial" w:hAnsi="Arial" w:cs="Arial"/>
          <w:sz w:val="21"/>
          <w:szCs w:val="21"/>
        </w:rPr>
        <w:t>of</w:t>
      </w:r>
      <w:r w:rsidRPr="003362E4">
        <w:rPr>
          <w:rFonts w:ascii="Arial" w:hAnsi="Arial" w:cs="Arial"/>
          <w:spacing w:val="-1"/>
          <w:sz w:val="21"/>
          <w:szCs w:val="21"/>
        </w:rPr>
        <w:t xml:space="preserve"> </w:t>
      </w:r>
      <w:r w:rsidRPr="003362E4">
        <w:rPr>
          <w:rFonts w:ascii="Arial" w:hAnsi="Arial" w:cs="Arial"/>
          <w:sz w:val="21"/>
          <w:szCs w:val="21"/>
        </w:rPr>
        <w:t>housekeeping</w:t>
      </w:r>
      <w:r w:rsidRPr="003362E4">
        <w:rPr>
          <w:rFonts w:ascii="Arial" w:hAnsi="Arial" w:cs="Arial"/>
          <w:spacing w:val="-1"/>
          <w:sz w:val="21"/>
          <w:szCs w:val="21"/>
        </w:rPr>
        <w:t xml:space="preserve"> </w:t>
      </w:r>
      <w:r w:rsidRPr="003362E4">
        <w:rPr>
          <w:rFonts w:ascii="Arial" w:hAnsi="Arial" w:cs="Arial"/>
          <w:sz w:val="21"/>
          <w:szCs w:val="21"/>
        </w:rPr>
        <w:t>genes</w:t>
      </w:r>
      <w:r w:rsidRPr="003362E4">
        <w:rPr>
          <w:rFonts w:ascii="Arial" w:hAnsi="Arial" w:cs="Arial"/>
          <w:spacing w:val="-1"/>
          <w:sz w:val="21"/>
          <w:szCs w:val="21"/>
        </w:rPr>
        <w:t xml:space="preserve"> </w:t>
      </w:r>
      <w:r w:rsidRPr="003362E4">
        <w:rPr>
          <w:rFonts w:ascii="Arial" w:hAnsi="Arial" w:cs="Arial"/>
          <w:sz w:val="21"/>
          <w:szCs w:val="21"/>
        </w:rPr>
        <w:t>in</w:t>
      </w:r>
      <w:r w:rsidRPr="003362E4">
        <w:rPr>
          <w:rFonts w:ascii="Arial" w:hAnsi="Arial" w:cs="Arial"/>
          <w:spacing w:val="-1"/>
          <w:sz w:val="21"/>
          <w:szCs w:val="21"/>
        </w:rPr>
        <w:t xml:space="preserve"> </w:t>
      </w:r>
      <w:r w:rsidRPr="003362E4">
        <w:rPr>
          <w:rFonts w:ascii="Arial" w:hAnsi="Arial" w:cs="Arial"/>
          <w:sz w:val="21"/>
          <w:szCs w:val="21"/>
        </w:rPr>
        <w:t>this</w:t>
      </w:r>
      <w:r w:rsidRPr="003362E4">
        <w:rPr>
          <w:rFonts w:ascii="Arial" w:hAnsi="Arial" w:cs="Arial"/>
          <w:spacing w:val="-1"/>
          <w:sz w:val="21"/>
          <w:szCs w:val="21"/>
        </w:rPr>
        <w:t xml:space="preserve"> </w:t>
      </w:r>
      <w:r w:rsidRPr="003362E4">
        <w:rPr>
          <w:rFonts w:ascii="Arial" w:hAnsi="Arial" w:cs="Arial"/>
          <w:sz w:val="21"/>
          <w:szCs w:val="21"/>
        </w:rPr>
        <w:t>population</w:t>
      </w:r>
      <w:r w:rsidRPr="003362E4">
        <w:rPr>
          <w:rFonts w:ascii="Arial" w:hAnsi="Arial" w:cs="Arial"/>
          <w:spacing w:val="-1"/>
          <w:sz w:val="21"/>
          <w:szCs w:val="21"/>
        </w:rPr>
        <w:t xml:space="preserve"> </w:t>
      </w:r>
      <w:r w:rsidRPr="003362E4">
        <w:rPr>
          <w:rFonts w:ascii="Arial" w:hAnsi="Arial" w:cs="Arial"/>
          <w:sz w:val="21"/>
          <w:szCs w:val="21"/>
        </w:rPr>
        <w:t>in</w:t>
      </w:r>
      <w:r w:rsidRPr="003362E4">
        <w:rPr>
          <w:rFonts w:ascii="Arial" w:hAnsi="Arial" w:cs="Arial"/>
          <w:spacing w:val="-1"/>
          <w:sz w:val="21"/>
          <w:szCs w:val="21"/>
        </w:rPr>
        <w:t xml:space="preserve"> </w:t>
      </w:r>
      <w:r w:rsidRPr="003362E4">
        <w:rPr>
          <w:rFonts w:ascii="Arial" w:hAnsi="Arial" w:cs="Arial"/>
          <w:sz w:val="21"/>
          <w:szCs w:val="21"/>
        </w:rPr>
        <w:t xml:space="preserve">different </w:t>
      </w:r>
      <w:r w:rsidRPr="003362E4">
        <w:rPr>
          <w:rFonts w:ascii="Arial" w:hAnsi="Arial" w:cs="Arial"/>
          <w:spacing w:val="-2"/>
          <w:sz w:val="21"/>
          <w:szCs w:val="21"/>
        </w:rPr>
        <w:t>tissues</w:t>
      </w:r>
      <w:r w:rsidR="00A111A2">
        <w:rPr>
          <w:rFonts w:ascii="Arial" w:hAnsi="Arial" w:cs="Arial"/>
          <w:spacing w:val="-2"/>
          <w:sz w:val="21"/>
          <w:szCs w:val="21"/>
        </w:rPr>
        <w:t>, including blood</w:t>
      </w:r>
      <w:r w:rsidRPr="003362E4">
        <w:rPr>
          <w:rFonts w:ascii="Arial" w:hAnsi="Arial" w:cs="Arial"/>
          <w:spacing w:val="-2"/>
          <w:sz w:val="21"/>
          <w:szCs w:val="21"/>
        </w:rPr>
        <w:t>.</w:t>
      </w:r>
    </w:p>
    <w:p w14:paraId="39F7CC1D" w14:textId="524E8AA7" w:rsidR="00000000" w:rsidRDefault="0047037D">
      <w:pPr>
        <w:pStyle w:val="BodyText"/>
        <w:spacing w:line="254" w:lineRule="auto"/>
        <w:ind w:left="360" w:right="317" w:firstLine="298"/>
        <w:rPr>
          <w:rPrChange w:id="170" w:author="De Jesus Borges, Thiago" w:date="2024-08-15T12:22:00Z" w16du:dateUtc="2024-08-15T16:22:00Z">
            <w:rPr>
              <w:rFonts w:ascii="Arial" w:hAnsi="Arial" w:cs="Arial"/>
            </w:rPr>
          </w:rPrChange>
        </w:rPr>
        <w:sectPr w:rsidR="00000000">
          <w:pgSz w:w="11910" w:h="16840"/>
          <w:pgMar w:top="1360" w:right="1680" w:bottom="3920" w:left="1680" w:header="0" w:footer="3734" w:gutter="0"/>
          <w:cols w:space="720"/>
        </w:sectPr>
        <w:pPrChange w:id="171" w:author="De Jesus Borges, Thiago" w:date="2024-08-15T14:41:00Z" w16du:dateUtc="2024-08-15T18:41:00Z">
          <w:pPr>
            <w:spacing w:line="254" w:lineRule="auto"/>
            <w:ind w:left="360"/>
            <w:jc w:val="both"/>
          </w:pPr>
        </w:pPrChange>
      </w:pPr>
      <w:r w:rsidRPr="003362E4">
        <w:rPr>
          <w:rFonts w:ascii="Arial" w:hAnsi="Arial" w:cs="Arial"/>
          <w:sz w:val="21"/>
          <w:szCs w:val="21"/>
        </w:rPr>
        <w:t>To</w:t>
      </w:r>
      <w:r w:rsidRPr="003362E4">
        <w:rPr>
          <w:rFonts w:ascii="Arial" w:hAnsi="Arial" w:cs="Arial"/>
          <w:spacing w:val="-13"/>
          <w:sz w:val="21"/>
          <w:szCs w:val="21"/>
        </w:rPr>
        <w:t xml:space="preserve"> </w:t>
      </w:r>
      <w:r w:rsidRPr="003362E4">
        <w:rPr>
          <w:rFonts w:ascii="Arial" w:hAnsi="Arial" w:cs="Arial"/>
          <w:sz w:val="21"/>
          <w:szCs w:val="21"/>
        </w:rPr>
        <w:t>address</w:t>
      </w:r>
      <w:r w:rsidRPr="003362E4">
        <w:rPr>
          <w:rFonts w:ascii="Arial" w:hAnsi="Arial" w:cs="Arial"/>
          <w:spacing w:val="-12"/>
          <w:sz w:val="21"/>
          <w:szCs w:val="21"/>
        </w:rPr>
        <w:t xml:space="preserve"> </w:t>
      </w:r>
      <w:r w:rsidRPr="003362E4">
        <w:rPr>
          <w:rFonts w:ascii="Arial" w:hAnsi="Arial" w:cs="Arial"/>
          <w:sz w:val="21"/>
          <w:szCs w:val="21"/>
        </w:rPr>
        <w:t>the</w:t>
      </w:r>
      <w:r w:rsidRPr="003362E4">
        <w:rPr>
          <w:rFonts w:ascii="Arial" w:hAnsi="Arial" w:cs="Arial"/>
          <w:spacing w:val="-12"/>
          <w:sz w:val="21"/>
          <w:szCs w:val="21"/>
        </w:rPr>
        <w:t xml:space="preserve"> </w:t>
      </w:r>
      <w:r w:rsidRPr="003362E4">
        <w:rPr>
          <w:rFonts w:ascii="Arial" w:hAnsi="Arial" w:cs="Arial"/>
          <w:sz w:val="21"/>
          <w:szCs w:val="21"/>
        </w:rPr>
        <w:t>lack</w:t>
      </w:r>
      <w:r w:rsidRPr="003362E4">
        <w:rPr>
          <w:rFonts w:ascii="Arial" w:hAnsi="Arial" w:cs="Arial"/>
          <w:spacing w:val="-12"/>
          <w:sz w:val="21"/>
          <w:szCs w:val="21"/>
        </w:rPr>
        <w:t xml:space="preserve"> </w:t>
      </w:r>
      <w:r w:rsidRPr="003362E4">
        <w:rPr>
          <w:rFonts w:ascii="Arial" w:hAnsi="Arial" w:cs="Arial"/>
          <w:sz w:val="21"/>
          <w:szCs w:val="21"/>
        </w:rPr>
        <w:t>of</w:t>
      </w:r>
      <w:r w:rsidRPr="003362E4">
        <w:rPr>
          <w:rFonts w:ascii="Arial" w:hAnsi="Arial" w:cs="Arial"/>
          <w:spacing w:val="-12"/>
          <w:sz w:val="21"/>
          <w:szCs w:val="21"/>
        </w:rPr>
        <w:t xml:space="preserve"> </w:t>
      </w:r>
      <w:r w:rsidRPr="003362E4">
        <w:rPr>
          <w:rFonts w:ascii="Arial" w:hAnsi="Arial" w:cs="Arial"/>
          <w:sz w:val="21"/>
          <w:szCs w:val="21"/>
        </w:rPr>
        <w:t>information</w:t>
      </w:r>
      <w:r w:rsidRPr="003362E4">
        <w:rPr>
          <w:rFonts w:ascii="Arial" w:hAnsi="Arial" w:cs="Arial"/>
          <w:spacing w:val="-12"/>
          <w:sz w:val="21"/>
          <w:szCs w:val="21"/>
        </w:rPr>
        <w:t xml:space="preserve"> </w:t>
      </w:r>
      <w:r w:rsidRPr="003362E4">
        <w:rPr>
          <w:rFonts w:ascii="Arial" w:hAnsi="Arial" w:cs="Arial"/>
          <w:sz w:val="21"/>
          <w:szCs w:val="21"/>
        </w:rPr>
        <w:t>about</w:t>
      </w:r>
      <w:r w:rsidRPr="003362E4">
        <w:rPr>
          <w:rFonts w:ascii="Arial" w:hAnsi="Arial" w:cs="Arial"/>
          <w:spacing w:val="-12"/>
          <w:sz w:val="21"/>
          <w:szCs w:val="21"/>
        </w:rPr>
        <w:t xml:space="preserve"> </w:t>
      </w:r>
      <w:r w:rsidRPr="003362E4">
        <w:rPr>
          <w:rFonts w:ascii="Arial" w:hAnsi="Arial" w:cs="Arial"/>
          <w:sz w:val="21"/>
          <w:szCs w:val="21"/>
        </w:rPr>
        <w:t>appropriate</w:t>
      </w:r>
      <w:r w:rsidRPr="003362E4">
        <w:rPr>
          <w:rFonts w:ascii="Arial" w:hAnsi="Arial" w:cs="Arial"/>
          <w:spacing w:val="-11"/>
          <w:sz w:val="21"/>
          <w:szCs w:val="21"/>
        </w:rPr>
        <w:t xml:space="preserve"> </w:t>
      </w:r>
      <w:r w:rsidRPr="003362E4">
        <w:rPr>
          <w:rFonts w:ascii="Arial" w:hAnsi="Arial" w:cs="Arial"/>
          <w:sz w:val="21"/>
          <w:szCs w:val="21"/>
        </w:rPr>
        <w:t>housekeeping</w:t>
      </w:r>
      <w:r w:rsidRPr="003362E4">
        <w:rPr>
          <w:rFonts w:ascii="Arial" w:hAnsi="Arial" w:cs="Arial"/>
          <w:spacing w:val="-13"/>
          <w:sz w:val="21"/>
          <w:szCs w:val="21"/>
        </w:rPr>
        <w:t xml:space="preserve"> </w:t>
      </w:r>
      <w:r w:rsidRPr="003362E4">
        <w:rPr>
          <w:rFonts w:ascii="Arial" w:hAnsi="Arial" w:cs="Arial"/>
          <w:sz w:val="21"/>
          <w:szCs w:val="21"/>
        </w:rPr>
        <w:t>genes</w:t>
      </w:r>
      <w:r w:rsidRPr="003362E4">
        <w:rPr>
          <w:rFonts w:ascii="Arial" w:hAnsi="Arial" w:cs="Arial"/>
          <w:spacing w:val="-11"/>
          <w:sz w:val="21"/>
          <w:szCs w:val="21"/>
        </w:rPr>
        <w:t xml:space="preserve"> </w:t>
      </w:r>
      <w:r w:rsidRPr="003362E4">
        <w:rPr>
          <w:rFonts w:ascii="Arial" w:hAnsi="Arial" w:cs="Arial"/>
          <w:sz w:val="21"/>
          <w:szCs w:val="21"/>
        </w:rPr>
        <w:t>to</w:t>
      </w:r>
      <w:r w:rsidRPr="003362E4">
        <w:rPr>
          <w:rFonts w:ascii="Arial" w:hAnsi="Arial" w:cs="Arial"/>
          <w:spacing w:val="-13"/>
          <w:sz w:val="21"/>
          <w:szCs w:val="21"/>
        </w:rPr>
        <w:t xml:space="preserve"> </w:t>
      </w:r>
      <w:r w:rsidRPr="003362E4">
        <w:rPr>
          <w:rFonts w:ascii="Arial" w:hAnsi="Arial" w:cs="Arial"/>
          <w:sz w:val="21"/>
          <w:szCs w:val="21"/>
        </w:rPr>
        <w:t>serve as</w:t>
      </w:r>
      <w:r w:rsidRPr="003362E4">
        <w:rPr>
          <w:rFonts w:ascii="Arial" w:hAnsi="Arial" w:cs="Arial"/>
          <w:spacing w:val="-12"/>
          <w:sz w:val="21"/>
          <w:szCs w:val="21"/>
        </w:rPr>
        <w:t xml:space="preserve"> </w:t>
      </w:r>
      <w:r w:rsidRPr="003362E4">
        <w:rPr>
          <w:rFonts w:ascii="Arial" w:hAnsi="Arial" w:cs="Arial"/>
          <w:sz w:val="21"/>
          <w:szCs w:val="21"/>
        </w:rPr>
        <w:t>controls</w:t>
      </w:r>
      <w:r w:rsidRPr="003362E4">
        <w:rPr>
          <w:rFonts w:ascii="Arial" w:hAnsi="Arial" w:cs="Arial"/>
          <w:spacing w:val="-12"/>
          <w:sz w:val="21"/>
          <w:szCs w:val="21"/>
        </w:rPr>
        <w:t xml:space="preserve"> </w:t>
      </w:r>
      <w:r w:rsidRPr="003362E4">
        <w:rPr>
          <w:rFonts w:ascii="Arial" w:hAnsi="Arial" w:cs="Arial"/>
          <w:sz w:val="21"/>
          <w:szCs w:val="21"/>
        </w:rPr>
        <w:t>in</w:t>
      </w:r>
      <w:r w:rsidRPr="003362E4">
        <w:rPr>
          <w:rFonts w:ascii="Arial" w:hAnsi="Arial" w:cs="Arial"/>
          <w:spacing w:val="-12"/>
          <w:sz w:val="21"/>
          <w:szCs w:val="21"/>
        </w:rPr>
        <w:t xml:space="preserve"> </w:t>
      </w:r>
      <w:r w:rsidRPr="003362E4">
        <w:rPr>
          <w:rFonts w:ascii="Arial" w:hAnsi="Arial" w:cs="Arial"/>
          <w:sz w:val="21"/>
          <w:szCs w:val="21"/>
        </w:rPr>
        <w:t>experiments</w:t>
      </w:r>
      <w:r w:rsidRPr="003362E4">
        <w:rPr>
          <w:rFonts w:ascii="Arial" w:hAnsi="Arial" w:cs="Arial"/>
          <w:spacing w:val="-12"/>
          <w:sz w:val="21"/>
          <w:szCs w:val="21"/>
        </w:rPr>
        <w:t xml:space="preserve"> </w:t>
      </w:r>
      <w:r w:rsidRPr="003362E4">
        <w:rPr>
          <w:rFonts w:ascii="Arial" w:hAnsi="Arial" w:cs="Arial"/>
          <w:sz w:val="21"/>
          <w:szCs w:val="21"/>
        </w:rPr>
        <w:t>using</w:t>
      </w:r>
      <w:r w:rsidRPr="003362E4">
        <w:rPr>
          <w:rFonts w:ascii="Arial" w:hAnsi="Arial" w:cs="Arial"/>
          <w:spacing w:val="-12"/>
          <w:sz w:val="21"/>
          <w:szCs w:val="21"/>
        </w:rPr>
        <w:t xml:space="preserve"> </w:t>
      </w:r>
      <w:r w:rsidRPr="003362E4">
        <w:rPr>
          <w:rFonts w:ascii="Arial" w:hAnsi="Arial" w:cs="Arial"/>
          <w:sz w:val="21"/>
          <w:szCs w:val="21"/>
        </w:rPr>
        <w:t>peripheral</w:t>
      </w:r>
      <w:r w:rsidRPr="003362E4">
        <w:rPr>
          <w:rFonts w:ascii="Arial" w:hAnsi="Arial" w:cs="Arial"/>
          <w:spacing w:val="-12"/>
          <w:sz w:val="21"/>
          <w:szCs w:val="21"/>
        </w:rPr>
        <w:t xml:space="preserve"> </w:t>
      </w:r>
      <w:r w:rsidRPr="003362E4">
        <w:rPr>
          <w:rFonts w:ascii="Arial" w:hAnsi="Arial" w:cs="Arial"/>
          <w:sz w:val="21"/>
          <w:szCs w:val="21"/>
        </w:rPr>
        <w:t>blood</w:t>
      </w:r>
      <w:r w:rsidRPr="003362E4">
        <w:rPr>
          <w:rFonts w:ascii="Arial" w:hAnsi="Arial" w:cs="Arial"/>
          <w:spacing w:val="-12"/>
          <w:sz w:val="21"/>
          <w:szCs w:val="21"/>
        </w:rPr>
        <w:t xml:space="preserve"> </w:t>
      </w:r>
      <w:r w:rsidRPr="003362E4">
        <w:rPr>
          <w:rFonts w:ascii="Arial" w:hAnsi="Arial" w:cs="Arial"/>
          <w:sz w:val="21"/>
          <w:szCs w:val="21"/>
        </w:rPr>
        <w:t>of</w:t>
      </w:r>
      <w:r w:rsidRPr="003362E4">
        <w:rPr>
          <w:rFonts w:ascii="Arial" w:hAnsi="Arial" w:cs="Arial"/>
          <w:spacing w:val="-12"/>
          <w:sz w:val="21"/>
          <w:szCs w:val="21"/>
        </w:rPr>
        <w:t xml:space="preserve"> </w:t>
      </w:r>
      <w:r w:rsidRPr="003362E4">
        <w:rPr>
          <w:rFonts w:ascii="Arial" w:hAnsi="Arial" w:cs="Arial"/>
          <w:sz w:val="21"/>
          <w:szCs w:val="21"/>
        </w:rPr>
        <w:t>kidney</w:t>
      </w:r>
      <w:r w:rsidRPr="003362E4">
        <w:rPr>
          <w:rFonts w:ascii="Arial" w:hAnsi="Arial" w:cs="Arial"/>
          <w:spacing w:val="-12"/>
          <w:sz w:val="21"/>
          <w:szCs w:val="21"/>
        </w:rPr>
        <w:t xml:space="preserve"> </w:t>
      </w:r>
      <w:r w:rsidRPr="003362E4">
        <w:rPr>
          <w:rFonts w:ascii="Arial" w:hAnsi="Arial" w:cs="Arial"/>
          <w:sz w:val="21"/>
          <w:szCs w:val="21"/>
        </w:rPr>
        <w:t>transplanted</w:t>
      </w:r>
      <w:r w:rsidRPr="003362E4">
        <w:rPr>
          <w:rFonts w:ascii="Arial" w:hAnsi="Arial" w:cs="Arial"/>
          <w:spacing w:val="-12"/>
          <w:sz w:val="21"/>
          <w:szCs w:val="21"/>
        </w:rPr>
        <w:t xml:space="preserve"> </w:t>
      </w:r>
      <w:r w:rsidR="004B113A">
        <w:rPr>
          <w:rFonts w:ascii="Arial" w:hAnsi="Arial" w:cs="Arial"/>
          <w:sz w:val="21"/>
          <w:szCs w:val="21"/>
        </w:rPr>
        <w:t>recipients</w:t>
      </w:r>
      <w:r w:rsidRPr="003362E4">
        <w:rPr>
          <w:rFonts w:ascii="Arial" w:hAnsi="Arial" w:cs="Arial"/>
          <w:sz w:val="21"/>
          <w:szCs w:val="21"/>
        </w:rPr>
        <w:t>,</w:t>
      </w:r>
      <w:r w:rsidRPr="003362E4">
        <w:rPr>
          <w:rFonts w:ascii="Arial" w:hAnsi="Arial" w:cs="Arial"/>
          <w:spacing w:val="-12"/>
          <w:sz w:val="21"/>
          <w:szCs w:val="21"/>
        </w:rPr>
        <w:t xml:space="preserve"> </w:t>
      </w:r>
      <w:r w:rsidRPr="003362E4">
        <w:rPr>
          <w:rFonts w:ascii="Arial" w:hAnsi="Arial" w:cs="Arial"/>
          <w:sz w:val="21"/>
          <w:szCs w:val="21"/>
        </w:rPr>
        <w:t>we initially</w:t>
      </w:r>
      <w:r w:rsidRPr="003362E4">
        <w:rPr>
          <w:rFonts w:ascii="Arial" w:hAnsi="Arial" w:cs="Arial"/>
          <w:spacing w:val="-13"/>
          <w:sz w:val="21"/>
          <w:szCs w:val="21"/>
        </w:rPr>
        <w:t xml:space="preserve"> </w:t>
      </w:r>
      <w:r w:rsidRPr="003362E4">
        <w:rPr>
          <w:rFonts w:ascii="Arial" w:hAnsi="Arial" w:cs="Arial"/>
          <w:sz w:val="21"/>
          <w:szCs w:val="21"/>
        </w:rPr>
        <w:t>develop</w:t>
      </w:r>
      <w:r w:rsidRPr="003362E4">
        <w:rPr>
          <w:rFonts w:ascii="Arial" w:hAnsi="Arial" w:cs="Arial"/>
          <w:spacing w:val="-12"/>
          <w:sz w:val="21"/>
          <w:szCs w:val="21"/>
        </w:rPr>
        <w:t xml:space="preserve"> </w:t>
      </w:r>
      <w:r w:rsidRPr="003362E4">
        <w:rPr>
          <w:rFonts w:ascii="Arial" w:hAnsi="Arial" w:cs="Arial"/>
          <w:sz w:val="21"/>
          <w:szCs w:val="21"/>
        </w:rPr>
        <w:t>a</w:t>
      </w:r>
      <w:r w:rsidRPr="003362E4">
        <w:rPr>
          <w:rFonts w:ascii="Arial" w:hAnsi="Arial" w:cs="Arial"/>
          <w:spacing w:val="-12"/>
          <w:sz w:val="21"/>
          <w:szCs w:val="21"/>
        </w:rPr>
        <w:t xml:space="preserve"> </w:t>
      </w:r>
      <w:r w:rsidR="009E6BCF" w:rsidRPr="003362E4">
        <w:rPr>
          <w:rFonts w:ascii="Arial" w:hAnsi="Arial" w:cs="Arial"/>
          <w:sz w:val="21"/>
          <w:szCs w:val="21"/>
        </w:rPr>
        <w:t>workflow based</w:t>
      </w:r>
      <w:r w:rsidRPr="003362E4">
        <w:rPr>
          <w:rFonts w:ascii="Arial" w:hAnsi="Arial" w:cs="Arial"/>
          <w:spacing w:val="-12"/>
          <w:sz w:val="21"/>
          <w:szCs w:val="21"/>
        </w:rPr>
        <w:t xml:space="preserve"> </w:t>
      </w:r>
      <w:r w:rsidRPr="003362E4">
        <w:rPr>
          <w:rFonts w:ascii="Arial" w:hAnsi="Arial" w:cs="Arial"/>
          <w:sz w:val="21"/>
          <w:szCs w:val="21"/>
        </w:rPr>
        <w:t>on</w:t>
      </w:r>
      <w:r w:rsidRPr="003362E4">
        <w:rPr>
          <w:rFonts w:ascii="Arial" w:hAnsi="Arial" w:cs="Arial"/>
          <w:spacing w:val="-12"/>
          <w:sz w:val="21"/>
          <w:szCs w:val="21"/>
        </w:rPr>
        <w:t xml:space="preserve"> </w:t>
      </w:r>
      <w:r w:rsidRPr="003362E4">
        <w:rPr>
          <w:rFonts w:ascii="Arial" w:hAnsi="Arial" w:cs="Arial"/>
          <w:sz w:val="21"/>
          <w:szCs w:val="21"/>
        </w:rPr>
        <w:t>large</w:t>
      </w:r>
      <w:r w:rsidRPr="003362E4">
        <w:rPr>
          <w:rFonts w:ascii="Arial" w:hAnsi="Arial" w:cs="Arial"/>
          <w:spacing w:val="-12"/>
          <w:sz w:val="21"/>
          <w:szCs w:val="21"/>
        </w:rPr>
        <w:t xml:space="preserve"> </w:t>
      </w:r>
      <w:r w:rsidRPr="003362E4">
        <w:rPr>
          <w:rFonts w:ascii="Arial" w:hAnsi="Arial" w:cs="Arial"/>
          <w:sz w:val="21"/>
          <w:szCs w:val="21"/>
        </w:rPr>
        <w:t>public</w:t>
      </w:r>
      <w:r w:rsidRPr="003362E4">
        <w:rPr>
          <w:rFonts w:ascii="Arial" w:hAnsi="Arial" w:cs="Arial"/>
          <w:spacing w:val="-12"/>
          <w:sz w:val="21"/>
          <w:szCs w:val="21"/>
        </w:rPr>
        <w:t xml:space="preserve"> </w:t>
      </w:r>
      <w:r w:rsidRPr="003362E4">
        <w:rPr>
          <w:rFonts w:ascii="Arial" w:hAnsi="Arial" w:cs="Arial"/>
          <w:sz w:val="21"/>
          <w:szCs w:val="21"/>
        </w:rPr>
        <w:t>datasets</w:t>
      </w:r>
      <w:r w:rsidRPr="003362E4">
        <w:rPr>
          <w:rFonts w:ascii="Arial" w:hAnsi="Arial" w:cs="Arial"/>
          <w:spacing w:val="-12"/>
          <w:sz w:val="21"/>
          <w:szCs w:val="21"/>
        </w:rPr>
        <w:t xml:space="preserve"> </w:t>
      </w:r>
      <w:r w:rsidRPr="003362E4">
        <w:rPr>
          <w:rFonts w:ascii="Arial" w:hAnsi="Arial" w:cs="Arial"/>
          <w:sz w:val="21"/>
          <w:szCs w:val="21"/>
        </w:rPr>
        <w:t>of</w:t>
      </w:r>
      <w:r w:rsidRPr="003362E4">
        <w:rPr>
          <w:rFonts w:ascii="Arial" w:hAnsi="Arial" w:cs="Arial"/>
          <w:spacing w:val="-12"/>
          <w:sz w:val="21"/>
          <w:szCs w:val="21"/>
        </w:rPr>
        <w:t xml:space="preserve"> </w:t>
      </w:r>
      <w:r w:rsidRPr="003362E4">
        <w:rPr>
          <w:rFonts w:ascii="Arial" w:hAnsi="Arial" w:cs="Arial"/>
          <w:sz w:val="21"/>
          <w:szCs w:val="21"/>
        </w:rPr>
        <w:t>NGS</w:t>
      </w:r>
      <w:r w:rsidRPr="003362E4">
        <w:rPr>
          <w:rFonts w:ascii="Arial" w:hAnsi="Arial" w:cs="Arial"/>
          <w:spacing w:val="-12"/>
          <w:sz w:val="21"/>
          <w:szCs w:val="21"/>
        </w:rPr>
        <w:t xml:space="preserve"> </w:t>
      </w:r>
      <w:r w:rsidRPr="003362E4">
        <w:rPr>
          <w:rFonts w:ascii="Arial" w:hAnsi="Arial" w:cs="Arial"/>
          <w:sz w:val="21"/>
          <w:szCs w:val="21"/>
        </w:rPr>
        <w:t>RNA-Seq</w:t>
      </w:r>
      <w:r w:rsidRPr="003362E4">
        <w:rPr>
          <w:rFonts w:ascii="Arial" w:hAnsi="Arial" w:cs="Arial"/>
          <w:spacing w:val="-12"/>
          <w:sz w:val="21"/>
          <w:szCs w:val="21"/>
        </w:rPr>
        <w:t xml:space="preserve"> </w:t>
      </w:r>
      <w:r w:rsidRPr="003362E4">
        <w:rPr>
          <w:rFonts w:ascii="Arial" w:hAnsi="Arial" w:cs="Arial"/>
          <w:sz w:val="21"/>
          <w:szCs w:val="21"/>
        </w:rPr>
        <w:t>and</w:t>
      </w:r>
      <w:r w:rsidRPr="003362E4">
        <w:rPr>
          <w:rFonts w:ascii="Arial" w:hAnsi="Arial" w:cs="Arial"/>
          <w:spacing w:val="-12"/>
          <w:sz w:val="21"/>
          <w:szCs w:val="21"/>
        </w:rPr>
        <w:t xml:space="preserve"> </w:t>
      </w:r>
      <w:r w:rsidRPr="003362E4">
        <w:rPr>
          <w:rFonts w:ascii="Arial" w:hAnsi="Arial" w:cs="Arial"/>
          <w:sz w:val="21"/>
          <w:szCs w:val="21"/>
        </w:rPr>
        <w:t xml:space="preserve">RNA microarrays with different time points and different clinical outcomes (Table </w:t>
      </w:r>
      <w:r w:rsidRPr="002746DC">
        <w:rPr>
          <w:sz w:val="21"/>
          <w:szCs w:val="21"/>
          <w:rPrChange w:id="172" w:author="De Jesus Borges, Thiago" w:date="2024-08-15T12:22:00Z" w16du:dateUtc="2024-08-15T16:22:00Z">
            <w:rPr>
              <w:sz w:val="20"/>
              <w:szCs w:val="20"/>
            </w:rPr>
          </w:rPrChange>
        </w:rPr>
        <w:fldChar w:fldCharType="begin"/>
      </w:r>
      <w:r w:rsidRPr="003362E4">
        <w:rPr>
          <w:sz w:val="21"/>
          <w:szCs w:val="21"/>
        </w:rPr>
        <w:instrText>HYPERLINK \l "_bookmark0"</w:instrText>
      </w:r>
      <w:r w:rsidRPr="00EB5EE6">
        <w:rPr>
          <w:sz w:val="21"/>
          <w:szCs w:val="21"/>
        </w:rPr>
      </w:r>
      <w:r w:rsidRPr="002746DC">
        <w:rPr>
          <w:sz w:val="21"/>
          <w:szCs w:val="21"/>
          <w:rPrChange w:id="173" w:author="De Jesus Borges, Thiago" w:date="2024-08-15T12:22:00Z" w16du:dateUtc="2024-08-15T16:22:00Z">
            <w:rPr>
              <w:rFonts w:ascii="Arial" w:hAnsi="Arial" w:cs="Arial"/>
              <w:color w:val="0000FF"/>
              <w:sz w:val="20"/>
              <w:szCs w:val="20"/>
            </w:rPr>
          </w:rPrChange>
        </w:rPr>
        <w:fldChar w:fldCharType="separate"/>
      </w:r>
      <w:r w:rsidRPr="003362E4">
        <w:rPr>
          <w:rFonts w:ascii="Arial" w:hAnsi="Arial" w:cs="Arial"/>
          <w:color w:val="0000FF"/>
          <w:sz w:val="21"/>
          <w:szCs w:val="21"/>
        </w:rPr>
        <w:t>1</w:t>
      </w:r>
      <w:r w:rsidRPr="002746DC">
        <w:rPr>
          <w:rFonts w:ascii="Arial" w:hAnsi="Arial" w:cs="Arial"/>
          <w:color w:val="0000FF"/>
          <w:sz w:val="21"/>
          <w:szCs w:val="21"/>
          <w:rPrChange w:id="174" w:author="De Jesus Borges, Thiago" w:date="2024-08-15T12:22:00Z" w16du:dateUtc="2024-08-15T16:22:00Z">
            <w:rPr>
              <w:rFonts w:ascii="Arial" w:hAnsi="Arial" w:cs="Arial"/>
              <w:color w:val="0000FF"/>
              <w:sz w:val="20"/>
              <w:szCs w:val="20"/>
            </w:rPr>
          </w:rPrChange>
        </w:rPr>
        <w:fldChar w:fldCharType="end"/>
      </w:r>
      <w:r w:rsidRPr="003362E4">
        <w:rPr>
          <w:rFonts w:ascii="Arial" w:hAnsi="Arial" w:cs="Arial"/>
          <w:sz w:val="21"/>
          <w:szCs w:val="21"/>
        </w:rPr>
        <w:t xml:space="preserve">). We </w:t>
      </w:r>
      <w:r w:rsidR="00080F6D">
        <w:rPr>
          <w:rFonts w:ascii="Arial" w:hAnsi="Arial" w:cs="Arial"/>
          <w:sz w:val="21"/>
          <w:szCs w:val="21"/>
        </w:rPr>
        <w:t xml:space="preserve">initially </w:t>
      </w:r>
      <w:r w:rsidRPr="003362E4">
        <w:rPr>
          <w:rFonts w:ascii="Arial" w:hAnsi="Arial" w:cs="Arial"/>
          <w:spacing w:val="-2"/>
          <w:sz w:val="21"/>
          <w:szCs w:val="21"/>
        </w:rPr>
        <w:t>explore</w:t>
      </w:r>
      <w:r w:rsidRPr="003362E4">
        <w:rPr>
          <w:rFonts w:ascii="Arial" w:hAnsi="Arial" w:cs="Arial"/>
          <w:spacing w:val="-11"/>
          <w:sz w:val="21"/>
          <w:szCs w:val="21"/>
        </w:rPr>
        <w:t xml:space="preserve"> </w:t>
      </w:r>
      <w:r w:rsidRPr="003362E4">
        <w:rPr>
          <w:rFonts w:ascii="Arial" w:hAnsi="Arial" w:cs="Arial"/>
          <w:spacing w:val="-2"/>
          <w:sz w:val="21"/>
          <w:szCs w:val="21"/>
        </w:rPr>
        <w:t>well-established</w:t>
      </w:r>
      <w:r w:rsidRPr="003362E4">
        <w:rPr>
          <w:rFonts w:ascii="Arial" w:hAnsi="Arial" w:cs="Arial"/>
          <w:spacing w:val="-10"/>
          <w:sz w:val="21"/>
          <w:szCs w:val="21"/>
        </w:rPr>
        <w:t xml:space="preserve"> </w:t>
      </w:r>
      <w:r w:rsidRPr="003362E4">
        <w:rPr>
          <w:rFonts w:ascii="Arial" w:hAnsi="Arial" w:cs="Arial"/>
          <w:spacing w:val="-2"/>
          <w:sz w:val="21"/>
          <w:szCs w:val="21"/>
        </w:rPr>
        <w:t>methods</w:t>
      </w:r>
      <w:r w:rsidRPr="003362E4">
        <w:rPr>
          <w:rFonts w:ascii="Arial" w:hAnsi="Arial" w:cs="Arial"/>
          <w:spacing w:val="-10"/>
          <w:sz w:val="21"/>
          <w:szCs w:val="21"/>
        </w:rPr>
        <w:t xml:space="preserve"> </w:t>
      </w:r>
      <w:r w:rsidRPr="003362E4">
        <w:rPr>
          <w:rFonts w:ascii="Arial" w:hAnsi="Arial" w:cs="Arial"/>
          <w:spacing w:val="-2"/>
          <w:sz w:val="21"/>
          <w:szCs w:val="21"/>
        </w:rPr>
        <w:t>to</w:t>
      </w:r>
      <w:r w:rsidRPr="003362E4">
        <w:rPr>
          <w:rFonts w:ascii="Arial" w:hAnsi="Arial" w:cs="Arial"/>
          <w:spacing w:val="-10"/>
          <w:sz w:val="21"/>
          <w:szCs w:val="21"/>
        </w:rPr>
        <w:t xml:space="preserve"> </w:t>
      </w:r>
      <w:r w:rsidRPr="003362E4">
        <w:rPr>
          <w:rFonts w:ascii="Arial" w:hAnsi="Arial" w:cs="Arial"/>
          <w:spacing w:val="-2"/>
          <w:sz w:val="21"/>
          <w:szCs w:val="21"/>
        </w:rPr>
        <w:t>define</w:t>
      </w:r>
      <w:r w:rsidRPr="003362E4">
        <w:rPr>
          <w:rFonts w:ascii="Arial" w:hAnsi="Arial" w:cs="Arial"/>
          <w:spacing w:val="-10"/>
          <w:sz w:val="21"/>
          <w:szCs w:val="21"/>
        </w:rPr>
        <w:t xml:space="preserve"> </w:t>
      </w:r>
      <w:r w:rsidRPr="003362E4">
        <w:rPr>
          <w:rFonts w:ascii="Arial" w:hAnsi="Arial" w:cs="Arial"/>
          <w:spacing w:val="-2"/>
          <w:sz w:val="21"/>
          <w:szCs w:val="21"/>
        </w:rPr>
        <w:t>non-differential</w:t>
      </w:r>
      <w:r w:rsidRPr="003362E4">
        <w:rPr>
          <w:rFonts w:ascii="Arial" w:hAnsi="Arial" w:cs="Arial"/>
          <w:spacing w:val="-10"/>
          <w:sz w:val="21"/>
          <w:szCs w:val="21"/>
        </w:rPr>
        <w:t xml:space="preserve"> </w:t>
      </w:r>
      <w:r w:rsidRPr="003362E4">
        <w:rPr>
          <w:rFonts w:ascii="Arial" w:hAnsi="Arial" w:cs="Arial"/>
          <w:spacing w:val="-2"/>
          <w:sz w:val="21"/>
          <w:szCs w:val="21"/>
        </w:rPr>
        <w:t>expression</w:t>
      </w:r>
      <w:r w:rsidRPr="003362E4">
        <w:rPr>
          <w:rFonts w:ascii="Arial" w:hAnsi="Arial" w:cs="Arial"/>
          <w:spacing w:val="-10"/>
          <w:sz w:val="21"/>
          <w:szCs w:val="21"/>
        </w:rPr>
        <w:t xml:space="preserve"> </w:t>
      </w:r>
      <w:r w:rsidRPr="003362E4">
        <w:rPr>
          <w:rFonts w:ascii="Arial" w:hAnsi="Arial" w:cs="Arial"/>
          <w:spacing w:val="-2"/>
          <w:sz w:val="21"/>
          <w:szCs w:val="21"/>
        </w:rPr>
        <w:t>genes</w:t>
      </w:r>
      <w:r w:rsidR="00080F6D">
        <w:rPr>
          <w:rFonts w:ascii="Arial" w:hAnsi="Arial" w:cs="Arial"/>
          <w:spacing w:val="-2"/>
          <w:sz w:val="21"/>
          <w:szCs w:val="21"/>
        </w:rPr>
        <w:t>.</w:t>
      </w:r>
      <w:r w:rsidR="009E6BCF" w:rsidRPr="003362E4">
        <w:rPr>
          <w:rFonts w:ascii="Arial" w:hAnsi="Arial" w:cs="Arial"/>
          <w:spacing w:val="-2"/>
          <w:sz w:val="21"/>
          <w:szCs w:val="21"/>
        </w:rPr>
        <w:t xml:space="preserve"> </w:t>
      </w:r>
      <w:r w:rsidR="00080F6D">
        <w:rPr>
          <w:rFonts w:ascii="Arial" w:hAnsi="Arial" w:cs="Arial"/>
          <w:spacing w:val="-2"/>
          <w:sz w:val="21"/>
          <w:szCs w:val="21"/>
        </w:rPr>
        <w:t>W</w:t>
      </w:r>
      <w:r w:rsidR="009E6BCF" w:rsidRPr="003362E4">
        <w:rPr>
          <w:rFonts w:ascii="Arial" w:hAnsi="Arial" w:cs="Arial"/>
          <w:spacing w:val="-2"/>
          <w:sz w:val="21"/>
          <w:szCs w:val="21"/>
        </w:rPr>
        <w:t>e</w:t>
      </w:r>
      <w:r w:rsidR="00080F6D">
        <w:rPr>
          <w:rFonts w:ascii="Arial" w:hAnsi="Arial" w:cs="Arial"/>
          <w:spacing w:val="-2"/>
          <w:sz w:val="21"/>
          <w:szCs w:val="21"/>
        </w:rPr>
        <w:t xml:space="preserve"> then</w:t>
      </w:r>
      <w:r w:rsidR="009E6BCF" w:rsidRPr="003362E4">
        <w:rPr>
          <w:rFonts w:ascii="Arial" w:hAnsi="Arial" w:cs="Arial"/>
          <w:spacing w:val="-2"/>
          <w:sz w:val="21"/>
          <w:szCs w:val="21"/>
        </w:rPr>
        <w:t xml:space="preserve"> apply statistical concepts like coefficient of variance, </w:t>
      </w:r>
      <w:r w:rsidR="00843CDB" w:rsidRPr="003362E4">
        <w:rPr>
          <w:rFonts w:ascii="Arial" w:hAnsi="Arial" w:cs="Arial"/>
          <w:spacing w:val="-2"/>
          <w:sz w:val="21"/>
          <w:szCs w:val="21"/>
        </w:rPr>
        <w:t>G</w:t>
      </w:r>
      <w:r w:rsidR="009E6BCF" w:rsidRPr="003362E4">
        <w:rPr>
          <w:rFonts w:ascii="Arial" w:hAnsi="Arial" w:cs="Arial"/>
          <w:spacing w:val="-2"/>
          <w:sz w:val="21"/>
          <w:szCs w:val="21"/>
        </w:rPr>
        <w:t>ini coefficient,</w:t>
      </w:r>
      <w:r w:rsidRPr="003362E4">
        <w:rPr>
          <w:rFonts w:ascii="Arial" w:hAnsi="Arial" w:cs="Arial"/>
          <w:spacing w:val="-4"/>
          <w:sz w:val="21"/>
          <w:szCs w:val="21"/>
        </w:rPr>
        <w:t xml:space="preserve"> </w:t>
      </w:r>
      <w:r w:rsidRPr="003362E4">
        <w:rPr>
          <w:rFonts w:ascii="Arial" w:hAnsi="Arial" w:cs="Arial"/>
          <w:spacing w:val="-2"/>
          <w:sz w:val="21"/>
          <w:szCs w:val="21"/>
        </w:rPr>
        <w:t>and</w:t>
      </w:r>
      <w:r w:rsidRPr="003362E4">
        <w:rPr>
          <w:rFonts w:ascii="Arial" w:hAnsi="Arial" w:cs="Arial"/>
          <w:spacing w:val="-4"/>
          <w:sz w:val="21"/>
          <w:szCs w:val="21"/>
        </w:rPr>
        <w:t xml:space="preserve"> </w:t>
      </w:r>
      <w:r w:rsidRPr="003362E4">
        <w:rPr>
          <w:rFonts w:ascii="Arial" w:hAnsi="Arial" w:cs="Arial"/>
          <w:spacing w:val="-2"/>
          <w:sz w:val="21"/>
          <w:szCs w:val="21"/>
        </w:rPr>
        <w:t>pairwise</w:t>
      </w:r>
      <w:r w:rsidRPr="003362E4">
        <w:rPr>
          <w:rFonts w:ascii="Arial" w:hAnsi="Arial" w:cs="Arial"/>
          <w:spacing w:val="-4"/>
          <w:sz w:val="21"/>
          <w:szCs w:val="21"/>
        </w:rPr>
        <w:t xml:space="preserve"> </w:t>
      </w:r>
      <w:r w:rsidRPr="003362E4">
        <w:rPr>
          <w:rFonts w:ascii="Arial" w:hAnsi="Arial" w:cs="Arial"/>
          <w:spacing w:val="-2"/>
          <w:sz w:val="21"/>
          <w:szCs w:val="21"/>
        </w:rPr>
        <w:t>stability</w:t>
      </w:r>
      <w:r w:rsidRPr="003362E4">
        <w:rPr>
          <w:rFonts w:ascii="Arial" w:hAnsi="Arial" w:cs="Arial"/>
          <w:spacing w:val="-4"/>
          <w:sz w:val="21"/>
          <w:szCs w:val="21"/>
        </w:rPr>
        <w:t xml:space="preserve"> </w:t>
      </w:r>
      <w:r w:rsidRPr="003362E4">
        <w:rPr>
          <w:rFonts w:ascii="Arial" w:hAnsi="Arial" w:cs="Arial"/>
          <w:spacing w:val="-2"/>
          <w:sz w:val="21"/>
          <w:szCs w:val="21"/>
        </w:rPr>
        <w:t xml:space="preserve">in </w:t>
      </w:r>
      <w:r w:rsidR="009E6BCF" w:rsidRPr="003362E4">
        <w:rPr>
          <w:rFonts w:ascii="Arial" w:hAnsi="Arial" w:cs="Arial"/>
          <w:sz w:val="21"/>
          <w:szCs w:val="21"/>
        </w:rPr>
        <w:t>an extensive</w:t>
      </w:r>
      <w:r w:rsidRPr="003362E4">
        <w:rPr>
          <w:rFonts w:ascii="Arial" w:hAnsi="Arial" w:cs="Arial"/>
          <w:sz w:val="21"/>
          <w:szCs w:val="21"/>
        </w:rPr>
        <w:t xml:space="preserve"> dataset and use machine learning concepts to find the best housekeeping gene candidates.</w:t>
      </w:r>
      <w:r w:rsidRPr="003362E4">
        <w:rPr>
          <w:rFonts w:ascii="Arial" w:hAnsi="Arial" w:cs="Arial"/>
          <w:spacing w:val="-13"/>
          <w:sz w:val="21"/>
          <w:szCs w:val="21"/>
        </w:rPr>
        <w:t xml:space="preserve"> </w:t>
      </w:r>
      <w:r w:rsidRPr="003362E4">
        <w:rPr>
          <w:rFonts w:ascii="Arial" w:hAnsi="Arial" w:cs="Arial"/>
          <w:sz w:val="21"/>
          <w:szCs w:val="21"/>
        </w:rPr>
        <w:t>Moreover,</w:t>
      </w:r>
      <w:r w:rsidRPr="003362E4">
        <w:rPr>
          <w:rFonts w:ascii="Arial" w:hAnsi="Arial" w:cs="Arial"/>
          <w:spacing w:val="-12"/>
          <w:sz w:val="21"/>
          <w:szCs w:val="21"/>
        </w:rPr>
        <w:t xml:space="preserve"> </w:t>
      </w:r>
      <w:r w:rsidRPr="003362E4">
        <w:rPr>
          <w:rFonts w:ascii="Arial" w:hAnsi="Arial" w:cs="Arial"/>
          <w:sz w:val="21"/>
          <w:szCs w:val="21"/>
        </w:rPr>
        <w:t>we</w:t>
      </w:r>
      <w:r w:rsidRPr="003362E4">
        <w:rPr>
          <w:rFonts w:ascii="Arial" w:hAnsi="Arial" w:cs="Arial"/>
          <w:spacing w:val="-12"/>
          <w:sz w:val="21"/>
          <w:szCs w:val="21"/>
        </w:rPr>
        <w:t xml:space="preserve"> </w:t>
      </w:r>
      <w:r w:rsidRPr="003362E4">
        <w:rPr>
          <w:rFonts w:ascii="Arial" w:hAnsi="Arial" w:cs="Arial"/>
          <w:sz w:val="21"/>
          <w:szCs w:val="21"/>
        </w:rPr>
        <w:t>investigate</w:t>
      </w:r>
      <w:r w:rsidRPr="003362E4">
        <w:rPr>
          <w:rFonts w:ascii="Arial" w:hAnsi="Arial" w:cs="Arial"/>
          <w:spacing w:val="-12"/>
          <w:sz w:val="21"/>
          <w:szCs w:val="21"/>
        </w:rPr>
        <w:t xml:space="preserve"> </w:t>
      </w:r>
      <w:r w:rsidRPr="003362E4">
        <w:rPr>
          <w:rFonts w:ascii="Arial" w:hAnsi="Arial" w:cs="Arial"/>
          <w:sz w:val="21"/>
          <w:szCs w:val="21"/>
        </w:rPr>
        <w:t>their</w:t>
      </w:r>
      <w:r w:rsidRPr="003362E4">
        <w:rPr>
          <w:rFonts w:ascii="Arial" w:hAnsi="Arial" w:cs="Arial"/>
          <w:spacing w:val="-12"/>
          <w:sz w:val="21"/>
          <w:szCs w:val="21"/>
        </w:rPr>
        <w:t xml:space="preserve"> </w:t>
      </w:r>
      <w:r w:rsidRPr="003362E4">
        <w:rPr>
          <w:rFonts w:ascii="Arial" w:hAnsi="Arial" w:cs="Arial"/>
          <w:sz w:val="21"/>
          <w:szCs w:val="21"/>
        </w:rPr>
        <w:t>conservation</w:t>
      </w:r>
      <w:r w:rsidRPr="003362E4">
        <w:rPr>
          <w:rFonts w:ascii="Arial" w:hAnsi="Arial" w:cs="Arial"/>
          <w:spacing w:val="-12"/>
          <w:sz w:val="21"/>
          <w:szCs w:val="21"/>
        </w:rPr>
        <w:t xml:space="preserve"> </w:t>
      </w:r>
      <w:r w:rsidRPr="003362E4">
        <w:rPr>
          <w:rFonts w:ascii="Arial" w:hAnsi="Arial" w:cs="Arial"/>
          <w:sz w:val="21"/>
          <w:szCs w:val="21"/>
        </w:rPr>
        <w:t>across</w:t>
      </w:r>
      <w:r w:rsidRPr="003362E4">
        <w:rPr>
          <w:rFonts w:ascii="Arial" w:hAnsi="Arial" w:cs="Arial"/>
          <w:spacing w:val="-12"/>
          <w:sz w:val="21"/>
          <w:szCs w:val="21"/>
        </w:rPr>
        <w:t xml:space="preserve"> </w:t>
      </w:r>
      <w:r w:rsidR="009E6BCF" w:rsidRPr="003362E4">
        <w:rPr>
          <w:rFonts w:ascii="Arial" w:hAnsi="Arial" w:cs="Arial"/>
          <w:sz w:val="21"/>
          <w:szCs w:val="21"/>
        </w:rPr>
        <w:t>vertebrate species</w:t>
      </w:r>
      <w:r w:rsidRPr="003362E4">
        <w:rPr>
          <w:rFonts w:ascii="Arial" w:hAnsi="Arial" w:cs="Arial"/>
          <w:sz w:val="21"/>
          <w:szCs w:val="21"/>
        </w:rPr>
        <w:t xml:space="preserve"> </w:t>
      </w:r>
      <w:r w:rsidRPr="003362E4">
        <w:rPr>
          <w:rFonts w:ascii="Arial" w:hAnsi="Arial" w:cs="Arial"/>
          <w:spacing w:val="-2"/>
          <w:sz w:val="21"/>
          <w:szCs w:val="21"/>
        </w:rPr>
        <w:t>and</w:t>
      </w:r>
      <w:r w:rsidRPr="003362E4">
        <w:rPr>
          <w:rFonts w:ascii="Arial" w:hAnsi="Arial" w:cs="Arial"/>
          <w:spacing w:val="-6"/>
          <w:sz w:val="21"/>
          <w:szCs w:val="21"/>
        </w:rPr>
        <w:t xml:space="preserve"> </w:t>
      </w:r>
      <w:r w:rsidRPr="003362E4">
        <w:rPr>
          <w:rFonts w:ascii="Arial" w:hAnsi="Arial" w:cs="Arial"/>
          <w:spacing w:val="-2"/>
          <w:sz w:val="21"/>
          <w:szCs w:val="21"/>
        </w:rPr>
        <w:t>explore</w:t>
      </w:r>
      <w:r w:rsidRPr="003362E4">
        <w:rPr>
          <w:rFonts w:ascii="Arial" w:hAnsi="Arial" w:cs="Arial"/>
          <w:spacing w:val="-6"/>
          <w:sz w:val="21"/>
          <w:szCs w:val="21"/>
        </w:rPr>
        <w:t xml:space="preserve"> </w:t>
      </w:r>
      <w:r w:rsidRPr="003362E4">
        <w:rPr>
          <w:rFonts w:ascii="Arial" w:hAnsi="Arial" w:cs="Arial"/>
          <w:spacing w:val="-2"/>
          <w:sz w:val="21"/>
          <w:szCs w:val="21"/>
        </w:rPr>
        <w:t>their</w:t>
      </w:r>
      <w:r w:rsidRPr="003362E4">
        <w:rPr>
          <w:rFonts w:ascii="Arial" w:hAnsi="Arial" w:cs="Arial"/>
          <w:spacing w:val="-6"/>
          <w:sz w:val="21"/>
          <w:szCs w:val="21"/>
        </w:rPr>
        <w:t xml:space="preserve"> </w:t>
      </w:r>
      <w:r w:rsidRPr="003362E4">
        <w:rPr>
          <w:rFonts w:ascii="Arial" w:hAnsi="Arial" w:cs="Arial"/>
          <w:spacing w:val="-2"/>
          <w:sz w:val="21"/>
          <w:szCs w:val="21"/>
        </w:rPr>
        <w:t>biological</w:t>
      </w:r>
      <w:r w:rsidRPr="003362E4">
        <w:rPr>
          <w:rFonts w:ascii="Arial" w:hAnsi="Arial" w:cs="Arial"/>
          <w:spacing w:val="-6"/>
          <w:sz w:val="21"/>
          <w:szCs w:val="21"/>
        </w:rPr>
        <w:t xml:space="preserve"> </w:t>
      </w:r>
      <w:r w:rsidRPr="003362E4">
        <w:rPr>
          <w:rFonts w:ascii="Arial" w:hAnsi="Arial" w:cs="Arial"/>
          <w:spacing w:val="-2"/>
          <w:sz w:val="21"/>
          <w:szCs w:val="21"/>
        </w:rPr>
        <w:t>functions</w:t>
      </w:r>
      <w:r w:rsidRPr="003362E4">
        <w:rPr>
          <w:rFonts w:ascii="Arial" w:hAnsi="Arial" w:cs="Arial"/>
          <w:spacing w:val="-6"/>
          <w:sz w:val="21"/>
          <w:szCs w:val="21"/>
        </w:rPr>
        <w:t xml:space="preserve"> </w:t>
      </w:r>
      <w:r w:rsidRPr="003362E4">
        <w:rPr>
          <w:rFonts w:ascii="Arial" w:hAnsi="Arial" w:cs="Arial"/>
          <w:spacing w:val="-2"/>
          <w:sz w:val="21"/>
          <w:szCs w:val="21"/>
        </w:rPr>
        <w:t>and</w:t>
      </w:r>
      <w:r w:rsidRPr="003362E4">
        <w:rPr>
          <w:rFonts w:ascii="Arial" w:hAnsi="Arial" w:cs="Arial"/>
          <w:spacing w:val="-6"/>
          <w:sz w:val="21"/>
          <w:szCs w:val="21"/>
        </w:rPr>
        <w:t xml:space="preserve"> </w:t>
      </w:r>
      <w:r w:rsidR="007966D0" w:rsidRPr="003362E4">
        <w:rPr>
          <w:rFonts w:ascii="Arial" w:hAnsi="Arial" w:cs="Arial"/>
          <w:spacing w:val="-2"/>
          <w:sz w:val="21"/>
          <w:szCs w:val="21"/>
        </w:rPr>
        <w:t>processes</w:t>
      </w:r>
      <w:r w:rsidRPr="003362E4">
        <w:rPr>
          <w:rFonts w:ascii="Arial" w:hAnsi="Arial" w:cs="Arial"/>
          <w:spacing w:val="-2"/>
          <w:sz w:val="21"/>
          <w:szCs w:val="21"/>
        </w:rPr>
        <w:t>.</w:t>
      </w:r>
      <w:r w:rsidRPr="003362E4">
        <w:rPr>
          <w:rFonts w:ascii="Arial" w:hAnsi="Arial" w:cs="Arial"/>
          <w:spacing w:val="-6"/>
          <w:sz w:val="21"/>
          <w:szCs w:val="21"/>
        </w:rPr>
        <w:t xml:space="preserve"> </w:t>
      </w:r>
      <w:r w:rsidRPr="003362E4">
        <w:rPr>
          <w:rFonts w:ascii="Arial" w:hAnsi="Arial" w:cs="Arial"/>
          <w:spacing w:val="-2"/>
          <w:sz w:val="21"/>
          <w:szCs w:val="21"/>
        </w:rPr>
        <w:t>Importantly,</w:t>
      </w:r>
      <w:r w:rsidRPr="003362E4">
        <w:rPr>
          <w:rFonts w:ascii="Arial" w:hAnsi="Arial" w:cs="Arial"/>
          <w:spacing w:val="-6"/>
          <w:sz w:val="21"/>
          <w:szCs w:val="21"/>
        </w:rPr>
        <w:t xml:space="preserve"> </w:t>
      </w:r>
      <w:r w:rsidRPr="003362E4">
        <w:rPr>
          <w:rFonts w:ascii="Arial" w:hAnsi="Arial" w:cs="Arial"/>
          <w:spacing w:val="-2"/>
          <w:sz w:val="21"/>
          <w:szCs w:val="21"/>
        </w:rPr>
        <w:t>all</w:t>
      </w:r>
      <w:r w:rsidRPr="003362E4">
        <w:rPr>
          <w:rFonts w:ascii="Arial" w:hAnsi="Arial" w:cs="Arial"/>
          <w:spacing w:val="-6"/>
          <w:sz w:val="21"/>
          <w:szCs w:val="21"/>
        </w:rPr>
        <w:t xml:space="preserve"> </w:t>
      </w:r>
      <w:r w:rsidRPr="003362E4">
        <w:rPr>
          <w:rFonts w:ascii="Arial" w:hAnsi="Arial" w:cs="Arial"/>
          <w:spacing w:val="-2"/>
          <w:sz w:val="21"/>
          <w:szCs w:val="21"/>
        </w:rPr>
        <w:t>the</w:t>
      </w:r>
      <w:r w:rsidRPr="003362E4">
        <w:rPr>
          <w:rFonts w:ascii="Arial" w:hAnsi="Arial" w:cs="Arial"/>
          <w:spacing w:val="-6"/>
          <w:sz w:val="21"/>
          <w:szCs w:val="21"/>
        </w:rPr>
        <w:t xml:space="preserve"> </w:t>
      </w:r>
      <w:r w:rsidR="009E6BCF" w:rsidRPr="003362E4">
        <w:rPr>
          <w:rFonts w:ascii="Arial" w:hAnsi="Arial" w:cs="Arial"/>
          <w:spacing w:val="-2"/>
          <w:sz w:val="21"/>
          <w:szCs w:val="21"/>
        </w:rPr>
        <w:t>findings</w:t>
      </w:r>
      <w:r w:rsidRPr="003362E4">
        <w:rPr>
          <w:rFonts w:ascii="Arial" w:hAnsi="Arial" w:cs="Arial"/>
          <w:spacing w:val="-2"/>
          <w:sz w:val="21"/>
          <w:szCs w:val="21"/>
        </w:rPr>
        <w:t xml:space="preserve"> </w:t>
      </w:r>
      <w:r w:rsidRPr="003362E4">
        <w:rPr>
          <w:rFonts w:ascii="Arial" w:hAnsi="Arial" w:cs="Arial"/>
          <w:sz w:val="21"/>
          <w:szCs w:val="21"/>
        </w:rPr>
        <w:t xml:space="preserve">in NGS RNA-Seq were validated in RNA microarrays, </w:t>
      </w:r>
      <w:r w:rsidR="009E6BCF" w:rsidRPr="003362E4">
        <w:rPr>
          <w:rFonts w:ascii="Arial" w:hAnsi="Arial" w:cs="Arial"/>
          <w:sz w:val="21"/>
          <w:szCs w:val="21"/>
        </w:rPr>
        <w:t xml:space="preserve">demonstrating our method's consistency and </w:t>
      </w:r>
      <w:r w:rsidRPr="003362E4">
        <w:rPr>
          <w:rFonts w:ascii="Arial" w:hAnsi="Arial" w:cs="Arial"/>
          <w:sz w:val="21"/>
          <w:szCs w:val="21"/>
        </w:rPr>
        <w:t xml:space="preserve">ability to generalize the </w:t>
      </w:r>
      <w:r w:rsidR="009E6BCF" w:rsidRPr="003362E4">
        <w:rPr>
          <w:rFonts w:ascii="Arial" w:hAnsi="Arial" w:cs="Arial"/>
          <w:sz w:val="21"/>
          <w:szCs w:val="21"/>
        </w:rPr>
        <w:t>findings</w:t>
      </w:r>
      <w:r w:rsidRPr="003362E4">
        <w:rPr>
          <w:rFonts w:ascii="Arial" w:hAnsi="Arial" w:cs="Arial"/>
          <w:sz w:val="21"/>
          <w:szCs w:val="21"/>
        </w:rPr>
        <w:t xml:space="preserve"> across multiple kidney transplant datasets</w:t>
      </w:r>
      <w:r w:rsidR="00080F6D">
        <w:rPr>
          <w:rFonts w:ascii="Arial" w:hAnsi="Arial" w:cs="Arial"/>
          <w:sz w:val="21"/>
          <w:szCs w:val="21"/>
        </w:rPr>
        <w:t>.</w:t>
      </w:r>
    </w:p>
    <w:p w14:paraId="725E4D79" w14:textId="5D2DB076" w:rsidR="00F675DE" w:rsidRPr="002746DC" w:rsidRDefault="0047037D">
      <w:pPr>
        <w:pStyle w:val="BodyText"/>
        <w:spacing w:before="52" w:line="254" w:lineRule="auto"/>
        <w:ind w:right="807"/>
        <w:rPr>
          <w:rFonts w:ascii="Arial" w:hAnsi="Arial" w:cs="Arial"/>
          <w:sz w:val="21"/>
          <w:szCs w:val="21"/>
          <w:rPrChange w:id="175" w:author="De Jesus Borges, Thiago" w:date="2024-08-15T12:22:00Z" w16du:dateUtc="2024-08-15T16:22:00Z">
            <w:rPr>
              <w:rFonts w:ascii="Arial" w:hAnsi="Arial" w:cs="Arial"/>
            </w:rPr>
          </w:rPrChange>
        </w:rPr>
        <w:pPrChange w:id="176" w:author="De Jesus Borges, Thiago" w:date="2024-08-15T14:41:00Z" w16du:dateUtc="2024-08-15T18:41:00Z">
          <w:pPr>
            <w:pStyle w:val="BodyText"/>
            <w:spacing w:before="52" w:line="254" w:lineRule="auto"/>
            <w:ind w:left="360" w:right="807" w:firstLine="298"/>
          </w:pPr>
        </w:pPrChange>
      </w:pPr>
      <w:r w:rsidRPr="002746DC">
        <w:rPr>
          <w:rFonts w:ascii="Arial" w:hAnsi="Arial" w:cs="Arial"/>
          <w:spacing w:val="-2"/>
          <w:sz w:val="21"/>
          <w:szCs w:val="21"/>
          <w:rPrChange w:id="177" w:author="De Jesus Borges, Thiago" w:date="2024-08-15T12:22:00Z" w16du:dateUtc="2024-08-15T16:22:00Z">
            <w:rPr>
              <w:rFonts w:ascii="Arial" w:hAnsi="Arial" w:cs="Arial"/>
              <w:spacing w:val="-2"/>
            </w:rPr>
          </w:rPrChange>
        </w:rPr>
        <w:lastRenderedPageBreak/>
        <w:t>Finally,</w:t>
      </w:r>
      <w:r w:rsidRPr="002746DC">
        <w:rPr>
          <w:rFonts w:ascii="Arial" w:hAnsi="Arial" w:cs="Arial"/>
          <w:spacing w:val="-10"/>
          <w:sz w:val="21"/>
          <w:szCs w:val="21"/>
          <w:rPrChange w:id="17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79" w:author="De Jesus Borges, Thiago" w:date="2024-08-15T12:22:00Z" w16du:dateUtc="2024-08-15T16:22:00Z">
            <w:rPr>
              <w:rFonts w:ascii="Arial" w:hAnsi="Arial" w:cs="Arial"/>
              <w:spacing w:val="-2"/>
            </w:rPr>
          </w:rPrChange>
        </w:rPr>
        <w:t>we</w:t>
      </w:r>
      <w:r w:rsidRPr="002746DC">
        <w:rPr>
          <w:rFonts w:ascii="Arial" w:hAnsi="Arial" w:cs="Arial"/>
          <w:spacing w:val="-10"/>
          <w:sz w:val="21"/>
          <w:szCs w:val="21"/>
          <w:rPrChange w:id="18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1" w:author="De Jesus Borges, Thiago" w:date="2024-08-15T12:22:00Z" w16du:dateUtc="2024-08-15T16:22:00Z">
            <w:rPr>
              <w:rFonts w:ascii="Arial" w:hAnsi="Arial" w:cs="Arial"/>
              <w:spacing w:val="-2"/>
            </w:rPr>
          </w:rPrChange>
        </w:rPr>
        <w:t>demonstrate</w:t>
      </w:r>
      <w:r w:rsidRPr="002746DC">
        <w:rPr>
          <w:rFonts w:ascii="Arial" w:hAnsi="Arial" w:cs="Arial"/>
          <w:spacing w:val="-10"/>
          <w:sz w:val="21"/>
          <w:szCs w:val="21"/>
          <w:rPrChange w:id="18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3" w:author="De Jesus Borges, Thiago" w:date="2024-08-15T12:22:00Z" w16du:dateUtc="2024-08-15T16:22:00Z">
            <w:rPr>
              <w:rFonts w:ascii="Arial" w:hAnsi="Arial" w:cs="Arial"/>
              <w:spacing w:val="-2"/>
            </w:rPr>
          </w:rPrChange>
        </w:rPr>
        <w:t>that</w:t>
      </w:r>
      <w:r w:rsidRPr="002746DC">
        <w:rPr>
          <w:rFonts w:ascii="Arial" w:hAnsi="Arial" w:cs="Arial"/>
          <w:spacing w:val="-10"/>
          <w:sz w:val="21"/>
          <w:szCs w:val="21"/>
          <w:rPrChange w:id="18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5"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18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7" w:author="De Jesus Borges, Thiago" w:date="2024-08-15T12:22:00Z" w16du:dateUtc="2024-08-15T16:22:00Z">
            <w:rPr>
              <w:rFonts w:ascii="Arial" w:hAnsi="Arial" w:cs="Arial"/>
              <w:spacing w:val="-2"/>
            </w:rPr>
          </w:rPrChange>
        </w:rPr>
        <w:t>normalization</w:t>
      </w:r>
      <w:r w:rsidRPr="002746DC">
        <w:rPr>
          <w:rFonts w:ascii="Arial" w:hAnsi="Arial" w:cs="Arial"/>
          <w:spacing w:val="-10"/>
          <w:sz w:val="21"/>
          <w:szCs w:val="21"/>
          <w:rPrChange w:id="18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9" w:author="De Jesus Borges, Thiago" w:date="2024-08-15T12:22:00Z" w16du:dateUtc="2024-08-15T16:22:00Z">
            <w:rPr>
              <w:rFonts w:ascii="Arial" w:hAnsi="Arial" w:cs="Arial"/>
              <w:spacing w:val="-2"/>
            </w:rPr>
          </w:rPrChange>
        </w:rPr>
        <w:t>by</w:t>
      </w:r>
      <w:r w:rsidRPr="002746DC">
        <w:rPr>
          <w:rFonts w:ascii="Arial" w:hAnsi="Arial" w:cs="Arial"/>
          <w:spacing w:val="-10"/>
          <w:sz w:val="21"/>
          <w:szCs w:val="21"/>
          <w:rPrChange w:id="19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91"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19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93"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19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95" w:author="De Jesus Borges, Thiago" w:date="2024-08-15T12:22:00Z" w16du:dateUtc="2024-08-15T16:22:00Z">
            <w:rPr>
              <w:rFonts w:ascii="Arial" w:hAnsi="Arial" w:cs="Arial"/>
              <w:spacing w:val="-2"/>
            </w:rPr>
          </w:rPrChange>
        </w:rPr>
        <w:t>found</w:t>
      </w:r>
      <w:r w:rsidRPr="002746DC">
        <w:rPr>
          <w:rFonts w:ascii="Arial" w:hAnsi="Arial" w:cs="Arial"/>
          <w:spacing w:val="-10"/>
          <w:sz w:val="21"/>
          <w:szCs w:val="21"/>
          <w:rPrChange w:id="19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97" w:author="De Jesus Borges, Thiago" w:date="2024-08-15T12:22:00Z" w16du:dateUtc="2024-08-15T16:22:00Z">
            <w:rPr>
              <w:rFonts w:ascii="Arial" w:hAnsi="Arial" w:cs="Arial"/>
              <w:spacing w:val="-2"/>
            </w:rPr>
          </w:rPrChange>
        </w:rPr>
        <w:t>using</w:t>
      </w:r>
      <w:r w:rsidR="007966D0" w:rsidRPr="002746DC">
        <w:rPr>
          <w:rFonts w:ascii="Arial" w:hAnsi="Arial" w:cs="Arial"/>
          <w:spacing w:val="-2"/>
          <w:sz w:val="21"/>
          <w:szCs w:val="21"/>
          <w:rPrChange w:id="198"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99" w:author="De Jesus Borges, Thiago" w:date="2024-08-15T12:22:00Z" w16du:dateUtc="2024-08-15T16:22:00Z">
            <w:rPr>
              <w:rFonts w:ascii="Arial" w:hAnsi="Arial" w:cs="Arial"/>
              <w:spacing w:val="-4"/>
            </w:rPr>
          </w:rPrChange>
        </w:rPr>
        <w:t>our</w:t>
      </w:r>
      <w:r w:rsidRPr="002746DC">
        <w:rPr>
          <w:rFonts w:ascii="Arial" w:hAnsi="Arial" w:cs="Arial"/>
          <w:spacing w:val="-6"/>
          <w:sz w:val="21"/>
          <w:szCs w:val="21"/>
          <w:rPrChange w:id="200"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01" w:author="De Jesus Borges, Thiago" w:date="2024-08-15T12:22:00Z" w16du:dateUtc="2024-08-15T16:22:00Z">
            <w:rPr>
              <w:rFonts w:ascii="Arial" w:hAnsi="Arial" w:cs="Arial"/>
              <w:spacing w:val="-4"/>
            </w:rPr>
          </w:rPrChange>
        </w:rPr>
        <w:t>method</w:t>
      </w:r>
      <w:r w:rsidRPr="002746DC">
        <w:rPr>
          <w:rFonts w:ascii="Arial" w:hAnsi="Arial" w:cs="Arial"/>
          <w:spacing w:val="-6"/>
          <w:sz w:val="21"/>
          <w:szCs w:val="21"/>
          <w:rPrChange w:id="202"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03" w:author="De Jesus Borges, Thiago" w:date="2024-08-15T12:22:00Z" w16du:dateUtc="2024-08-15T16:22:00Z">
            <w:rPr>
              <w:rFonts w:ascii="Arial" w:hAnsi="Arial" w:cs="Arial"/>
              <w:spacing w:val="-4"/>
            </w:rPr>
          </w:rPrChange>
        </w:rPr>
        <w:t>minimizes</w:t>
      </w:r>
      <w:r w:rsidRPr="002746DC">
        <w:rPr>
          <w:rFonts w:ascii="Arial" w:hAnsi="Arial" w:cs="Arial"/>
          <w:spacing w:val="-6"/>
          <w:sz w:val="21"/>
          <w:szCs w:val="21"/>
          <w:rPrChange w:id="204"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05" w:author="De Jesus Borges, Thiago" w:date="2024-08-15T12:22:00Z" w16du:dateUtc="2024-08-15T16:22:00Z">
            <w:rPr>
              <w:rFonts w:ascii="Arial" w:hAnsi="Arial" w:cs="Arial"/>
              <w:spacing w:val="-4"/>
            </w:rPr>
          </w:rPrChange>
        </w:rPr>
        <w:t>data</w:t>
      </w:r>
      <w:r w:rsidRPr="002746DC">
        <w:rPr>
          <w:rFonts w:ascii="Arial" w:hAnsi="Arial" w:cs="Arial"/>
          <w:spacing w:val="-6"/>
          <w:sz w:val="21"/>
          <w:szCs w:val="21"/>
          <w:rPrChange w:id="206"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07" w:author="De Jesus Borges, Thiago" w:date="2024-08-15T12:22:00Z" w16du:dateUtc="2024-08-15T16:22:00Z">
            <w:rPr>
              <w:rFonts w:ascii="Arial" w:hAnsi="Arial" w:cs="Arial"/>
              <w:spacing w:val="-4"/>
            </w:rPr>
          </w:rPrChange>
        </w:rPr>
        <w:t>leakage</w:t>
      </w:r>
      <w:r w:rsidRPr="002746DC">
        <w:rPr>
          <w:rFonts w:ascii="Arial" w:hAnsi="Arial" w:cs="Arial"/>
          <w:spacing w:val="-6"/>
          <w:sz w:val="21"/>
          <w:szCs w:val="21"/>
          <w:rPrChange w:id="208"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09" w:author="De Jesus Borges, Thiago" w:date="2024-08-15T12:22:00Z" w16du:dateUtc="2024-08-15T16:22:00Z">
            <w:rPr>
              <w:rFonts w:ascii="Arial" w:hAnsi="Arial" w:cs="Arial"/>
              <w:spacing w:val="-4"/>
            </w:rPr>
          </w:rPrChange>
        </w:rPr>
        <w:t>during</w:t>
      </w:r>
      <w:r w:rsidRPr="002746DC">
        <w:rPr>
          <w:rFonts w:ascii="Arial" w:hAnsi="Arial" w:cs="Arial"/>
          <w:spacing w:val="-6"/>
          <w:sz w:val="21"/>
          <w:szCs w:val="21"/>
          <w:rPrChange w:id="210"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11" w:author="De Jesus Borges, Thiago" w:date="2024-08-15T12:22:00Z" w16du:dateUtc="2024-08-15T16:22:00Z">
            <w:rPr>
              <w:rFonts w:ascii="Arial" w:hAnsi="Arial" w:cs="Arial"/>
              <w:spacing w:val="-4"/>
            </w:rPr>
          </w:rPrChange>
        </w:rPr>
        <w:t>cross-validation</w:t>
      </w:r>
      <w:r w:rsidRPr="002746DC">
        <w:rPr>
          <w:rFonts w:ascii="Arial" w:hAnsi="Arial" w:cs="Arial"/>
          <w:spacing w:val="-6"/>
          <w:sz w:val="21"/>
          <w:szCs w:val="21"/>
          <w:rPrChange w:id="212"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13" w:author="De Jesus Borges, Thiago" w:date="2024-08-15T12:22:00Z" w16du:dateUtc="2024-08-15T16:22:00Z">
            <w:rPr>
              <w:rFonts w:ascii="Arial" w:hAnsi="Arial" w:cs="Arial"/>
              <w:spacing w:val="-4"/>
            </w:rPr>
          </w:rPrChange>
        </w:rPr>
        <w:t>in</w:t>
      </w:r>
      <w:r w:rsidRPr="002746DC">
        <w:rPr>
          <w:rFonts w:ascii="Arial" w:hAnsi="Arial" w:cs="Arial"/>
          <w:spacing w:val="-6"/>
          <w:sz w:val="21"/>
          <w:szCs w:val="21"/>
          <w:rPrChange w:id="214"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15" w:author="De Jesus Borges, Thiago" w:date="2024-08-15T12:22:00Z" w16du:dateUtc="2024-08-15T16:22:00Z">
            <w:rPr>
              <w:rFonts w:ascii="Arial" w:hAnsi="Arial" w:cs="Arial"/>
              <w:spacing w:val="-4"/>
            </w:rPr>
          </w:rPrChange>
        </w:rPr>
        <w:t>machine</w:t>
      </w:r>
      <w:r w:rsidRPr="002746DC">
        <w:rPr>
          <w:rFonts w:ascii="Arial" w:hAnsi="Arial" w:cs="Arial"/>
          <w:spacing w:val="-6"/>
          <w:sz w:val="21"/>
          <w:szCs w:val="21"/>
          <w:rPrChange w:id="216"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217" w:author="De Jesus Borges, Thiago" w:date="2024-08-15T12:22:00Z" w16du:dateUtc="2024-08-15T16:22:00Z">
            <w:rPr>
              <w:rFonts w:ascii="Arial" w:hAnsi="Arial" w:cs="Arial"/>
              <w:spacing w:val="-4"/>
            </w:rPr>
          </w:rPrChange>
        </w:rPr>
        <w:t>learning</w:t>
      </w:r>
      <w:r w:rsidR="007966D0" w:rsidRPr="002746DC">
        <w:rPr>
          <w:rFonts w:ascii="Arial" w:hAnsi="Arial" w:cs="Arial"/>
          <w:spacing w:val="-4"/>
          <w:sz w:val="21"/>
          <w:szCs w:val="21"/>
          <w:rPrChange w:id="218" w:author="De Jesus Borges, Thiago" w:date="2024-08-15T12:22:00Z" w16du:dateUtc="2024-08-15T16:22:00Z">
            <w:rPr>
              <w:rFonts w:ascii="Arial" w:hAnsi="Arial" w:cs="Arial"/>
              <w:spacing w:val="-4"/>
            </w:rPr>
          </w:rPrChange>
        </w:rPr>
        <w:t xml:space="preserve"> </w:t>
      </w:r>
      <w:r w:rsidRPr="002746DC">
        <w:rPr>
          <w:rFonts w:ascii="Arial" w:hAnsi="Arial" w:cs="Arial"/>
          <w:spacing w:val="-4"/>
          <w:sz w:val="21"/>
          <w:szCs w:val="21"/>
          <w:rPrChange w:id="219" w:author="De Jesus Borges, Thiago" w:date="2024-08-15T12:22:00Z" w16du:dateUtc="2024-08-15T16:22:00Z">
            <w:rPr>
              <w:rFonts w:ascii="Arial" w:hAnsi="Arial" w:cs="Arial"/>
              <w:spacing w:val="-4"/>
            </w:rPr>
          </w:rPrChange>
        </w:rPr>
        <w:t>model</w:t>
      </w:r>
      <w:r w:rsidRPr="002746DC">
        <w:rPr>
          <w:rFonts w:ascii="Arial" w:hAnsi="Arial" w:cs="Arial"/>
          <w:spacing w:val="-2"/>
          <w:sz w:val="21"/>
          <w:szCs w:val="21"/>
          <w:rPrChange w:id="220" w:author="De Jesus Borges, Thiago" w:date="2024-08-15T12:22:00Z" w16du:dateUtc="2024-08-15T16:22:00Z">
            <w:rPr>
              <w:rFonts w:ascii="Arial" w:hAnsi="Arial" w:cs="Arial"/>
              <w:spacing w:val="-2"/>
            </w:rPr>
          </w:rPrChange>
        </w:rPr>
        <w:t>ing</w:t>
      </w:r>
      <w:r w:rsidRPr="002746DC">
        <w:rPr>
          <w:rFonts w:ascii="Arial" w:hAnsi="Arial" w:cs="Arial"/>
          <w:spacing w:val="-6"/>
          <w:sz w:val="21"/>
          <w:szCs w:val="21"/>
          <w:rPrChange w:id="22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2" w:author="De Jesus Borges, Thiago" w:date="2024-08-15T12:22:00Z" w16du:dateUtc="2024-08-15T16:22:00Z">
            <w:rPr>
              <w:rFonts w:ascii="Arial" w:hAnsi="Arial" w:cs="Arial"/>
              <w:spacing w:val="-2"/>
            </w:rPr>
          </w:rPrChange>
        </w:rPr>
        <w:t>due</w:t>
      </w:r>
      <w:r w:rsidRPr="002746DC">
        <w:rPr>
          <w:rFonts w:ascii="Arial" w:hAnsi="Arial" w:cs="Arial"/>
          <w:spacing w:val="-6"/>
          <w:sz w:val="21"/>
          <w:szCs w:val="21"/>
          <w:rPrChange w:id="22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4" w:author="De Jesus Borges, Thiago" w:date="2024-08-15T12:22:00Z" w16du:dateUtc="2024-08-15T16:22:00Z">
            <w:rPr>
              <w:rFonts w:ascii="Arial" w:hAnsi="Arial" w:cs="Arial"/>
              <w:spacing w:val="-2"/>
            </w:rPr>
          </w:rPrChange>
        </w:rPr>
        <w:t>to</w:t>
      </w:r>
      <w:r w:rsidRPr="002746DC">
        <w:rPr>
          <w:rFonts w:ascii="Arial" w:hAnsi="Arial" w:cs="Arial"/>
          <w:spacing w:val="-6"/>
          <w:sz w:val="21"/>
          <w:szCs w:val="21"/>
          <w:rPrChange w:id="22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6" w:author="De Jesus Borges, Thiago" w:date="2024-08-15T12:22:00Z" w16du:dateUtc="2024-08-15T16:22:00Z">
            <w:rPr>
              <w:rFonts w:ascii="Arial" w:hAnsi="Arial" w:cs="Arial"/>
              <w:spacing w:val="-2"/>
            </w:rPr>
          </w:rPrChange>
        </w:rPr>
        <w:t>its</w:t>
      </w:r>
      <w:r w:rsidRPr="002746DC">
        <w:rPr>
          <w:rFonts w:ascii="Arial" w:hAnsi="Arial" w:cs="Arial"/>
          <w:spacing w:val="-5"/>
          <w:sz w:val="21"/>
          <w:szCs w:val="21"/>
          <w:rPrChange w:id="22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28" w:author="De Jesus Borges, Thiago" w:date="2024-08-15T12:22:00Z" w16du:dateUtc="2024-08-15T16:22:00Z">
            <w:rPr>
              <w:rFonts w:ascii="Arial" w:hAnsi="Arial" w:cs="Arial"/>
              <w:spacing w:val="-2"/>
            </w:rPr>
          </w:rPrChange>
        </w:rPr>
        <w:t>independence</w:t>
      </w:r>
      <w:r w:rsidRPr="002746DC">
        <w:rPr>
          <w:rFonts w:ascii="Arial" w:hAnsi="Arial" w:cs="Arial"/>
          <w:spacing w:val="-6"/>
          <w:sz w:val="21"/>
          <w:szCs w:val="21"/>
          <w:rPrChange w:id="22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30" w:author="De Jesus Borges, Thiago" w:date="2024-08-15T12:22:00Z" w16du:dateUtc="2024-08-15T16:22:00Z">
            <w:rPr>
              <w:rFonts w:ascii="Arial" w:hAnsi="Arial" w:cs="Arial"/>
              <w:spacing w:val="-2"/>
            </w:rPr>
          </w:rPrChange>
        </w:rPr>
        <w:t>of</w:t>
      </w:r>
      <w:r w:rsidRPr="002746DC">
        <w:rPr>
          <w:rFonts w:ascii="Arial" w:hAnsi="Arial" w:cs="Arial"/>
          <w:spacing w:val="-5"/>
          <w:sz w:val="21"/>
          <w:szCs w:val="21"/>
          <w:rPrChange w:id="231" w:author="De Jesus Borges, Thiago" w:date="2024-08-15T12:22:00Z" w16du:dateUtc="2024-08-15T16:22:00Z">
            <w:rPr>
              <w:rFonts w:ascii="Arial" w:hAnsi="Arial" w:cs="Arial"/>
              <w:spacing w:val="-5"/>
            </w:rPr>
          </w:rPrChange>
        </w:rPr>
        <w:t xml:space="preserve"> </w:t>
      </w:r>
      <w:r w:rsidR="009E6BCF" w:rsidRPr="002746DC">
        <w:rPr>
          <w:rFonts w:ascii="Arial" w:hAnsi="Arial" w:cs="Arial"/>
          <w:spacing w:val="-2"/>
          <w:sz w:val="21"/>
          <w:szCs w:val="21"/>
          <w:rPrChange w:id="232" w:author="De Jesus Borges, Thiago" w:date="2024-08-15T12:22:00Z" w16du:dateUtc="2024-08-15T16:22:00Z">
            <w:rPr>
              <w:rFonts w:ascii="Arial" w:hAnsi="Arial" w:cs="Arial"/>
              <w:spacing w:val="-2"/>
            </w:rPr>
          </w:rPrChange>
        </w:rPr>
        <w:t>cross-sample</w:t>
      </w:r>
      <w:r w:rsidRPr="002746DC">
        <w:rPr>
          <w:rFonts w:ascii="Arial" w:hAnsi="Arial" w:cs="Arial"/>
          <w:spacing w:val="-6"/>
          <w:sz w:val="21"/>
          <w:szCs w:val="21"/>
          <w:rPrChange w:id="23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34" w:author="De Jesus Borges, Thiago" w:date="2024-08-15T12:22:00Z" w16du:dateUtc="2024-08-15T16:22:00Z">
            <w:rPr>
              <w:rFonts w:ascii="Arial" w:hAnsi="Arial" w:cs="Arial"/>
              <w:spacing w:val="-2"/>
            </w:rPr>
          </w:rPrChange>
        </w:rPr>
        <w:t>information.</w:t>
      </w:r>
      <w:r w:rsidRPr="002746DC">
        <w:rPr>
          <w:rFonts w:ascii="Arial" w:hAnsi="Arial" w:cs="Arial"/>
          <w:spacing w:val="-6"/>
          <w:sz w:val="21"/>
          <w:szCs w:val="21"/>
          <w:rPrChange w:id="23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36" w:author="De Jesus Borges, Thiago" w:date="2024-08-15T12:22:00Z" w16du:dateUtc="2024-08-15T16:22:00Z">
            <w:rPr>
              <w:rFonts w:ascii="Arial" w:hAnsi="Arial" w:cs="Arial"/>
              <w:spacing w:val="-2"/>
            </w:rPr>
          </w:rPrChange>
        </w:rPr>
        <w:t>It</w:t>
      </w:r>
      <w:r w:rsidRPr="002746DC">
        <w:rPr>
          <w:rFonts w:ascii="Arial" w:hAnsi="Arial" w:cs="Arial"/>
          <w:spacing w:val="-6"/>
          <w:sz w:val="21"/>
          <w:szCs w:val="21"/>
          <w:rPrChange w:id="237"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38" w:author="De Jesus Borges, Thiago" w:date="2024-08-15T12:22:00Z" w16du:dateUtc="2024-08-15T16:22:00Z">
            <w:rPr>
              <w:rFonts w:ascii="Arial" w:hAnsi="Arial" w:cs="Arial"/>
              <w:spacing w:val="-2"/>
            </w:rPr>
          </w:rPrChange>
        </w:rPr>
        <w:t>can</w:t>
      </w:r>
      <w:r w:rsidRPr="002746DC">
        <w:rPr>
          <w:rFonts w:ascii="Arial" w:hAnsi="Arial" w:cs="Arial"/>
          <w:spacing w:val="-6"/>
          <w:sz w:val="21"/>
          <w:szCs w:val="21"/>
          <w:rPrChange w:id="23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40" w:author="De Jesus Borges, Thiago" w:date="2024-08-15T12:22:00Z" w16du:dateUtc="2024-08-15T16:22:00Z">
            <w:rPr>
              <w:rFonts w:ascii="Arial" w:hAnsi="Arial" w:cs="Arial"/>
              <w:spacing w:val="-2"/>
            </w:rPr>
          </w:rPrChange>
        </w:rPr>
        <w:t>also</w:t>
      </w:r>
      <w:r w:rsidRPr="002746DC">
        <w:rPr>
          <w:rFonts w:ascii="Arial" w:hAnsi="Arial" w:cs="Arial"/>
          <w:spacing w:val="-6"/>
          <w:sz w:val="21"/>
          <w:szCs w:val="21"/>
          <w:rPrChange w:id="24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42" w:author="De Jesus Borges, Thiago" w:date="2024-08-15T12:22:00Z" w16du:dateUtc="2024-08-15T16:22:00Z">
            <w:rPr>
              <w:rFonts w:ascii="Arial" w:hAnsi="Arial" w:cs="Arial"/>
              <w:spacing w:val="-2"/>
            </w:rPr>
          </w:rPrChange>
        </w:rPr>
        <w:t>improve</w:t>
      </w:r>
      <w:r w:rsidR="007966D0" w:rsidRPr="002746DC">
        <w:rPr>
          <w:rFonts w:ascii="Arial" w:hAnsi="Arial" w:cs="Arial"/>
          <w:spacing w:val="-2"/>
          <w:sz w:val="21"/>
          <w:szCs w:val="21"/>
          <w:rPrChange w:id="243"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244" w:author="De Jesus Borges, Thiago" w:date="2024-08-15T12:22:00Z" w16du:dateUtc="2024-08-15T16:22:00Z">
            <w:rPr>
              <w:rFonts w:ascii="Arial" w:hAnsi="Arial" w:cs="Arial"/>
              <w:spacing w:val="-2"/>
            </w:rPr>
          </w:rPrChange>
        </w:rPr>
        <w:t>the</w:t>
      </w:r>
      <w:r w:rsidRPr="002746DC">
        <w:rPr>
          <w:rFonts w:ascii="Arial" w:hAnsi="Arial" w:cs="Arial"/>
          <w:spacing w:val="-6"/>
          <w:sz w:val="21"/>
          <w:szCs w:val="21"/>
          <w:rPrChange w:id="24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46" w:author="De Jesus Borges, Thiago" w:date="2024-08-15T12:22:00Z" w16du:dateUtc="2024-08-15T16:22:00Z">
            <w:rPr>
              <w:rFonts w:ascii="Arial" w:hAnsi="Arial" w:cs="Arial"/>
              <w:spacing w:val="-2"/>
            </w:rPr>
          </w:rPrChange>
        </w:rPr>
        <w:t>area under</w:t>
      </w:r>
      <w:r w:rsidRPr="002746DC">
        <w:rPr>
          <w:rFonts w:ascii="Arial" w:hAnsi="Arial" w:cs="Arial"/>
          <w:spacing w:val="-10"/>
          <w:sz w:val="21"/>
          <w:szCs w:val="21"/>
          <w:rPrChange w:id="24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48"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24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0" w:author="De Jesus Borges, Thiago" w:date="2024-08-15T12:22:00Z" w16du:dateUtc="2024-08-15T16:22:00Z">
            <w:rPr>
              <w:rFonts w:ascii="Arial" w:hAnsi="Arial" w:cs="Arial"/>
              <w:spacing w:val="-2"/>
            </w:rPr>
          </w:rPrChange>
        </w:rPr>
        <w:t>ROC</w:t>
      </w:r>
      <w:r w:rsidRPr="002746DC">
        <w:rPr>
          <w:rFonts w:ascii="Arial" w:hAnsi="Arial" w:cs="Arial"/>
          <w:spacing w:val="-10"/>
          <w:sz w:val="21"/>
          <w:szCs w:val="21"/>
          <w:rPrChange w:id="25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2" w:author="De Jesus Borges, Thiago" w:date="2024-08-15T12:22:00Z" w16du:dateUtc="2024-08-15T16:22:00Z">
            <w:rPr>
              <w:rFonts w:ascii="Arial" w:hAnsi="Arial" w:cs="Arial"/>
              <w:spacing w:val="-2"/>
            </w:rPr>
          </w:rPrChange>
        </w:rPr>
        <w:t>curve</w:t>
      </w:r>
      <w:r w:rsidRPr="002746DC">
        <w:rPr>
          <w:rFonts w:ascii="Arial" w:hAnsi="Arial" w:cs="Arial"/>
          <w:spacing w:val="-10"/>
          <w:sz w:val="21"/>
          <w:szCs w:val="21"/>
          <w:rPrChange w:id="253" w:author="De Jesus Borges, Thiago" w:date="2024-08-15T12:22:00Z" w16du:dateUtc="2024-08-15T16:22:00Z">
            <w:rPr>
              <w:rFonts w:ascii="Arial" w:hAnsi="Arial" w:cs="Arial"/>
              <w:spacing w:val="-10"/>
            </w:rPr>
          </w:rPrChange>
        </w:rPr>
        <w:t xml:space="preserve"> </w:t>
      </w:r>
      <w:r w:rsidR="009E6BCF" w:rsidRPr="002746DC">
        <w:rPr>
          <w:rFonts w:ascii="Arial" w:hAnsi="Arial" w:cs="Arial"/>
          <w:spacing w:val="-2"/>
          <w:sz w:val="21"/>
          <w:szCs w:val="21"/>
          <w:rPrChange w:id="254" w:author="De Jesus Borges, Thiago" w:date="2024-08-15T12:22:00Z" w16du:dateUtc="2024-08-15T16:22:00Z">
            <w:rPr>
              <w:rFonts w:ascii="Arial" w:hAnsi="Arial" w:cs="Arial"/>
              <w:spacing w:val="-2"/>
            </w:rPr>
          </w:rPrChange>
        </w:rPr>
        <w:t>compared</w:t>
      </w:r>
      <w:r w:rsidRPr="002746DC">
        <w:rPr>
          <w:rFonts w:ascii="Arial" w:hAnsi="Arial" w:cs="Arial"/>
          <w:spacing w:val="-10"/>
          <w:sz w:val="21"/>
          <w:szCs w:val="21"/>
          <w:rPrChange w:id="255" w:author="De Jesus Borges, Thiago" w:date="2024-08-15T12:22:00Z" w16du:dateUtc="2024-08-15T16:22:00Z">
            <w:rPr>
              <w:rFonts w:ascii="Arial" w:hAnsi="Arial" w:cs="Arial"/>
              <w:spacing w:val="-10"/>
            </w:rPr>
          </w:rPrChange>
        </w:rPr>
        <w:t xml:space="preserve"> </w:t>
      </w:r>
      <w:r w:rsidR="009E6BCF" w:rsidRPr="002746DC">
        <w:rPr>
          <w:rFonts w:ascii="Arial" w:hAnsi="Arial" w:cs="Arial"/>
          <w:spacing w:val="-2"/>
          <w:sz w:val="21"/>
          <w:szCs w:val="21"/>
          <w:rPrChange w:id="256" w:author="De Jesus Borges, Thiago" w:date="2024-08-15T12:22:00Z" w16du:dateUtc="2024-08-15T16:22:00Z">
            <w:rPr>
              <w:rFonts w:ascii="Arial" w:hAnsi="Arial" w:cs="Arial"/>
              <w:spacing w:val="-2"/>
            </w:rPr>
          </w:rPrChange>
        </w:rPr>
        <w:t xml:space="preserve">with cross-sample normalizations, MRN and TMM, even </w:t>
      </w:r>
      <w:r w:rsidRPr="002746DC">
        <w:rPr>
          <w:rFonts w:ascii="Arial" w:hAnsi="Arial" w:cs="Arial"/>
          <w:sz w:val="21"/>
          <w:szCs w:val="21"/>
          <w:rPrChange w:id="257" w:author="De Jesus Borges, Thiago" w:date="2024-08-15T12:22:00Z" w16du:dateUtc="2024-08-15T16:22:00Z">
            <w:rPr>
              <w:rFonts w:ascii="Arial" w:hAnsi="Arial" w:cs="Arial"/>
            </w:rPr>
          </w:rPrChange>
        </w:rPr>
        <w:t>in</w:t>
      </w:r>
      <w:r w:rsidRPr="002746DC">
        <w:rPr>
          <w:rFonts w:ascii="Arial" w:hAnsi="Arial" w:cs="Arial"/>
          <w:spacing w:val="-9"/>
          <w:sz w:val="21"/>
          <w:szCs w:val="21"/>
          <w:rPrChange w:id="25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59" w:author="De Jesus Borges, Thiago" w:date="2024-08-15T12:22:00Z" w16du:dateUtc="2024-08-15T16:22:00Z">
            <w:rPr>
              <w:rFonts w:ascii="Arial" w:hAnsi="Arial" w:cs="Arial"/>
            </w:rPr>
          </w:rPrChange>
        </w:rPr>
        <w:t>independent</w:t>
      </w:r>
      <w:r w:rsidRPr="002746DC">
        <w:rPr>
          <w:rFonts w:ascii="Arial" w:hAnsi="Arial" w:cs="Arial"/>
          <w:spacing w:val="-9"/>
          <w:sz w:val="21"/>
          <w:szCs w:val="21"/>
          <w:rPrChange w:id="26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1" w:author="De Jesus Borges, Thiago" w:date="2024-08-15T12:22:00Z" w16du:dateUtc="2024-08-15T16:22:00Z">
            <w:rPr>
              <w:rFonts w:ascii="Arial" w:hAnsi="Arial" w:cs="Arial"/>
            </w:rPr>
          </w:rPrChange>
        </w:rPr>
        <w:t>sample</w:t>
      </w:r>
      <w:r w:rsidRPr="002746DC">
        <w:rPr>
          <w:rFonts w:ascii="Arial" w:hAnsi="Arial" w:cs="Arial"/>
          <w:spacing w:val="-9"/>
          <w:sz w:val="21"/>
          <w:szCs w:val="21"/>
          <w:rPrChange w:id="26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3" w:author="De Jesus Borges, Thiago" w:date="2024-08-15T12:22:00Z" w16du:dateUtc="2024-08-15T16:22:00Z">
            <w:rPr>
              <w:rFonts w:ascii="Arial" w:hAnsi="Arial" w:cs="Arial"/>
            </w:rPr>
          </w:rPrChange>
        </w:rPr>
        <w:t>normalization</w:t>
      </w:r>
      <w:r w:rsidRPr="002746DC">
        <w:rPr>
          <w:rFonts w:ascii="Arial" w:hAnsi="Arial" w:cs="Arial"/>
          <w:spacing w:val="-9"/>
          <w:sz w:val="21"/>
          <w:szCs w:val="21"/>
          <w:rPrChange w:id="26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5" w:author="De Jesus Borges, Thiago" w:date="2024-08-15T12:22:00Z" w16du:dateUtc="2024-08-15T16:22:00Z">
            <w:rPr>
              <w:rFonts w:ascii="Arial" w:hAnsi="Arial" w:cs="Arial"/>
            </w:rPr>
          </w:rPrChange>
        </w:rPr>
        <w:t>(TPM)</w:t>
      </w:r>
      <w:r w:rsidRPr="002746DC">
        <w:rPr>
          <w:rFonts w:ascii="Arial" w:hAnsi="Arial" w:cs="Arial"/>
          <w:spacing w:val="-9"/>
          <w:sz w:val="21"/>
          <w:szCs w:val="21"/>
          <w:rPrChange w:id="26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 w:author="De Jesus Borges, Thiago" w:date="2024-08-15T12:22:00Z" w16du:dateUtc="2024-08-15T16:22:00Z">
            <w:rPr>
              <w:rFonts w:ascii="Arial" w:hAnsi="Arial" w:cs="Arial"/>
            </w:rPr>
          </w:rPrChange>
        </w:rPr>
        <w:t>comparison.</w:t>
      </w:r>
      <w:r w:rsidRPr="002746DC">
        <w:rPr>
          <w:rFonts w:ascii="Arial" w:hAnsi="Arial" w:cs="Arial"/>
          <w:spacing w:val="-9"/>
          <w:sz w:val="21"/>
          <w:szCs w:val="21"/>
          <w:rPrChange w:id="268" w:author="De Jesus Borges, Thiago" w:date="2024-08-15T12:22:00Z" w16du:dateUtc="2024-08-15T16:22:00Z">
            <w:rPr>
              <w:rFonts w:ascii="Arial" w:hAnsi="Arial" w:cs="Arial"/>
              <w:spacing w:val="-9"/>
            </w:rPr>
          </w:rPrChange>
        </w:rPr>
        <w:t xml:space="preserve"> </w:t>
      </w:r>
      <w:r w:rsidR="009E6BCF" w:rsidRPr="002746DC">
        <w:rPr>
          <w:rFonts w:ascii="Arial" w:hAnsi="Arial" w:cs="Arial"/>
          <w:sz w:val="21"/>
          <w:szCs w:val="21"/>
          <w:rPrChange w:id="269" w:author="De Jesus Borges, Thiago" w:date="2024-08-15T12:22:00Z" w16du:dateUtc="2024-08-15T16:22:00Z">
            <w:rPr>
              <w:rFonts w:ascii="Arial" w:hAnsi="Arial" w:cs="Arial"/>
            </w:rPr>
          </w:rPrChange>
        </w:rPr>
        <w:t xml:space="preserve">The </w:t>
      </w:r>
      <w:r w:rsidRPr="002746DC">
        <w:rPr>
          <w:rFonts w:ascii="Arial" w:hAnsi="Arial" w:cs="Arial"/>
          <w:sz w:val="21"/>
          <w:szCs w:val="21"/>
          <w:rPrChange w:id="270" w:author="De Jesus Borges, Thiago" w:date="2024-08-15T12:22:00Z" w16du:dateUtc="2024-08-15T16:22:00Z">
            <w:rPr>
              <w:rFonts w:ascii="Arial" w:hAnsi="Arial" w:cs="Arial"/>
            </w:rPr>
          </w:rPrChange>
        </w:rPr>
        <w:t xml:space="preserve">housekeeping gene mining process is organized in a Python package and can be easily </w:t>
      </w:r>
      <w:r w:rsidR="007966D0" w:rsidRPr="002746DC">
        <w:rPr>
          <w:rFonts w:ascii="Arial" w:hAnsi="Arial" w:cs="Arial"/>
          <w:sz w:val="21"/>
          <w:szCs w:val="21"/>
          <w:rPrChange w:id="271" w:author="De Jesus Borges, Thiago" w:date="2024-08-15T12:22:00Z" w16du:dateUtc="2024-08-15T16:22:00Z">
            <w:rPr>
              <w:rFonts w:ascii="Arial" w:hAnsi="Arial" w:cs="Arial"/>
            </w:rPr>
          </w:rPrChange>
        </w:rPr>
        <w:t xml:space="preserve">used </w:t>
      </w:r>
      <w:r w:rsidRPr="002746DC">
        <w:rPr>
          <w:rFonts w:ascii="Arial" w:hAnsi="Arial" w:cs="Arial"/>
          <w:sz w:val="21"/>
          <w:szCs w:val="21"/>
          <w:rPrChange w:id="272" w:author="De Jesus Borges, Thiago" w:date="2024-08-15T12:22:00Z" w16du:dateUtc="2024-08-15T16:22:00Z">
            <w:rPr>
              <w:rFonts w:ascii="Arial" w:hAnsi="Arial" w:cs="Arial"/>
            </w:rPr>
          </w:rPrChange>
        </w:rPr>
        <w:t>in other datasets.</w:t>
      </w:r>
    </w:p>
    <w:p w14:paraId="26CF0C1A" w14:textId="77777777" w:rsidR="00F675DE" w:rsidRPr="002746DC" w:rsidRDefault="00F675DE" w:rsidP="003362E4">
      <w:pPr>
        <w:pStyle w:val="BodyText"/>
        <w:spacing w:before="12"/>
        <w:ind w:left="360"/>
        <w:rPr>
          <w:rFonts w:ascii="Arial" w:hAnsi="Arial" w:cs="Arial"/>
          <w:sz w:val="21"/>
          <w:szCs w:val="21"/>
          <w:rPrChange w:id="273" w:author="De Jesus Borges, Thiago" w:date="2024-08-15T12:22:00Z" w16du:dateUtc="2024-08-15T16:22:00Z">
            <w:rPr>
              <w:rFonts w:ascii="Arial" w:hAnsi="Arial" w:cs="Arial"/>
            </w:rPr>
          </w:rPrChange>
        </w:rPr>
      </w:pPr>
    </w:p>
    <w:p w14:paraId="700FFFB5" w14:textId="77777777" w:rsidR="00F675DE" w:rsidRPr="008E5417" w:rsidRDefault="0047037D" w:rsidP="003362E4">
      <w:pPr>
        <w:pStyle w:val="Heading1"/>
        <w:numPr>
          <w:ilvl w:val="0"/>
          <w:numId w:val="2"/>
        </w:numPr>
        <w:tabs>
          <w:tab w:val="left" w:pos="643"/>
        </w:tabs>
        <w:spacing w:before="0"/>
        <w:ind w:left="360" w:hanging="322"/>
        <w:jc w:val="both"/>
        <w:rPr>
          <w:rFonts w:ascii="Arial" w:hAnsi="Arial" w:cs="Arial"/>
          <w:sz w:val="24"/>
          <w:szCs w:val="24"/>
          <w:rPrChange w:id="274" w:author="De Jesus Borges, Thiago" w:date="2024-08-16T16:27:00Z" w16du:dateUtc="2024-08-16T20:27:00Z">
            <w:rPr>
              <w:rFonts w:ascii="Arial" w:hAnsi="Arial" w:cs="Arial"/>
            </w:rPr>
          </w:rPrChange>
        </w:rPr>
      </w:pPr>
      <w:bookmarkStart w:id="275" w:name="Results"/>
      <w:bookmarkEnd w:id="275"/>
      <w:r w:rsidRPr="008E5417">
        <w:rPr>
          <w:rFonts w:ascii="Arial" w:hAnsi="Arial" w:cs="Arial"/>
          <w:spacing w:val="-2"/>
          <w:sz w:val="24"/>
          <w:szCs w:val="24"/>
          <w:rPrChange w:id="276" w:author="De Jesus Borges, Thiago" w:date="2024-08-16T16:27:00Z" w16du:dateUtc="2024-08-16T20:27:00Z">
            <w:rPr>
              <w:rFonts w:ascii="Arial" w:hAnsi="Arial" w:cs="Arial"/>
              <w:spacing w:val="-2"/>
            </w:rPr>
          </w:rPrChange>
        </w:rPr>
        <w:t>Results</w:t>
      </w:r>
    </w:p>
    <w:p w14:paraId="30D1C0C9" w14:textId="77777777" w:rsidR="00F675DE" w:rsidRPr="00A111A2" w:rsidRDefault="0047037D" w:rsidP="003362E4">
      <w:pPr>
        <w:pStyle w:val="Heading2"/>
        <w:numPr>
          <w:ilvl w:val="1"/>
          <w:numId w:val="2"/>
        </w:numPr>
        <w:tabs>
          <w:tab w:val="left" w:pos="797"/>
          <w:tab w:val="left" w:pos="799"/>
        </w:tabs>
        <w:spacing w:before="178" w:line="247" w:lineRule="auto"/>
        <w:ind w:left="360" w:right="1247"/>
        <w:jc w:val="both"/>
        <w:rPr>
          <w:rFonts w:ascii="Arial" w:hAnsi="Arial" w:cs="Arial"/>
        </w:rPr>
      </w:pPr>
      <w:bookmarkStart w:id="277" w:name="Gene_expression_of_commonly_used_houseke"/>
      <w:bookmarkEnd w:id="277"/>
      <w:r w:rsidRPr="00A111A2">
        <w:rPr>
          <w:rFonts w:ascii="Arial" w:hAnsi="Arial" w:cs="Arial"/>
          <w:w w:val="90"/>
        </w:rPr>
        <w:t>Gene</w:t>
      </w:r>
      <w:r w:rsidRPr="00A111A2">
        <w:rPr>
          <w:rFonts w:ascii="Arial" w:hAnsi="Arial" w:cs="Arial"/>
        </w:rPr>
        <w:t xml:space="preserve"> </w:t>
      </w:r>
      <w:r w:rsidRPr="00A111A2">
        <w:rPr>
          <w:rFonts w:ascii="Arial" w:hAnsi="Arial" w:cs="Arial"/>
          <w:w w:val="90"/>
        </w:rPr>
        <w:t>expression</w:t>
      </w:r>
      <w:r w:rsidRPr="00A111A2">
        <w:rPr>
          <w:rFonts w:ascii="Arial" w:hAnsi="Arial" w:cs="Arial"/>
        </w:rPr>
        <w:t xml:space="preserve"> </w:t>
      </w:r>
      <w:r w:rsidRPr="00A111A2">
        <w:rPr>
          <w:rFonts w:ascii="Arial" w:hAnsi="Arial" w:cs="Arial"/>
          <w:w w:val="90"/>
        </w:rPr>
        <w:t>of</w:t>
      </w:r>
      <w:r w:rsidRPr="00A111A2">
        <w:rPr>
          <w:rFonts w:ascii="Arial" w:hAnsi="Arial" w:cs="Arial"/>
        </w:rPr>
        <w:t xml:space="preserve"> </w:t>
      </w:r>
      <w:r w:rsidRPr="00A111A2">
        <w:rPr>
          <w:rFonts w:ascii="Arial" w:hAnsi="Arial" w:cs="Arial"/>
          <w:w w:val="90"/>
        </w:rPr>
        <w:t>commonly</w:t>
      </w:r>
      <w:r w:rsidRPr="00A111A2">
        <w:rPr>
          <w:rFonts w:ascii="Arial" w:hAnsi="Arial" w:cs="Arial"/>
        </w:rPr>
        <w:t xml:space="preserve"> </w:t>
      </w:r>
      <w:r w:rsidRPr="00A111A2">
        <w:rPr>
          <w:rFonts w:ascii="Arial" w:hAnsi="Arial" w:cs="Arial"/>
          <w:w w:val="90"/>
        </w:rPr>
        <w:t>used</w:t>
      </w:r>
      <w:r w:rsidRPr="00A111A2">
        <w:rPr>
          <w:rFonts w:ascii="Arial" w:hAnsi="Arial" w:cs="Arial"/>
        </w:rPr>
        <w:t xml:space="preserve"> </w:t>
      </w:r>
      <w:r w:rsidRPr="00A111A2">
        <w:rPr>
          <w:rFonts w:ascii="Arial" w:hAnsi="Arial" w:cs="Arial"/>
          <w:w w:val="90"/>
        </w:rPr>
        <w:t>housekeeping</w:t>
      </w:r>
      <w:r w:rsidRPr="00A111A2">
        <w:rPr>
          <w:rFonts w:ascii="Arial" w:hAnsi="Arial" w:cs="Arial"/>
        </w:rPr>
        <w:t xml:space="preserve"> </w:t>
      </w:r>
      <w:r w:rsidRPr="00A111A2">
        <w:rPr>
          <w:rFonts w:ascii="Arial" w:hAnsi="Arial" w:cs="Arial"/>
          <w:w w:val="90"/>
        </w:rPr>
        <w:t>genes</w:t>
      </w:r>
      <w:r w:rsidRPr="00A111A2">
        <w:rPr>
          <w:rFonts w:ascii="Arial" w:hAnsi="Arial" w:cs="Arial"/>
          <w:spacing w:val="40"/>
        </w:rPr>
        <w:t xml:space="preserve"> </w:t>
      </w:r>
      <w:r w:rsidRPr="00A111A2">
        <w:rPr>
          <w:rFonts w:ascii="Arial" w:hAnsi="Arial" w:cs="Arial"/>
          <w:spacing w:val="-2"/>
        </w:rPr>
        <w:t>varies</w:t>
      </w:r>
      <w:r w:rsidRPr="00A111A2">
        <w:rPr>
          <w:rFonts w:ascii="Arial" w:hAnsi="Arial" w:cs="Arial"/>
          <w:spacing w:val="-4"/>
        </w:rPr>
        <w:t xml:space="preserve"> </w:t>
      </w:r>
      <w:r w:rsidRPr="00A111A2">
        <w:rPr>
          <w:rFonts w:ascii="Arial" w:hAnsi="Arial" w:cs="Arial"/>
          <w:spacing w:val="-2"/>
        </w:rPr>
        <w:t>in</w:t>
      </w:r>
      <w:r w:rsidRPr="00A111A2">
        <w:rPr>
          <w:rFonts w:ascii="Arial" w:hAnsi="Arial" w:cs="Arial"/>
          <w:spacing w:val="-3"/>
        </w:rPr>
        <w:t xml:space="preserve"> </w:t>
      </w:r>
      <w:r w:rsidRPr="00A111A2">
        <w:rPr>
          <w:rFonts w:ascii="Arial" w:hAnsi="Arial" w:cs="Arial"/>
          <w:spacing w:val="-2"/>
        </w:rPr>
        <w:t>transplanted</w:t>
      </w:r>
      <w:r w:rsidRPr="00A111A2">
        <w:rPr>
          <w:rFonts w:ascii="Arial" w:hAnsi="Arial" w:cs="Arial"/>
          <w:spacing w:val="-3"/>
        </w:rPr>
        <w:t xml:space="preserve"> </w:t>
      </w:r>
      <w:r w:rsidRPr="00A111A2">
        <w:rPr>
          <w:rFonts w:ascii="Arial" w:hAnsi="Arial" w:cs="Arial"/>
          <w:spacing w:val="-2"/>
        </w:rPr>
        <w:t>patients</w:t>
      </w:r>
      <w:r w:rsidRPr="00A111A2">
        <w:rPr>
          <w:rFonts w:ascii="Arial" w:hAnsi="Arial" w:cs="Arial"/>
          <w:spacing w:val="-3"/>
        </w:rPr>
        <w:t xml:space="preserve"> </w:t>
      </w:r>
      <w:r w:rsidRPr="00A111A2">
        <w:rPr>
          <w:rFonts w:ascii="Arial" w:hAnsi="Arial" w:cs="Arial"/>
          <w:spacing w:val="-2"/>
        </w:rPr>
        <w:t>over</w:t>
      </w:r>
      <w:r w:rsidRPr="00A111A2">
        <w:rPr>
          <w:rFonts w:ascii="Arial" w:hAnsi="Arial" w:cs="Arial"/>
          <w:spacing w:val="-3"/>
        </w:rPr>
        <w:t xml:space="preserve"> </w:t>
      </w:r>
      <w:r w:rsidRPr="00A111A2">
        <w:rPr>
          <w:rFonts w:ascii="Arial" w:hAnsi="Arial" w:cs="Arial"/>
          <w:spacing w:val="-2"/>
        </w:rPr>
        <w:t>time</w:t>
      </w:r>
    </w:p>
    <w:p w14:paraId="79DDA693" w14:textId="4A079157" w:rsidR="00F675DE" w:rsidRPr="002746DC" w:rsidRDefault="0047037D" w:rsidP="003362E4">
      <w:pPr>
        <w:pStyle w:val="BodyText"/>
        <w:spacing w:before="114" w:line="254" w:lineRule="auto"/>
        <w:ind w:left="360" w:right="807"/>
        <w:rPr>
          <w:rFonts w:ascii="Arial" w:hAnsi="Arial" w:cs="Arial"/>
          <w:sz w:val="21"/>
          <w:szCs w:val="21"/>
          <w:rPrChange w:id="278" w:author="De Jesus Borges, Thiago" w:date="2024-08-15T12:22:00Z" w16du:dateUtc="2024-08-15T16:22:00Z">
            <w:rPr>
              <w:rFonts w:ascii="Arial" w:hAnsi="Arial" w:cs="Arial"/>
            </w:rPr>
          </w:rPrChange>
        </w:rPr>
      </w:pPr>
      <w:r w:rsidRPr="002746DC">
        <w:rPr>
          <w:rFonts w:ascii="Arial" w:hAnsi="Arial" w:cs="Arial"/>
          <w:sz w:val="21"/>
          <w:szCs w:val="21"/>
          <w:rPrChange w:id="279" w:author="De Jesus Borges, Thiago" w:date="2024-08-15T12:22:00Z" w16du:dateUtc="2024-08-15T16:22:00Z">
            <w:rPr>
              <w:rFonts w:ascii="Arial" w:hAnsi="Arial" w:cs="Arial"/>
            </w:rPr>
          </w:rPrChange>
        </w:rPr>
        <w:t>We assess whether commonly used housekeeping genes [</w:t>
      </w:r>
      <w:r w:rsidRPr="002746DC">
        <w:rPr>
          <w:sz w:val="21"/>
          <w:szCs w:val="21"/>
          <w:rPrChange w:id="280" w:author="De Jesus Borges, Thiago" w:date="2024-08-15T12:22:00Z" w16du:dateUtc="2024-08-15T16:22:00Z">
            <w:rPr/>
          </w:rPrChange>
        </w:rPr>
        <w:fldChar w:fldCharType="begin"/>
      </w:r>
      <w:r w:rsidRPr="002746DC">
        <w:rPr>
          <w:sz w:val="21"/>
          <w:szCs w:val="21"/>
          <w:rPrChange w:id="281" w:author="De Jesus Borges, Thiago" w:date="2024-08-15T12:22:00Z" w16du:dateUtc="2024-08-15T16:22:00Z">
            <w:rPr/>
          </w:rPrChange>
        </w:rPr>
        <w:instrText>HYPERLINK \l "_bookmark19"</w:instrText>
      </w:r>
      <w:r w:rsidRPr="00EB5EE6">
        <w:rPr>
          <w:sz w:val="21"/>
          <w:szCs w:val="21"/>
        </w:rPr>
      </w:r>
      <w:r w:rsidRPr="002746DC">
        <w:rPr>
          <w:sz w:val="21"/>
          <w:szCs w:val="21"/>
          <w:rPrChange w:id="282"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83" w:author="De Jesus Borges, Thiago" w:date="2024-08-15T12:22:00Z" w16du:dateUtc="2024-08-15T16:22:00Z">
            <w:rPr>
              <w:rFonts w:ascii="Arial" w:hAnsi="Arial" w:cs="Arial"/>
              <w:color w:val="0000FF"/>
            </w:rPr>
          </w:rPrChange>
        </w:rPr>
        <w:t>19</w:t>
      </w:r>
      <w:r w:rsidRPr="002746DC">
        <w:rPr>
          <w:rFonts w:ascii="Arial" w:hAnsi="Arial" w:cs="Arial"/>
          <w:color w:val="0000FF"/>
          <w:sz w:val="21"/>
          <w:szCs w:val="21"/>
          <w:rPrChange w:id="284"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85" w:author="De Jesus Borges, Thiago" w:date="2024-08-15T12:22:00Z" w16du:dateUtc="2024-08-15T16:22:00Z">
            <w:rPr>
              <w:rFonts w:ascii="Arial" w:hAnsi="Arial" w:cs="Arial"/>
            </w:rPr>
          </w:rPrChange>
        </w:rPr>
        <w:t>] keep constant expression levels in peripheral blood from kidney transplant recipients at different time points (</w:t>
      </w:r>
      <w:r w:rsidR="00571E5B" w:rsidRPr="002746DC">
        <w:rPr>
          <w:rFonts w:ascii="Arial" w:hAnsi="Arial" w:cs="Arial"/>
          <w:sz w:val="21"/>
          <w:szCs w:val="21"/>
          <w:rPrChange w:id="286" w:author="De Jesus Borges, Thiago" w:date="2024-08-15T12:22:00Z" w16du:dateUtc="2024-08-15T16:22:00Z">
            <w:rPr>
              <w:rFonts w:ascii="Arial" w:hAnsi="Arial" w:cs="Arial"/>
            </w:rPr>
          </w:rPrChange>
        </w:rPr>
        <w:t>one</w:t>
      </w:r>
      <w:r w:rsidRPr="002746DC">
        <w:rPr>
          <w:rFonts w:ascii="Arial" w:hAnsi="Arial" w:cs="Arial"/>
          <w:sz w:val="21"/>
          <w:szCs w:val="21"/>
          <w:rPrChange w:id="287" w:author="De Jesus Borges, Thiago" w:date="2024-08-15T12:22:00Z" w16du:dateUtc="2024-08-15T16:22:00Z">
            <w:rPr>
              <w:rFonts w:ascii="Arial" w:hAnsi="Arial" w:cs="Arial"/>
            </w:rPr>
          </w:rPrChange>
        </w:rPr>
        <w:t xml:space="preserve"> week, </w:t>
      </w:r>
      <w:r w:rsidR="00604B3D" w:rsidRPr="002746DC">
        <w:rPr>
          <w:rFonts w:ascii="Arial" w:hAnsi="Arial" w:cs="Arial"/>
          <w:sz w:val="21"/>
          <w:szCs w:val="21"/>
          <w:rPrChange w:id="288" w:author="De Jesus Borges, Thiago" w:date="2024-08-15T12:22:00Z" w16du:dateUtc="2024-08-15T16:22:00Z">
            <w:rPr>
              <w:rFonts w:ascii="Arial" w:hAnsi="Arial" w:cs="Arial"/>
            </w:rPr>
          </w:rPrChange>
        </w:rPr>
        <w:t>three</w:t>
      </w:r>
      <w:r w:rsidRPr="002746DC">
        <w:rPr>
          <w:rFonts w:ascii="Arial" w:hAnsi="Arial" w:cs="Arial"/>
          <w:sz w:val="21"/>
          <w:szCs w:val="21"/>
          <w:rPrChange w:id="289" w:author="De Jesus Borges, Thiago" w:date="2024-08-15T12:22:00Z" w16du:dateUtc="2024-08-15T16:22:00Z">
            <w:rPr>
              <w:rFonts w:ascii="Arial" w:hAnsi="Arial" w:cs="Arial"/>
            </w:rPr>
          </w:rPrChange>
        </w:rPr>
        <w:t xml:space="preserve"> months</w:t>
      </w:r>
      <w:r w:rsidR="009E6BCF" w:rsidRPr="002746DC">
        <w:rPr>
          <w:rFonts w:ascii="Arial" w:hAnsi="Arial" w:cs="Arial"/>
          <w:sz w:val="21"/>
          <w:szCs w:val="21"/>
          <w:rPrChange w:id="290" w:author="De Jesus Borges, Thiago" w:date="2024-08-15T12:22:00Z" w16du:dateUtc="2024-08-15T16:22:00Z">
            <w:rPr>
              <w:rFonts w:ascii="Arial" w:hAnsi="Arial" w:cs="Arial"/>
            </w:rPr>
          </w:rPrChange>
        </w:rPr>
        <w:t>,</w:t>
      </w:r>
      <w:r w:rsidRPr="002746DC">
        <w:rPr>
          <w:rFonts w:ascii="Arial" w:hAnsi="Arial" w:cs="Arial"/>
          <w:sz w:val="21"/>
          <w:szCs w:val="21"/>
          <w:rPrChange w:id="291" w:author="De Jesus Borges, Thiago" w:date="2024-08-15T12:22:00Z" w16du:dateUtc="2024-08-15T16:22:00Z">
            <w:rPr>
              <w:rFonts w:ascii="Arial" w:hAnsi="Arial" w:cs="Arial"/>
            </w:rPr>
          </w:rPrChange>
        </w:rPr>
        <w:t xml:space="preserve"> and </w:t>
      </w:r>
      <w:r w:rsidR="00604B3D" w:rsidRPr="002746DC">
        <w:rPr>
          <w:rFonts w:ascii="Arial" w:hAnsi="Arial" w:cs="Arial"/>
          <w:sz w:val="21"/>
          <w:szCs w:val="21"/>
          <w:rPrChange w:id="292" w:author="De Jesus Borges, Thiago" w:date="2024-08-15T12:22:00Z" w16du:dateUtc="2024-08-15T16:22:00Z">
            <w:rPr>
              <w:rFonts w:ascii="Arial" w:hAnsi="Arial" w:cs="Arial"/>
            </w:rPr>
          </w:rPrChange>
        </w:rPr>
        <w:t>six</w:t>
      </w:r>
      <w:r w:rsidRPr="002746DC">
        <w:rPr>
          <w:rFonts w:ascii="Arial" w:hAnsi="Arial" w:cs="Arial"/>
          <w:sz w:val="21"/>
          <w:szCs w:val="21"/>
          <w:rPrChange w:id="293" w:author="De Jesus Borges, Thiago" w:date="2024-08-15T12:22:00Z" w16du:dateUtc="2024-08-15T16:22:00Z">
            <w:rPr>
              <w:rFonts w:ascii="Arial" w:hAnsi="Arial" w:cs="Arial"/>
            </w:rPr>
          </w:rPrChange>
        </w:rPr>
        <w:t xml:space="preserve"> months after transplantation) using the public dataset</w:t>
      </w:r>
      <w:r w:rsidRPr="002746DC">
        <w:rPr>
          <w:rFonts w:ascii="Arial" w:hAnsi="Arial" w:cs="Arial"/>
          <w:spacing w:val="-5"/>
          <w:sz w:val="21"/>
          <w:szCs w:val="21"/>
          <w:rPrChange w:id="294"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95" w:author="De Jesus Borges, Thiago" w:date="2024-08-15T12:22:00Z" w16du:dateUtc="2024-08-15T16:22:00Z">
            <w:rPr>
              <w:rFonts w:ascii="Arial" w:hAnsi="Arial" w:cs="Arial"/>
            </w:rPr>
          </w:rPrChange>
        </w:rPr>
        <w:t>GSE86884</w:t>
      </w:r>
      <w:r w:rsidRPr="002746DC">
        <w:rPr>
          <w:rFonts w:ascii="Arial" w:hAnsi="Arial" w:cs="Arial"/>
          <w:spacing w:val="-5"/>
          <w:sz w:val="21"/>
          <w:szCs w:val="21"/>
          <w:rPrChange w:id="29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97" w:author="De Jesus Borges, Thiago" w:date="2024-08-15T12:22:00Z" w16du:dateUtc="2024-08-15T16:22:00Z">
            <w:rPr>
              <w:rFonts w:ascii="Arial" w:hAnsi="Arial" w:cs="Arial"/>
            </w:rPr>
          </w:rPrChange>
        </w:rPr>
        <w:t>[</w:t>
      </w:r>
      <w:r w:rsidRPr="002746DC">
        <w:rPr>
          <w:sz w:val="21"/>
          <w:szCs w:val="21"/>
          <w:rPrChange w:id="298" w:author="De Jesus Borges, Thiago" w:date="2024-08-15T12:22:00Z" w16du:dateUtc="2024-08-15T16:22:00Z">
            <w:rPr/>
          </w:rPrChange>
        </w:rPr>
        <w:fldChar w:fldCharType="begin"/>
      </w:r>
      <w:r w:rsidRPr="002746DC">
        <w:rPr>
          <w:sz w:val="21"/>
          <w:szCs w:val="21"/>
          <w:rPrChange w:id="299" w:author="De Jesus Borges, Thiago" w:date="2024-08-15T12:22:00Z" w16du:dateUtc="2024-08-15T16:22:00Z">
            <w:rPr/>
          </w:rPrChange>
        </w:rPr>
        <w:instrText>HYPERLINK \l "_bookmark20"</w:instrText>
      </w:r>
      <w:r w:rsidRPr="00EB5EE6">
        <w:rPr>
          <w:sz w:val="21"/>
          <w:szCs w:val="21"/>
        </w:rPr>
      </w:r>
      <w:r w:rsidRPr="002746DC">
        <w:rPr>
          <w:sz w:val="21"/>
          <w:szCs w:val="21"/>
          <w:rPrChange w:id="30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01" w:author="De Jesus Borges, Thiago" w:date="2024-08-15T12:22:00Z" w16du:dateUtc="2024-08-15T16:22:00Z">
            <w:rPr>
              <w:rFonts w:ascii="Arial" w:hAnsi="Arial" w:cs="Arial"/>
              <w:color w:val="0000FF"/>
            </w:rPr>
          </w:rPrChange>
        </w:rPr>
        <w:t>20</w:t>
      </w:r>
      <w:r w:rsidRPr="002746DC">
        <w:rPr>
          <w:rFonts w:ascii="Arial" w:hAnsi="Arial" w:cs="Arial"/>
          <w:color w:val="0000FF"/>
          <w:sz w:val="21"/>
          <w:szCs w:val="21"/>
          <w:rPrChange w:id="30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03" w:author="De Jesus Borges, Thiago" w:date="2024-08-15T12:22:00Z" w16du:dateUtc="2024-08-15T16:22:00Z">
            <w:rPr>
              <w:rFonts w:ascii="Arial" w:hAnsi="Arial" w:cs="Arial"/>
            </w:rPr>
          </w:rPrChange>
        </w:rPr>
        <w:t>].</w:t>
      </w:r>
      <w:r w:rsidRPr="002746DC">
        <w:rPr>
          <w:rFonts w:ascii="Arial" w:hAnsi="Arial" w:cs="Arial"/>
          <w:spacing w:val="-5"/>
          <w:sz w:val="21"/>
          <w:szCs w:val="21"/>
          <w:rPrChange w:id="304" w:author="De Jesus Borges, Thiago" w:date="2024-08-15T12:22:00Z" w16du:dateUtc="2024-08-15T16:22:00Z">
            <w:rPr>
              <w:rFonts w:ascii="Arial" w:hAnsi="Arial" w:cs="Arial"/>
              <w:spacing w:val="-5"/>
            </w:rPr>
          </w:rPrChange>
        </w:rPr>
        <w:t xml:space="preserve"> </w:t>
      </w:r>
      <w:r w:rsidR="009E6BCF" w:rsidRPr="002746DC">
        <w:rPr>
          <w:rFonts w:ascii="Arial" w:hAnsi="Arial" w:cs="Arial"/>
          <w:sz w:val="21"/>
          <w:szCs w:val="21"/>
          <w:rPrChange w:id="305" w:author="De Jesus Borges, Thiago" w:date="2024-08-15T12:22:00Z" w16du:dateUtc="2024-08-15T16:22:00Z">
            <w:rPr>
              <w:rFonts w:ascii="Arial" w:hAnsi="Arial" w:cs="Arial"/>
            </w:rPr>
          </w:rPrChange>
        </w:rPr>
        <w:t>Most</w:t>
      </w:r>
      <w:r w:rsidRPr="002746DC">
        <w:rPr>
          <w:rFonts w:ascii="Arial" w:hAnsi="Arial" w:cs="Arial"/>
          <w:spacing w:val="-5"/>
          <w:sz w:val="21"/>
          <w:szCs w:val="21"/>
          <w:rPrChange w:id="30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07" w:author="De Jesus Borges, Thiago" w:date="2024-08-15T12:22:00Z" w16du:dateUtc="2024-08-15T16:22:00Z">
            <w:rPr>
              <w:rFonts w:ascii="Arial" w:hAnsi="Arial" w:cs="Arial"/>
            </w:rPr>
          </w:rPrChange>
        </w:rPr>
        <w:t>genes</w:t>
      </w:r>
      <w:r w:rsidRPr="002746DC">
        <w:rPr>
          <w:rFonts w:ascii="Arial" w:hAnsi="Arial" w:cs="Arial"/>
          <w:spacing w:val="-6"/>
          <w:sz w:val="21"/>
          <w:szCs w:val="21"/>
          <w:rPrChange w:id="30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309" w:author="De Jesus Borges, Thiago" w:date="2024-08-15T12:22:00Z" w16du:dateUtc="2024-08-15T16:22:00Z">
            <w:rPr>
              <w:rFonts w:ascii="Arial" w:hAnsi="Arial" w:cs="Arial"/>
            </w:rPr>
          </w:rPrChange>
        </w:rPr>
        <w:t>are</w:t>
      </w:r>
      <w:r w:rsidRPr="002746DC">
        <w:rPr>
          <w:rFonts w:ascii="Arial" w:hAnsi="Arial" w:cs="Arial"/>
          <w:spacing w:val="-5"/>
          <w:sz w:val="21"/>
          <w:szCs w:val="21"/>
          <w:rPrChange w:id="310"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11" w:author="De Jesus Borges, Thiago" w:date="2024-08-15T12:22:00Z" w16du:dateUtc="2024-08-15T16:22:00Z">
            <w:rPr>
              <w:rFonts w:ascii="Arial" w:hAnsi="Arial" w:cs="Arial"/>
            </w:rPr>
          </w:rPrChange>
        </w:rPr>
        <w:t>differentially</w:t>
      </w:r>
      <w:r w:rsidRPr="002746DC">
        <w:rPr>
          <w:rFonts w:ascii="Arial" w:hAnsi="Arial" w:cs="Arial"/>
          <w:spacing w:val="-5"/>
          <w:sz w:val="21"/>
          <w:szCs w:val="21"/>
          <w:rPrChange w:id="312"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13" w:author="De Jesus Borges, Thiago" w:date="2024-08-15T12:22:00Z" w16du:dateUtc="2024-08-15T16:22:00Z">
            <w:rPr>
              <w:rFonts w:ascii="Arial" w:hAnsi="Arial" w:cs="Arial"/>
            </w:rPr>
          </w:rPrChange>
        </w:rPr>
        <w:t>expressed</w:t>
      </w:r>
      <w:r w:rsidRPr="002746DC">
        <w:rPr>
          <w:rFonts w:ascii="Arial" w:hAnsi="Arial" w:cs="Arial"/>
          <w:spacing w:val="-6"/>
          <w:sz w:val="21"/>
          <w:szCs w:val="21"/>
          <w:rPrChange w:id="314" w:author="De Jesus Borges, Thiago" w:date="2024-08-15T12:22:00Z" w16du:dateUtc="2024-08-15T16:22:00Z">
            <w:rPr>
              <w:rFonts w:ascii="Arial" w:hAnsi="Arial" w:cs="Arial"/>
              <w:spacing w:val="-6"/>
            </w:rPr>
          </w:rPrChange>
        </w:rPr>
        <w:t xml:space="preserve"> </w:t>
      </w:r>
      <w:r w:rsidR="009E6BCF" w:rsidRPr="002746DC">
        <w:rPr>
          <w:rFonts w:ascii="Arial" w:hAnsi="Arial" w:cs="Arial"/>
          <w:sz w:val="21"/>
          <w:szCs w:val="21"/>
          <w:rPrChange w:id="315" w:author="De Jesus Borges, Thiago" w:date="2024-08-15T12:22:00Z" w16du:dateUtc="2024-08-15T16:22:00Z">
            <w:rPr>
              <w:rFonts w:ascii="Arial" w:hAnsi="Arial" w:cs="Arial"/>
            </w:rPr>
          </w:rPrChange>
        </w:rPr>
        <w:t>at least on</w:t>
      </w:r>
      <w:r w:rsidR="00571E5B" w:rsidRPr="002746DC">
        <w:rPr>
          <w:rFonts w:ascii="Arial" w:hAnsi="Arial" w:cs="Arial"/>
          <w:sz w:val="21"/>
          <w:szCs w:val="21"/>
          <w:rPrChange w:id="316" w:author="De Jesus Borges, Thiago" w:date="2024-08-15T12:22:00Z" w16du:dateUtc="2024-08-15T16:22:00Z">
            <w:rPr>
              <w:rFonts w:ascii="Arial" w:hAnsi="Arial" w:cs="Arial"/>
            </w:rPr>
          </w:rPrChange>
        </w:rPr>
        <w:t xml:space="preserve">e </w:t>
      </w:r>
      <w:r w:rsidR="009E6BCF" w:rsidRPr="002746DC">
        <w:rPr>
          <w:rFonts w:ascii="Arial" w:hAnsi="Arial" w:cs="Arial"/>
          <w:sz w:val="21"/>
          <w:szCs w:val="21"/>
          <w:rPrChange w:id="317" w:author="De Jesus Borges, Thiago" w:date="2024-08-15T12:22:00Z" w16du:dateUtc="2024-08-15T16:22:00Z">
            <w:rPr>
              <w:rFonts w:ascii="Arial" w:hAnsi="Arial" w:cs="Arial"/>
            </w:rPr>
          </w:rPrChange>
        </w:rPr>
        <w:t>time</w:t>
      </w:r>
      <w:r w:rsidRPr="002746DC">
        <w:rPr>
          <w:rFonts w:ascii="Arial" w:hAnsi="Arial" w:cs="Arial"/>
          <w:sz w:val="21"/>
          <w:szCs w:val="21"/>
          <w:rPrChange w:id="318" w:author="De Jesus Borges, Thiago" w:date="2024-08-15T12:22:00Z" w16du:dateUtc="2024-08-15T16:22:00Z">
            <w:rPr>
              <w:rFonts w:ascii="Arial" w:hAnsi="Arial" w:cs="Arial"/>
            </w:rPr>
          </w:rPrChange>
        </w:rPr>
        <w:t xml:space="preserve"> point in post-transplant when compared to a pre-transplant baseline (Fig 1A). </w:t>
      </w:r>
      <w:commentRangeStart w:id="319"/>
      <w:commentRangeStart w:id="320"/>
      <w:commentRangeEnd w:id="319"/>
      <w:r w:rsidR="00080F6D">
        <w:rPr>
          <w:rStyle w:val="CommentReference"/>
        </w:rPr>
        <w:commentReference w:id="319"/>
      </w:r>
      <w:commentRangeEnd w:id="320"/>
      <w:r w:rsidR="00EB5EE6">
        <w:rPr>
          <w:rStyle w:val="CommentReference"/>
        </w:rPr>
        <w:commentReference w:id="320"/>
      </w:r>
      <w:r w:rsidRPr="00EB5EE6">
        <w:rPr>
          <w:rFonts w:ascii="Arial" w:hAnsi="Arial" w:cs="Arial"/>
          <w:sz w:val="21"/>
          <w:szCs w:val="21"/>
        </w:rPr>
        <w:t xml:space="preserve">The </w:t>
      </w:r>
      <w:r w:rsidR="00604B3D" w:rsidRPr="00EB5EE6">
        <w:rPr>
          <w:rFonts w:ascii="Arial" w:hAnsi="Arial" w:cs="Arial"/>
          <w:sz w:val="21"/>
          <w:szCs w:val="21"/>
        </w:rPr>
        <w:t>first week post-transplant shows a bigger</w:t>
      </w:r>
      <w:r w:rsidRPr="00EB5EE6">
        <w:rPr>
          <w:rFonts w:ascii="Arial" w:hAnsi="Arial" w:cs="Arial"/>
          <w:sz w:val="21"/>
          <w:szCs w:val="21"/>
        </w:rPr>
        <w:t xml:space="preserve"> absolute change </w:t>
      </w:r>
      <w:r w:rsidR="00080F6D">
        <w:rPr>
          <w:rFonts w:ascii="Arial" w:hAnsi="Arial" w:cs="Arial"/>
          <w:sz w:val="21"/>
          <w:szCs w:val="21"/>
        </w:rPr>
        <w:t>for</w:t>
      </w:r>
      <w:r w:rsidR="00080F6D" w:rsidRPr="00EB5EE6">
        <w:rPr>
          <w:rFonts w:ascii="Arial" w:hAnsi="Arial" w:cs="Arial"/>
          <w:sz w:val="21"/>
          <w:szCs w:val="21"/>
        </w:rPr>
        <w:t xml:space="preserve"> </w:t>
      </w:r>
      <w:r w:rsidRPr="00EB5EE6">
        <w:rPr>
          <w:rFonts w:ascii="Arial" w:hAnsi="Arial" w:cs="Arial"/>
          <w:sz w:val="21"/>
          <w:szCs w:val="21"/>
        </w:rPr>
        <w:t xml:space="preserve">most genes. For example, </w:t>
      </w:r>
      <w:r w:rsidRPr="00EB5EE6">
        <w:rPr>
          <w:rFonts w:ascii="Arial" w:hAnsi="Arial" w:cs="Arial"/>
          <w:i/>
          <w:sz w:val="21"/>
          <w:szCs w:val="21"/>
        </w:rPr>
        <w:t>GAPDH</w:t>
      </w:r>
      <w:r w:rsidRPr="00EB5EE6">
        <w:rPr>
          <w:rFonts w:ascii="Arial" w:hAnsi="Arial" w:cs="Arial"/>
          <w:i/>
          <w:spacing w:val="26"/>
          <w:sz w:val="21"/>
          <w:szCs w:val="21"/>
        </w:rPr>
        <w:t xml:space="preserve"> </w:t>
      </w:r>
      <w:r w:rsidRPr="00EB5EE6">
        <w:rPr>
          <w:rFonts w:ascii="Arial" w:hAnsi="Arial" w:cs="Arial"/>
          <w:sz w:val="21"/>
          <w:szCs w:val="21"/>
        </w:rPr>
        <w:t>expression is</w:t>
      </w:r>
      <w:r w:rsidRPr="00EB5EE6">
        <w:rPr>
          <w:rFonts w:ascii="Arial" w:hAnsi="Arial" w:cs="Arial"/>
          <w:spacing w:val="-6"/>
          <w:sz w:val="21"/>
          <w:szCs w:val="21"/>
        </w:rPr>
        <w:t xml:space="preserve"> </w:t>
      </w:r>
      <w:r w:rsidRPr="00EB5EE6">
        <w:rPr>
          <w:rFonts w:ascii="Arial" w:hAnsi="Arial" w:cs="Arial"/>
          <w:sz w:val="21"/>
          <w:szCs w:val="21"/>
        </w:rPr>
        <w:t>downregulated</w:t>
      </w:r>
      <w:r w:rsidRPr="00EB5EE6">
        <w:rPr>
          <w:rFonts w:ascii="Arial" w:hAnsi="Arial" w:cs="Arial"/>
          <w:spacing w:val="-6"/>
          <w:sz w:val="21"/>
          <w:szCs w:val="21"/>
        </w:rPr>
        <w:t xml:space="preserve"> </w:t>
      </w:r>
      <w:r w:rsidRPr="00EB5EE6">
        <w:rPr>
          <w:rFonts w:ascii="Arial" w:hAnsi="Arial" w:cs="Arial"/>
          <w:sz w:val="21"/>
          <w:szCs w:val="21"/>
        </w:rPr>
        <w:t>by</w:t>
      </w:r>
      <w:r w:rsidRPr="00EB5EE6">
        <w:rPr>
          <w:rFonts w:ascii="Arial" w:hAnsi="Arial" w:cs="Arial"/>
          <w:spacing w:val="-6"/>
          <w:sz w:val="21"/>
          <w:szCs w:val="21"/>
        </w:rPr>
        <w:t xml:space="preserve"> </w:t>
      </w:r>
      <w:r w:rsidRPr="00EB5EE6">
        <w:rPr>
          <w:rFonts w:ascii="Arial" w:hAnsi="Arial" w:cs="Arial"/>
          <w:sz w:val="21"/>
          <w:szCs w:val="21"/>
        </w:rPr>
        <w:t>a</w:t>
      </w:r>
      <w:r w:rsidRPr="00EB5EE6">
        <w:rPr>
          <w:rFonts w:ascii="Arial" w:hAnsi="Arial" w:cs="Arial"/>
          <w:spacing w:val="-6"/>
          <w:sz w:val="21"/>
          <w:szCs w:val="21"/>
        </w:rPr>
        <w:t xml:space="preserve"> </w:t>
      </w:r>
      <w:r w:rsidRPr="00EB5EE6">
        <w:rPr>
          <w:rFonts w:ascii="Arial" w:hAnsi="Arial" w:cs="Arial"/>
          <w:sz w:val="21"/>
          <w:szCs w:val="21"/>
        </w:rPr>
        <w:t>log2FoldChange</w:t>
      </w:r>
      <w:r w:rsidRPr="00EB5EE6">
        <w:rPr>
          <w:rFonts w:ascii="Arial" w:hAnsi="Arial" w:cs="Arial"/>
          <w:spacing w:val="-6"/>
          <w:sz w:val="21"/>
          <w:szCs w:val="21"/>
        </w:rPr>
        <w:t xml:space="preserve"> </w:t>
      </w:r>
      <w:r w:rsidRPr="00EB5EE6">
        <w:rPr>
          <w:rFonts w:ascii="Arial" w:hAnsi="Arial" w:cs="Arial"/>
          <w:sz w:val="21"/>
          <w:szCs w:val="21"/>
        </w:rPr>
        <w:t>of</w:t>
      </w:r>
      <w:r w:rsidRPr="00EB5EE6">
        <w:rPr>
          <w:rFonts w:ascii="Arial" w:hAnsi="Arial" w:cs="Arial"/>
          <w:spacing w:val="-6"/>
          <w:sz w:val="21"/>
          <w:szCs w:val="21"/>
        </w:rPr>
        <w:t xml:space="preserve"> </w:t>
      </w:r>
      <w:r w:rsidRPr="00EB5EE6">
        <w:rPr>
          <w:rFonts w:ascii="Arial" w:hAnsi="Arial" w:cs="Arial"/>
          <w:sz w:val="21"/>
          <w:szCs w:val="21"/>
        </w:rPr>
        <w:t>-1.1</w:t>
      </w:r>
      <w:r w:rsidRPr="00EB5EE6">
        <w:rPr>
          <w:rFonts w:ascii="Arial" w:hAnsi="Arial" w:cs="Arial"/>
          <w:spacing w:val="-6"/>
          <w:sz w:val="21"/>
          <w:szCs w:val="21"/>
        </w:rPr>
        <w:t xml:space="preserve"> </w:t>
      </w:r>
      <w:r w:rsidRPr="00EB5EE6">
        <w:rPr>
          <w:rFonts w:ascii="Arial" w:hAnsi="Arial" w:cs="Arial"/>
          <w:sz w:val="21"/>
          <w:szCs w:val="21"/>
        </w:rPr>
        <w:t>at</w:t>
      </w:r>
      <w:r w:rsidRPr="00EB5EE6">
        <w:rPr>
          <w:rFonts w:ascii="Arial" w:hAnsi="Arial" w:cs="Arial"/>
          <w:spacing w:val="-6"/>
          <w:sz w:val="21"/>
          <w:szCs w:val="21"/>
        </w:rPr>
        <w:t xml:space="preserve"> </w:t>
      </w:r>
      <w:r w:rsidR="009E6BCF" w:rsidRPr="00EB5EE6">
        <w:rPr>
          <w:rFonts w:ascii="Arial" w:hAnsi="Arial" w:cs="Arial"/>
          <w:sz w:val="21"/>
          <w:szCs w:val="21"/>
        </w:rPr>
        <w:t>one week</w:t>
      </w:r>
      <w:r w:rsidRPr="00EB5EE6">
        <w:rPr>
          <w:rFonts w:ascii="Arial" w:hAnsi="Arial" w:cs="Arial"/>
          <w:spacing w:val="-6"/>
          <w:sz w:val="21"/>
          <w:szCs w:val="21"/>
        </w:rPr>
        <w:t xml:space="preserve"> </w:t>
      </w:r>
      <w:r w:rsidRPr="00EB5EE6">
        <w:rPr>
          <w:rFonts w:ascii="Arial" w:hAnsi="Arial" w:cs="Arial"/>
          <w:sz w:val="21"/>
          <w:szCs w:val="21"/>
        </w:rPr>
        <w:t>post-transplant</w:t>
      </w:r>
      <w:r w:rsidRPr="00EB5EE6">
        <w:rPr>
          <w:rFonts w:ascii="Arial" w:hAnsi="Arial" w:cs="Arial"/>
          <w:spacing w:val="-6"/>
          <w:sz w:val="21"/>
          <w:szCs w:val="21"/>
        </w:rPr>
        <w:t xml:space="preserve"> </w:t>
      </w:r>
      <w:r w:rsidRPr="00EB5EE6">
        <w:rPr>
          <w:rFonts w:ascii="Arial" w:hAnsi="Arial" w:cs="Arial"/>
          <w:sz w:val="21"/>
          <w:szCs w:val="21"/>
        </w:rPr>
        <w:t xml:space="preserve">compared to pre-transplant levels. </w:t>
      </w:r>
      <w:r w:rsidR="009E6BCF" w:rsidRPr="00EB5EE6">
        <w:rPr>
          <w:rFonts w:ascii="Arial" w:hAnsi="Arial" w:cs="Arial"/>
          <w:sz w:val="21"/>
          <w:szCs w:val="21"/>
        </w:rPr>
        <w:t>Six</w:t>
      </w:r>
      <w:r w:rsidRPr="00EB5EE6">
        <w:rPr>
          <w:rFonts w:ascii="Arial" w:hAnsi="Arial" w:cs="Arial"/>
          <w:sz w:val="21"/>
          <w:szCs w:val="21"/>
        </w:rPr>
        <w:t xml:space="preserve"> months post-transplant, it is downregulated by a </w:t>
      </w:r>
      <w:r w:rsidRPr="00EB5EE6">
        <w:rPr>
          <w:rFonts w:ascii="Arial" w:hAnsi="Arial" w:cs="Arial"/>
          <w:spacing w:val="-2"/>
          <w:sz w:val="21"/>
          <w:szCs w:val="21"/>
        </w:rPr>
        <w:t xml:space="preserve">log2FoldChange of -0.3, indicating differences in its expression dynamics </w:t>
      </w:r>
      <w:r w:rsidR="009E6BCF" w:rsidRPr="00EB5EE6">
        <w:rPr>
          <w:rFonts w:ascii="Arial" w:hAnsi="Arial" w:cs="Arial"/>
          <w:spacing w:val="-2"/>
          <w:sz w:val="21"/>
          <w:szCs w:val="21"/>
        </w:rPr>
        <w:t>through</w:t>
      </w:r>
      <w:r w:rsidRPr="00EB5EE6">
        <w:rPr>
          <w:rFonts w:ascii="Arial" w:hAnsi="Arial" w:cs="Arial"/>
          <w:spacing w:val="-2"/>
          <w:sz w:val="21"/>
          <w:szCs w:val="21"/>
        </w:rPr>
        <w:t xml:space="preserve"> time </w:t>
      </w:r>
      <w:r w:rsidRPr="00EB5EE6">
        <w:rPr>
          <w:rFonts w:ascii="Arial" w:hAnsi="Arial" w:cs="Arial"/>
          <w:sz w:val="21"/>
          <w:szCs w:val="21"/>
        </w:rPr>
        <w:t xml:space="preserve">(Fig 1A). We also analyzed the normalized expression profile </w:t>
      </w:r>
      <w:r w:rsidR="009E6BCF" w:rsidRPr="00EB5EE6">
        <w:rPr>
          <w:rFonts w:ascii="Arial" w:hAnsi="Arial" w:cs="Arial"/>
          <w:sz w:val="21"/>
          <w:szCs w:val="21"/>
        </w:rPr>
        <w:t>at each time point and found that all analyzed genes varied expression levels at</w:t>
      </w:r>
      <w:r w:rsidRPr="00EB5EE6">
        <w:rPr>
          <w:rFonts w:ascii="Arial" w:hAnsi="Arial" w:cs="Arial"/>
          <w:spacing w:val="-9"/>
          <w:sz w:val="21"/>
          <w:szCs w:val="21"/>
        </w:rPr>
        <w:t xml:space="preserve"> </w:t>
      </w:r>
      <w:r w:rsidRPr="00EB5EE6">
        <w:rPr>
          <w:rFonts w:ascii="Arial" w:hAnsi="Arial" w:cs="Arial"/>
          <w:sz w:val="21"/>
          <w:szCs w:val="21"/>
        </w:rPr>
        <w:t>different</w:t>
      </w:r>
      <w:r w:rsidRPr="00EB5EE6">
        <w:rPr>
          <w:rFonts w:ascii="Arial" w:hAnsi="Arial" w:cs="Arial"/>
          <w:spacing w:val="-9"/>
          <w:sz w:val="21"/>
          <w:szCs w:val="21"/>
        </w:rPr>
        <w:t xml:space="preserve"> </w:t>
      </w:r>
      <w:r w:rsidRPr="00EB5EE6">
        <w:rPr>
          <w:rFonts w:ascii="Arial" w:hAnsi="Arial" w:cs="Arial"/>
          <w:sz w:val="21"/>
          <w:szCs w:val="21"/>
        </w:rPr>
        <w:t>time</w:t>
      </w:r>
      <w:r w:rsidRPr="00EB5EE6">
        <w:rPr>
          <w:rFonts w:ascii="Arial" w:hAnsi="Arial" w:cs="Arial"/>
          <w:spacing w:val="-9"/>
          <w:sz w:val="21"/>
          <w:szCs w:val="21"/>
        </w:rPr>
        <w:t xml:space="preserve"> </w:t>
      </w:r>
      <w:r w:rsidRPr="00EB5EE6">
        <w:rPr>
          <w:rFonts w:ascii="Arial" w:hAnsi="Arial" w:cs="Arial"/>
          <w:sz w:val="21"/>
          <w:szCs w:val="21"/>
        </w:rPr>
        <w:t>points</w:t>
      </w:r>
      <w:r w:rsidRPr="00EB5EE6">
        <w:rPr>
          <w:rFonts w:ascii="Arial" w:hAnsi="Arial" w:cs="Arial"/>
          <w:spacing w:val="-9"/>
          <w:sz w:val="21"/>
          <w:szCs w:val="21"/>
        </w:rPr>
        <w:t xml:space="preserve"> </w:t>
      </w:r>
      <w:r w:rsidRPr="00EB5EE6">
        <w:rPr>
          <w:rFonts w:ascii="Arial" w:hAnsi="Arial" w:cs="Arial"/>
          <w:sz w:val="21"/>
          <w:szCs w:val="21"/>
        </w:rPr>
        <w:t>(Fig 1B). Other traditional housekeeping genes</w:t>
      </w:r>
      <w:r w:rsidR="009E6BCF" w:rsidRPr="00EB5EE6">
        <w:rPr>
          <w:rFonts w:ascii="Arial" w:hAnsi="Arial" w:cs="Arial"/>
          <w:sz w:val="21"/>
          <w:szCs w:val="21"/>
        </w:rPr>
        <w:t xml:space="preserve">, </w:t>
      </w:r>
      <w:r w:rsidR="009E6BCF" w:rsidRPr="00080F6D">
        <w:rPr>
          <w:rFonts w:ascii="Arial" w:hAnsi="Arial" w:cs="Arial"/>
          <w:i/>
          <w:iCs/>
          <w:sz w:val="21"/>
          <w:szCs w:val="21"/>
          <w:rPrChange w:id="321" w:author="De Jesus Borges, Thiago" w:date="2024-08-15T14:47:00Z" w16du:dateUtc="2024-08-15T18:47:00Z">
            <w:rPr>
              <w:rFonts w:ascii="Arial" w:hAnsi="Arial" w:cs="Arial"/>
            </w:rPr>
          </w:rPrChange>
        </w:rPr>
        <w:t>TBP</w:t>
      </w:r>
      <w:r w:rsidR="009E6BCF" w:rsidRPr="002746DC">
        <w:rPr>
          <w:rFonts w:ascii="Arial" w:hAnsi="Arial" w:cs="Arial"/>
          <w:sz w:val="21"/>
          <w:szCs w:val="21"/>
          <w:rPrChange w:id="322" w:author="De Jesus Borges, Thiago" w:date="2024-08-15T12:22:00Z" w16du:dateUtc="2024-08-15T16:22:00Z">
            <w:rPr>
              <w:rFonts w:ascii="Arial" w:hAnsi="Arial" w:cs="Arial"/>
            </w:rPr>
          </w:rPrChange>
        </w:rPr>
        <w:t xml:space="preserve">, </w:t>
      </w:r>
      <w:r w:rsidR="009E6BCF" w:rsidRPr="00080F6D">
        <w:rPr>
          <w:rFonts w:ascii="Arial" w:hAnsi="Arial" w:cs="Arial"/>
          <w:i/>
          <w:iCs/>
          <w:sz w:val="21"/>
          <w:szCs w:val="21"/>
          <w:rPrChange w:id="323" w:author="De Jesus Borges, Thiago" w:date="2024-08-15T14:47:00Z" w16du:dateUtc="2024-08-15T18:47:00Z">
            <w:rPr>
              <w:rFonts w:ascii="Arial" w:hAnsi="Arial" w:cs="Arial"/>
            </w:rPr>
          </w:rPrChange>
        </w:rPr>
        <w:t>PPIA</w:t>
      </w:r>
      <w:r w:rsidR="009E6BCF" w:rsidRPr="002746DC">
        <w:rPr>
          <w:rFonts w:ascii="Arial" w:hAnsi="Arial" w:cs="Arial"/>
          <w:sz w:val="21"/>
          <w:szCs w:val="21"/>
          <w:rPrChange w:id="324" w:author="De Jesus Borges, Thiago" w:date="2024-08-15T12:22:00Z" w16du:dateUtc="2024-08-15T16:22:00Z">
            <w:rPr>
              <w:rFonts w:ascii="Arial" w:hAnsi="Arial" w:cs="Arial"/>
            </w:rPr>
          </w:rPrChange>
        </w:rPr>
        <w:t xml:space="preserve">, </w:t>
      </w:r>
      <w:r w:rsidR="009E6BCF" w:rsidRPr="00080F6D">
        <w:rPr>
          <w:rFonts w:ascii="Arial" w:hAnsi="Arial" w:cs="Arial"/>
          <w:i/>
          <w:iCs/>
          <w:sz w:val="21"/>
          <w:szCs w:val="21"/>
          <w:rPrChange w:id="325" w:author="De Jesus Borges, Thiago" w:date="2024-08-15T14:47:00Z" w16du:dateUtc="2024-08-15T18:47:00Z">
            <w:rPr>
              <w:rFonts w:ascii="Arial" w:hAnsi="Arial" w:cs="Arial"/>
            </w:rPr>
          </w:rPrChange>
        </w:rPr>
        <w:t>RPS13</w:t>
      </w:r>
      <w:r w:rsidR="009E6BCF" w:rsidRPr="002746DC">
        <w:rPr>
          <w:rFonts w:ascii="Arial" w:hAnsi="Arial" w:cs="Arial"/>
          <w:sz w:val="21"/>
          <w:szCs w:val="21"/>
          <w:rPrChange w:id="326" w:author="De Jesus Borges, Thiago" w:date="2024-08-15T12:22:00Z" w16du:dateUtc="2024-08-15T16:22:00Z">
            <w:rPr>
              <w:rFonts w:ascii="Arial" w:hAnsi="Arial" w:cs="Arial"/>
            </w:rPr>
          </w:rPrChange>
        </w:rPr>
        <w:t xml:space="preserve">, and </w:t>
      </w:r>
      <w:r w:rsidR="009E6BCF" w:rsidRPr="00080F6D">
        <w:rPr>
          <w:rFonts w:ascii="Arial" w:hAnsi="Arial" w:cs="Arial"/>
          <w:i/>
          <w:iCs/>
          <w:sz w:val="21"/>
          <w:szCs w:val="21"/>
          <w:rPrChange w:id="327" w:author="De Jesus Borges, Thiago" w:date="2024-08-15T14:47:00Z" w16du:dateUtc="2024-08-15T18:47:00Z">
            <w:rPr>
              <w:rFonts w:ascii="Arial" w:hAnsi="Arial" w:cs="Arial"/>
            </w:rPr>
          </w:rPrChange>
        </w:rPr>
        <w:t>RPL13</w:t>
      </w:r>
      <w:r w:rsidR="009E6BCF" w:rsidRPr="002746DC">
        <w:rPr>
          <w:rFonts w:ascii="Arial" w:hAnsi="Arial" w:cs="Arial"/>
          <w:sz w:val="21"/>
          <w:szCs w:val="21"/>
          <w:rPrChange w:id="328" w:author="De Jesus Borges, Thiago" w:date="2024-08-15T12:22:00Z" w16du:dateUtc="2024-08-15T16:22:00Z">
            <w:rPr>
              <w:rFonts w:ascii="Arial" w:hAnsi="Arial" w:cs="Arial"/>
            </w:rPr>
          </w:rPrChange>
        </w:rPr>
        <w:t>,</w:t>
      </w:r>
      <w:r w:rsidRPr="002746DC">
        <w:rPr>
          <w:rFonts w:ascii="Arial" w:hAnsi="Arial" w:cs="Arial"/>
          <w:i/>
          <w:spacing w:val="40"/>
          <w:sz w:val="21"/>
          <w:szCs w:val="21"/>
          <w:rPrChange w:id="329" w:author="De Jesus Borges, Thiago" w:date="2024-08-15T12:22:00Z" w16du:dateUtc="2024-08-15T16:22:00Z">
            <w:rPr>
              <w:rFonts w:ascii="Arial" w:hAnsi="Arial" w:cs="Arial"/>
              <w:i/>
              <w:spacing w:val="40"/>
            </w:rPr>
          </w:rPrChange>
        </w:rPr>
        <w:t xml:space="preserve"> </w:t>
      </w:r>
      <w:r w:rsidRPr="002746DC">
        <w:rPr>
          <w:rFonts w:ascii="Arial" w:hAnsi="Arial" w:cs="Arial"/>
          <w:sz w:val="21"/>
          <w:szCs w:val="21"/>
          <w:rPrChange w:id="330" w:author="De Jesus Borges, Thiago" w:date="2024-08-15T12:22:00Z" w16du:dateUtc="2024-08-15T16:22:00Z">
            <w:rPr>
              <w:rFonts w:ascii="Arial" w:hAnsi="Arial" w:cs="Arial"/>
            </w:rPr>
          </w:rPrChange>
        </w:rPr>
        <w:t xml:space="preserve">have a </w:t>
      </w:r>
      <w:r w:rsidRPr="002746DC">
        <w:rPr>
          <w:rFonts w:ascii="Arial" w:hAnsi="Arial" w:cs="Arial"/>
          <w:spacing w:val="-2"/>
          <w:sz w:val="21"/>
          <w:szCs w:val="21"/>
          <w:rPrChange w:id="331" w:author="De Jesus Borges, Thiago" w:date="2024-08-15T12:22:00Z" w16du:dateUtc="2024-08-15T16:22:00Z">
            <w:rPr>
              <w:rFonts w:ascii="Arial" w:hAnsi="Arial" w:cs="Arial"/>
              <w:spacing w:val="-2"/>
            </w:rPr>
          </w:rPrChange>
        </w:rPr>
        <w:t>high expression value in pre-transplant</w:t>
      </w:r>
      <w:r w:rsidR="009E6BCF" w:rsidRPr="002746DC">
        <w:rPr>
          <w:rFonts w:ascii="Arial" w:hAnsi="Arial" w:cs="Arial"/>
          <w:spacing w:val="-2"/>
          <w:sz w:val="21"/>
          <w:szCs w:val="21"/>
          <w:rPrChange w:id="332" w:author="De Jesus Borges, Thiago" w:date="2024-08-15T12:22:00Z" w16du:dateUtc="2024-08-15T16:22:00Z">
            <w:rPr>
              <w:rFonts w:ascii="Arial" w:hAnsi="Arial" w:cs="Arial"/>
              <w:spacing w:val="-2"/>
            </w:rPr>
          </w:rPrChange>
        </w:rPr>
        <w:t>. In contrast,</w:t>
      </w:r>
      <w:r w:rsidRPr="002746DC">
        <w:rPr>
          <w:rFonts w:ascii="Arial" w:hAnsi="Arial" w:cs="Arial"/>
          <w:spacing w:val="-2"/>
          <w:sz w:val="21"/>
          <w:szCs w:val="21"/>
          <w:rPrChange w:id="333" w:author="De Jesus Borges, Thiago" w:date="2024-08-15T12:22:00Z" w16du:dateUtc="2024-08-15T16:22:00Z">
            <w:rPr>
              <w:rFonts w:ascii="Arial" w:hAnsi="Arial" w:cs="Arial"/>
              <w:spacing w:val="-2"/>
            </w:rPr>
          </w:rPrChange>
        </w:rPr>
        <w:t xml:space="preserve"> other genes have high expression levels </w:t>
      </w:r>
      <w:r w:rsidRPr="002746DC">
        <w:rPr>
          <w:rFonts w:ascii="Arial" w:hAnsi="Arial" w:cs="Arial"/>
          <w:sz w:val="21"/>
          <w:szCs w:val="21"/>
          <w:rPrChange w:id="334" w:author="De Jesus Borges, Thiago" w:date="2024-08-15T12:22:00Z" w16du:dateUtc="2024-08-15T16:22:00Z">
            <w:rPr>
              <w:rFonts w:ascii="Arial" w:hAnsi="Arial" w:cs="Arial"/>
            </w:rPr>
          </w:rPrChange>
        </w:rPr>
        <w:t xml:space="preserve">after transplantation, </w:t>
      </w:r>
      <w:r w:rsidR="009E6BCF" w:rsidRPr="002746DC">
        <w:rPr>
          <w:rFonts w:ascii="Arial" w:hAnsi="Arial" w:cs="Arial"/>
          <w:sz w:val="21"/>
          <w:szCs w:val="21"/>
          <w:rPrChange w:id="335" w:author="De Jesus Borges, Thiago" w:date="2024-08-15T12:22:00Z" w16du:dateUtc="2024-08-15T16:22:00Z">
            <w:rPr>
              <w:rFonts w:ascii="Arial" w:hAnsi="Arial" w:cs="Arial"/>
            </w:rPr>
          </w:rPrChange>
        </w:rPr>
        <w:t>mainly</w:t>
      </w:r>
      <w:r w:rsidRPr="002746DC">
        <w:rPr>
          <w:rFonts w:ascii="Arial" w:hAnsi="Arial" w:cs="Arial"/>
          <w:sz w:val="21"/>
          <w:szCs w:val="21"/>
          <w:rPrChange w:id="336" w:author="De Jesus Borges, Thiago" w:date="2024-08-15T12:22:00Z" w16du:dateUtc="2024-08-15T16:22:00Z">
            <w:rPr>
              <w:rFonts w:ascii="Arial" w:hAnsi="Arial" w:cs="Arial"/>
            </w:rPr>
          </w:rPrChange>
        </w:rPr>
        <w:t xml:space="preserve"> in the first week and three months (Fig 1B).</w:t>
      </w:r>
    </w:p>
    <w:p w14:paraId="474C4126" w14:textId="729772A8" w:rsidR="00F675DE" w:rsidRPr="002746DC" w:rsidRDefault="0047037D" w:rsidP="003362E4">
      <w:pPr>
        <w:pStyle w:val="BodyText"/>
        <w:spacing w:line="213" w:lineRule="exact"/>
        <w:ind w:left="360"/>
        <w:rPr>
          <w:rFonts w:ascii="Arial" w:hAnsi="Arial" w:cs="Arial"/>
          <w:sz w:val="21"/>
          <w:szCs w:val="21"/>
          <w:rPrChange w:id="337" w:author="De Jesus Borges, Thiago" w:date="2024-08-15T12:22:00Z" w16du:dateUtc="2024-08-15T16:22:00Z">
            <w:rPr>
              <w:rFonts w:ascii="Arial" w:hAnsi="Arial" w:cs="Arial"/>
            </w:rPr>
          </w:rPrChange>
        </w:rPr>
      </w:pPr>
      <w:r w:rsidRPr="002746DC">
        <w:rPr>
          <w:rFonts w:ascii="Arial" w:hAnsi="Arial" w:cs="Arial"/>
          <w:spacing w:val="-4"/>
          <w:sz w:val="21"/>
          <w:szCs w:val="21"/>
          <w:rPrChange w:id="338" w:author="De Jesus Borges, Thiago" w:date="2024-08-15T12:22:00Z" w16du:dateUtc="2024-08-15T16:22:00Z">
            <w:rPr>
              <w:rFonts w:ascii="Arial" w:hAnsi="Arial" w:cs="Arial"/>
              <w:spacing w:val="-4"/>
            </w:rPr>
          </w:rPrChange>
        </w:rPr>
        <w:t>We</w:t>
      </w:r>
      <w:r w:rsidRPr="002746DC">
        <w:rPr>
          <w:rFonts w:ascii="Arial" w:hAnsi="Arial" w:cs="Arial"/>
          <w:spacing w:val="-3"/>
          <w:sz w:val="21"/>
          <w:szCs w:val="21"/>
          <w:rPrChange w:id="339" w:author="De Jesus Borges, Thiago" w:date="2024-08-15T12:22:00Z" w16du:dateUtc="2024-08-15T16:22:00Z">
            <w:rPr>
              <w:rFonts w:ascii="Arial" w:hAnsi="Arial" w:cs="Arial"/>
              <w:spacing w:val="-3"/>
            </w:rPr>
          </w:rPrChange>
        </w:rPr>
        <w:t xml:space="preserve"> </w:t>
      </w:r>
      <w:r w:rsidR="00080F6D">
        <w:rPr>
          <w:rFonts w:ascii="Arial" w:hAnsi="Arial" w:cs="Arial"/>
          <w:spacing w:val="-3"/>
          <w:sz w:val="21"/>
          <w:szCs w:val="21"/>
        </w:rPr>
        <w:t xml:space="preserve">next </w:t>
      </w:r>
      <w:r w:rsidRPr="002746DC">
        <w:rPr>
          <w:rFonts w:ascii="Arial" w:hAnsi="Arial" w:cs="Arial"/>
          <w:spacing w:val="-4"/>
          <w:sz w:val="21"/>
          <w:szCs w:val="21"/>
          <w:rPrChange w:id="340" w:author="De Jesus Borges, Thiago" w:date="2024-08-15T12:22:00Z" w16du:dateUtc="2024-08-15T16:22:00Z">
            <w:rPr>
              <w:rFonts w:ascii="Arial" w:hAnsi="Arial" w:cs="Arial"/>
              <w:spacing w:val="-4"/>
            </w:rPr>
          </w:rPrChange>
        </w:rPr>
        <w:t>analyze</w:t>
      </w:r>
      <w:r w:rsidRPr="002746DC">
        <w:rPr>
          <w:rFonts w:ascii="Arial" w:hAnsi="Arial" w:cs="Arial"/>
          <w:spacing w:val="-3"/>
          <w:sz w:val="21"/>
          <w:szCs w:val="21"/>
          <w:rPrChange w:id="341"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42" w:author="De Jesus Borges, Thiago" w:date="2024-08-15T12:22:00Z" w16du:dateUtc="2024-08-15T16:22:00Z">
            <w:rPr>
              <w:rFonts w:ascii="Arial" w:hAnsi="Arial" w:cs="Arial"/>
              <w:spacing w:val="-4"/>
            </w:rPr>
          </w:rPrChange>
        </w:rPr>
        <w:t>those</w:t>
      </w:r>
      <w:r w:rsidRPr="002746DC">
        <w:rPr>
          <w:rFonts w:ascii="Arial" w:hAnsi="Arial" w:cs="Arial"/>
          <w:spacing w:val="-2"/>
          <w:sz w:val="21"/>
          <w:szCs w:val="21"/>
          <w:rPrChange w:id="343"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44" w:author="De Jesus Borges, Thiago" w:date="2024-08-15T12:22:00Z" w16du:dateUtc="2024-08-15T16:22:00Z">
            <w:rPr>
              <w:rFonts w:ascii="Arial" w:hAnsi="Arial" w:cs="Arial"/>
              <w:spacing w:val="-4"/>
            </w:rPr>
          </w:rPrChange>
        </w:rPr>
        <w:t>genes</w:t>
      </w:r>
      <w:r w:rsidRPr="002746DC">
        <w:rPr>
          <w:rFonts w:ascii="Arial" w:hAnsi="Arial" w:cs="Arial"/>
          <w:spacing w:val="-3"/>
          <w:sz w:val="21"/>
          <w:szCs w:val="21"/>
          <w:rPrChange w:id="345"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46" w:author="De Jesus Borges, Thiago" w:date="2024-08-15T12:22:00Z" w16du:dateUtc="2024-08-15T16:22:00Z">
            <w:rPr>
              <w:rFonts w:ascii="Arial" w:hAnsi="Arial" w:cs="Arial"/>
              <w:spacing w:val="-4"/>
            </w:rPr>
          </w:rPrChange>
        </w:rPr>
        <w:t>in</w:t>
      </w:r>
      <w:r w:rsidRPr="002746DC">
        <w:rPr>
          <w:rFonts w:ascii="Arial" w:hAnsi="Arial" w:cs="Arial"/>
          <w:spacing w:val="-2"/>
          <w:sz w:val="21"/>
          <w:szCs w:val="21"/>
          <w:rPrChange w:id="347"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48" w:author="De Jesus Borges, Thiago" w:date="2024-08-15T12:22:00Z" w16du:dateUtc="2024-08-15T16:22:00Z">
            <w:rPr>
              <w:rFonts w:ascii="Arial" w:hAnsi="Arial" w:cs="Arial"/>
              <w:spacing w:val="-4"/>
            </w:rPr>
          </w:rPrChange>
        </w:rPr>
        <w:t>the</w:t>
      </w:r>
      <w:r w:rsidRPr="002746DC">
        <w:rPr>
          <w:rFonts w:ascii="Arial" w:hAnsi="Arial" w:cs="Arial"/>
          <w:spacing w:val="-3"/>
          <w:sz w:val="21"/>
          <w:szCs w:val="21"/>
          <w:rPrChange w:id="349"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50" w:author="De Jesus Borges, Thiago" w:date="2024-08-15T12:22:00Z" w16du:dateUtc="2024-08-15T16:22:00Z">
            <w:rPr>
              <w:rFonts w:ascii="Arial" w:hAnsi="Arial" w:cs="Arial"/>
              <w:spacing w:val="-4"/>
            </w:rPr>
          </w:rPrChange>
        </w:rPr>
        <w:t>context</w:t>
      </w:r>
      <w:r w:rsidRPr="002746DC">
        <w:rPr>
          <w:rFonts w:ascii="Arial" w:hAnsi="Arial" w:cs="Arial"/>
          <w:spacing w:val="-2"/>
          <w:sz w:val="21"/>
          <w:szCs w:val="21"/>
          <w:rPrChange w:id="351"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52" w:author="De Jesus Borges, Thiago" w:date="2024-08-15T12:22:00Z" w16du:dateUtc="2024-08-15T16:22:00Z">
            <w:rPr>
              <w:rFonts w:ascii="Arial" w:hAnsi="Arial" w:cs="Arial"/>
              <w:spacing w:val="-4"/>
            </w:rPr>
          </w:rPrChange>
        </w:rPr>
        <w:t>of</w:t>
      </w:r>
      <w:r w:rsidRPr="002746DC">
        <w:rPr>
          <w:rFonts w:ascii="Arial" w:hAnsi="Arial" w:cs="Arial"/>
          <w:spacing w:val="-3"/>
          <w:sz w:val="21"/>
          <w:szCs w:val="21"/>
          <w:rPrChange w:id="353"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54" w:author="De Jesus Borges, Thiago" w:date="2024-08-15T12:22:00Z" w16du:dateUtc="2024-08-15T16:22:00Z">
            <w:rPr>
              <w:rFonts w:ascii="Arial" w:hAnsi="Arial" w:cs="Arial"/>
              <w:spacing w:val="-4"/>
            </w:rPr>
          </w:rPrChange>
        </w:rPr>
        <w:t>non-rejection</w:t>
      </w:r>
      <w:r w:rsidRPr="002746DC">
        <w:rPr>
          <w:rFonts w:ascii="Arial" w:hAnsi="Arial" w:cs="Arial"/>
          <w:spacing w:val="-2"/>
          <w:sz w:val="21"/>
          <w:szCs w:val="21"/>
          <w:rPrChange w:id="355"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56" w:author="De Jesus Borges, Thiago" w:date="2024-08-15T12:22:00Z" w16du:dateUtc="2024-08-15T16:22:00Z">
            <w:rPr>
              <w:rFonts w:ascii="Arial" w:hAnsi="Arial" w:cs="Arial"/>
              <w:spacing w:val="-4"/>
            </w:rPr>
          </w:rPrChange>
        </w:rPr>
        <w:t>and</w:t>
      </w:r>
      <w:r w:rsidRPr="002746DC">
        <w:rPr>
          <w:rFonts w:ascii="Arial" w:hAnsi="Arial" w:cs="Arial"/>
          <w:spacing w:val="-3"/>
          <w:sz w:val="21"/>
          <w:szCs w:val="21"/>
          <w:rPrChange w:id="357"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58" w:author="De Jesus Borges, Thiago" w:date="2024-08-15T12:22:00Z" w16du:dateUtc="2024-08-15T16:22:00Z">
            <w:rPr>
              <w:rFonts w:ascii="Arial" w:hAnsi="Arial" w:cs="Arial"/>
              <w:spacing w:val="-4"/>
            </w:rPr>
          </w:rPrChange>
        </w:rPr>
        <w:t>different</w:t>
      </w:r>
      <w:r w:rsidRPr="002746DC">
        <w:rPr>
          <w:rFonts w:ascii="Arial" w:hAnsi="Arial" w:cs="Arial"/>
          <w:spacing w:val="-2"/>
          <w:sz w:val="21"/>
          <w:szCs w:val="21"/>
          <w:rPrChange w:id="359"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60" w:author="De Jesus Borges, Thiago" w:date="2024-08-15T12:22:00Z" w16du:dateUtc="2024-08-15T16:22:00Z">
            <w:rPr>
              <w:rFonts w:ascii="Arial" w:hAnsi="Arial" w:cs="Arial"/>
              <w:spacing w:val="-4"/>
            </w:rPr>
          </w:rPrChange>
        </w:rPr>
        <w:t>types</w:t>
      </w:r>
      <w:r w:rsidRPr="002746DC">
        <w:rPr>
          <w:rFonts w:ascii="Arial" w:hAnsi="Arial" w:cs="Arial"/>
          <w:spacing w:val="-3"/>
          <w:sz w:val="21"/>
          <w:szCs w:val="21"/>
          <w:rPrChange w:id="361" w:author="De Jesus Borges, Thiago" w:date="2024-08-15T12:22:00Z" w16du:dateUtc="2024-08-15T16:22:00Z">
            <w:rPr>
              <w:rFonts w:ascii="Arial" w:hAnsi="Arial" w:cs="Arial"/>
              <w:spacing w:val="-3"/>
            </w:rPr>
          </w:rPrChange>
        </w:rPr>
        <w:t xml:space="preserve"> </w:t>
      </w:r>
      <w:r w:rsidRPr="002746DC">
        <w:rPr>
          <w:rFonts w:ascii="Arial" w:hAnsi="Arial" w:cs="Arial"/>
          <w:spacing w:val="-4"/>
          <w:sz w:val="21"/>
          <w:szCs w:val="21"/>
          <w:rPrChange w:id="362" w:author="De Jesus Borges, Thiago" w:date="2024-08-15T12:22:00Z" w16du:dateUtc="2024-08-15T16:22:00Z">
            <w:rPr>
              <w:rFonts w:ascii="Arial" w:hAnsi="Arial" w:cs="Arial"/>
              <w:spacing w:val="-4"/>
            </w:rPr>
          </w:rPrChange>
        </w:rPr>
        <w:t>of</w:t>
      </w:r>
      <w:r w:rsidRPr="002746DC">
        <w:rPr>
          <w:rFonts w:ascii="Arial" w:hAnsi="Arial" w:cs="Arial"/>
          <w:spacing w:val="-2"/>
          <w:sz w:val="21"/>
          <w:szCs w:val="21"/>
          <w:rPrChange w:id="363"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364" w:author="De Jesus Borges, Thiago" w:date="2024-08-15T12:22:00Z" w16du:dateUtc="2024-08-15T16:22:00Z">
            <w:rPr>
              <w:rFonts w:ascii="Arial" w:hAnsi="Arial" w:cs="Arial"/>
              <w:spacing w:val="-4"/>
            </w:rPr>
          </w:rPrChange>
        </w:rPr>
        <w:t>kidney</w:t>
      </w:r>
    </w:p>
    <w:p w14:paraId="536C306F" w14:textId="3DB225DE" w:rsidR="00F675DE" w:rsidRPr="002746DC" w:rsidRDefault="0047037D" w:rsidP="003362E4">
      <w:pPr>
        <w:pStyle w:val="BodyText"/>
        <w:spacing w:before="13" w:line="254" w:lineRule="auto"/>
        <w:ind w:left="360" w:right="808"/>
        <w:rPr>
          <w:rFonts w:ascii="Arial" w:hAnsi="Arial" w:cs="Arial"/>
          <w:sz w:val="21"/>
          <w:szCs w:val="21"/>
          <w:rPrChange w:id="365" w:author="De Jesus Borges, Thiago" w:date="2024-08-15T12:22:00Z" w16du:dateUtc="2024-08-15T16:22:00Z">
            <w:rPr>
              <w:rFonts w:ascii="Arial" w:hAnsi="Arial" w:cs="Arial"/>
            </w:rPr>
          </w:rPrChange>
        </w:rPr>
      </w:pPr>
      <w:r w:rsidRPr="002746DC">
        <w:rPr>
          <w:rFonts w:ascii="Arial" w:hAnsi="Arial" w:cs="Arial"/>
          <w:sz w:val="21"/>
          <w:szCs w:val="21"/>
          <w:rPrChange w:id="366" w:author="De Jesus Borges, Thiago" w:date="2024-08-15T12:22:00Z" w16du:dateUtc="2024-08-15T16:22:00Z">
            <w:rPr>
              <w:rFonts w:ascii="Arial" w:hAnsi="Arial" w:cs="Arial"/>
            </w:rPr>
          </w:rPrChange>
        </w:rPr>
        <w:t>rejection</w:t>
      </w:r>
      <w:r w:rsidRPr="002746DC">
        <w:rPr>
          <w:rFonts w:ascii="Arial" w:hAnsi="Arial" w:cs="Arial"/>
          <w:spacing w:val="-10"/>
          <w:sz w:val="21"/>
          <w:szCs w:val="21"/>
          <w:rPrChange w:id="367"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68" w:author="De Jesus Borges, Thiago" w:date="2024-08-15T12:22:00Z" w16du:dateUtc="2024-08-15T16:22:00Z">
            <w:rPr>
              <w:rFonts w:ascii="Arial" w:hAnsi="Arial" w:cs="Arial"/>
            </w:rPr>
          </w:rPrChange>
        </w:rPr>
        <w:t>events:</w:t>
      </w:r>
      <w:r w:rsidRPr="002746DC">
        <w:rPr>
          <w:rFonts w:ascii="Arial" w:hAnsi="Arial" w:cs="Arial"/>
          <w:spacing w:val="-10"/>
          <w:sz w:val="21"/>
          <w:szCs w:val="21"/>
          <w:rPrChange w:id="369"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70" w:author="De Jesus Borges, Thiago" w:date="2024-08-15T12:22:00Z" w16du:dateUtc="2024-08-15T16:22:00Z">
            <w:rPr>
              <w:rFonts w:ascii="Arial" w:hAnsi="Arial" w:cs="Arial"/>
            </w:rPr>
          </w:rPrChange>
        </w:rPr>
        <w:t>T-cell-mediated</w:t>
      </w:r>
      <w:r w:rsidRPr="002746DC">
        <w:rPr>
          <w:rFonts w:ascii="Arial" w:hAnsi="Arial" w:cs="Arial"/>
          <w:spacing w:val="-10"/>
          <w:sz w:val="21"/>
          <w:szCs w:val="21"/>
          <w:rPrChange w:id="371"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72" w:author="De Jesus Borges, Thiago" w:date="2024-08-15T12:22:00Z" w16du:dateUtc="2024-08-15T16:22:00Z">
            <w:rPr>
              <w:rFonts w:ascii="Arial" w:hAnsi="Arial" w:cs="Arial"/>
            </w:rPr>
          </w:rPrChange>
        </w:rPr>
        <w:t>rejection</w:t>
      </w:r>
      <w:r w:rsidRPr="002746DC">
        <w:rPr>
          <w:rFonts w:ascii="Arial" w:hAnsi="Arial" w:cs="Arial"/>
          <w:spacing w:val="-10"/>
          <w:sz w:val="21"/>
          <w:szCs w:val="21"/>
          <w:rPrChange w:id="373"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74" w:author="De Jesus Borges, Thiago" w:date="2024-08-15T12:22:00Z" w16du:dateUtc="2024-08-15T16:22:00Z">
            <w:rPr>
              <w:rFonts w:ascii="Arial" w:hAnsi="Arial" w:cs="Arial"/>
            </w:rPr>
          </w:rPrChange>
        </w:rPr>
        <w:t>(TCMR)</w:t>
      </w:r>
      <w:r w:rsidRPr="002746DC">
        <w:rPr>
          <w:rFonts w:ascii="Arial" w:hAnsi="Arial" w:cs="Arial"/>
          <w:spacing w:val="-10"/>
          <w:sz w:val="21"/>
          <w:szCs w:val="21"/>
          <w:rPrChange w:id="375"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76" w:author="De Jesus Borges, Thiago" w:date="2024-08-15T12:22:00Z" w16du:dateUtc="2024-08-15T16:22:00Z">
            <w:rPr>
              <w:rFonts w:ascii="Arial" w:hAnsi="Arial" w:cs="Arial"/>
            </w:rPr>
          </w:rPrChange>
        </w:rPr>
        <w:t>and</w:t>
      </w:r>
      <w:r w:rsidRPr="002746DC">
        <w:rPr>
          <w:rFonts w:ascii="Arial" w:hAnsi="Arial" w:cs="Arial"/>
          <w:spacing w:val="-10"/>
          <w:sz w:val="21"/>
          <w:szCs w:val="21"/>
          <w:rPrChange w:id="377"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78" w:author="De Jesus Borges, Thiago" w:date="2024-08-15T12:22:00Z" w16du:dateUtc="2024-08-15T16:22:00Z">
            <w:rPr>
              <w:rFonts w:ascii="Arial" w:hAnsi="Arial" w:cs="Arial"/>
            </w:rPr>
          </w:rPrChange>
        </w:rPr>
        <w:t>antibody-mediated</w:t>
      </w:r>
      <w:r w:rsidRPr="002746DC">
        <w:rPr>
          <w:rFonts w:ascii="Arial" w:hAnsi="Arial" w:cs="Arial"/>
          <w:spacing w:val="-10"/>
          <w:sz w:val="21"/>
          <w:szCs w:val="21"/>
          <w:rPrChange w:id="379"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380" w:author="De Jesus Borges, Thiago" w:date="2024-08-15T12:22:00Z" w16du:dateUtc="2024-08-15T16:22:00Z">
            <w:rPr>
              <w:rFonts w:ascii="Arial" w:hAnsi="Arial" w:cs="Arial"/>
            </w:rPr>
          </w:rPrChange>
        </w:rPr>
        <w:t>rejection (ABMR) from a different data set (GSE120649 [</w:t>
      </w:r>
      <w:r w:rsidRPr="002746DC">
        <w:rPr>
          <w:sz w:val="21"/>
          <w:szCs w:val="21"/>
          <w:rPrChange w:id="381" w:author="De Jesus Borges, Thiago" w:date="2024-08-15T12:22:00Z" w16du:dateUtc="2024-08-15T16:22:00Z">
            <w:rPr/>
          </w:rPrChange>
        </w:rPr>
        <w:fldChar w:fldCharType="begin"/>
      </w:r>
      <w:r w:rsidRPr="002746DC">
        <w:rPr>
          <w:sz w:val="21"/>
          <w:szCs w:val="21"/>
          <w:rPrChange w:id="382" w:author="De Jesus Borges, Thiago" w:date="2024-08-15T12:22:00Z" w16du:dateUtc="2024-08-15T16:22:00Z">
            <w:rPr/>
          </w:rPrChange>
        </w:rPr>
        <w:instrText>HYPERLINK \l "_bookmark21"</w:instrText>
      </w:r>
      <w:r w:rsidRPr="00EB5EE6">
        <w:rPr>
          <w:sz w:val="21"/>
          <w:szCs w:val="21"/>
        </w:rPr>
      </w:r>
      <w:r w:rsidRPr="002746DC">
        <w:rPr>
          <w:sz w:val="21"/>
          <w:szCs w:val="21"/>
          <w:rPrChange w:id="383"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84" w:author="De Jesus Borges, Thiago" w:date="2024-08-15T12:22:00Z" w16du:dateUtc="2024-08-15T16:22:00Z">
            <w:rPr>
              <w:rFonts w:ascii="Arial" w:hAnsi="Arial" w:cs="Arial"/>
              <w:color w:val="0000FF"/>
            </w:rPr>
          </w:rPrChange>
        </w:rPr>
        <w:t>21</w:t>
      </w:r>
      <w:r w:rsidRPr="002746DC">
        <w:rPr>
          <w:rFonts w:ascii="Arial" w:hAnsi="Arial" w:cs="Arial"/>
          <w:color w:val="0000FF"/>
          <w:sz w:val="21"/>
          <w:szCs w:val="21"/>
          <w:rPrChange w:id="385"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86" w:author="De Jesus Borges, Thiago" w:date="2024-08-15T12:22:00Z" w16du:dateUtc="2024-08-15T16:22:00Z">
            <w:rPr>
              <w:rFonts w:ascii="Arial" w:hAnsi="Arial" w:cs="Arial"/>
            </w:rPr>
          </w:rPrChange>
        </w:rPr>
        <w:t xml:space="preserve">]). None of those genes present </w:t>
      </w:r>
      <w:r w:rsidR="009E6BCF" w:rsidRPr="002746DC">
        <w:rPr>
          <w:rFonts w:ascii="Arial" w:hAnsi="Arial" w:cs="Arial"/>
          <w:sz w:val="21"/>
          <w:szCs w:val="21"/>
          <w:rPrChange w:id="387" w:author="De Jesus Borges, Thiago" w:date="2024-08-15T12:22:00Z" w16du:dateUtc="2024-08-15T16:22:00Z">
            <w:rPr>
              <w:rFonts w:ascii="Arial" w:hAnsi="Arial" w:cs="Arial"/>
            </w:rPr>
          </w:rPrChange>
        </w:rPr>
        <w:t>a statistically</w:t>
      </w:r>
      <w:r w:rsidRPr="002746DC">
        <w:rPr>
          <w:rFonts w:ascii="Arial" w:hAnsi="Arial" w:cs="Arial"/>
          <w:sz w:val="21"/>
          <w:szCs w:val="21"/>
          <w:rPrChange w:id="388" w:author="De Jesus Borges, Thiago" w:date="2024-08-15T12:22:00Z" w16du:dateUtc="2024-08-15T16:22:00Z">
            <w:rPr>
              <w:rFonts w:ascii="Arial" w:hAnsi="Arial" w:cs="Arial"/>
            </w:rPr>
          </w:rPrChange>
        </w:rPr>
        <w:t xml:space="preserve"> significant difference</w:t>
      </w:r>
      <w:r w:rsidR="009E6BCF" w:rsidRPr="002746DC">
        <w:rPr>
          <w:rFonts w:ascii="Arial" w:hAnsi="Arial" w:cs="Arial"/>
          <w:sz w:val="21"/>
          <w:szCs w:val="21"/>
          <w:rPrChange w:id="389" w:author="De Jesus Borges, Thiago" w:date="2024-08-15T12:22:00Z" w16du:dateUtc="2024-08-15T16:22:00Z">
            <w:rPr>
              <w:rFonts w:ascii="Arial" w:hAnsi="Arial" w:cs="Arial"/>
            </w:rPr>
          </w:rPrChange>
        </w:rPr>
        <w:t>. However,</w:t>
      </w:r>
      <w:r w:rsidRPr="002746DC">
        <w:rPr>
          <w:rFonts w:ascii="Arial" w:hAnsi="Arial" w:cs="Arial"/>
          <w:sz w:val="21"/>
          <w:szCs w:val="21"/>
          <w:rPrChange w:id="390" w:author="De Jesus Borges, Thiago" w:date="2024-08-15T12:22:00Z" w16du:dateUtc="2024-08-15T16:22:00Z">
            <w:rPr>
              <w:rFonts w:ascii="Arial" w:hAnsi="Arial" w:cs="Arial"/>
            </w:rPr>
          </w:rPrChange>
        </w:rPr>
        <w:t xml:space="preserve"> </w:t>
      </w:r>
      <w:r w:rsidRPr="002746DC">
        <w:rPr>
          <w:rFonts w:ascii="Arial" w:hAnsi="Arial" w:cs="Arial"/>
          <w:i/>
          <w:sz w:val="21"/>
          <w:szCs w:val="21"/>
          <w:rPrChange w:id="391" w:author="De Jesus Borges, Thiago" w:date="2024-08-15T12:22:00Z" w16du:dateUtc="2024-08-15T16:22:00Z">
            <w:rPr>
              <w:rFonts w:ascii="Arial" w:hAnsi="Arial" w:cs="Arial"/>
              <w:i/>
            </w:rPr>
          </w:rPrChange>
        </w:rPr>
        <w:t xml:space="preserve">B2M </w:t>
      </w:r>
      <w:r w:rsidRPr="002746DC">
        <w:rPr>
          <w:rFonts w:ascii="Arial" w:hAnsi="Arial" w:cs="Arial"/>
          <w:sz w:val="21"/>
          <w:szCs w:val="21"/>
          <w:rPrChange w:id="392" w:author="De Jesus Borges, Thiago" w:date="2024-08-15T12:22:00Z" w16du:dateUtc="2024-08-15T16:22:00Z">
            <w:rPr>
              <w:rFonts w:ascii="Arial" w:hAnsi="Arial" w:cs="Arial"/>
            </w:rPr>
          </w:rPrChange>
        </w:rPr>
        <w:t>presented a log2FoldChange of -0.7 with a p-adjusted = 0.08 in ABMR</w:t>
      </w:r>
      <w:r w:rsidR="00604B3D" w:rsidRPr="002746DC">
        <w:rPr>
          <w:rFonts w:ascii="Arial" w:hAnsi="Arial" w:cs="Arial"/>
          <w:sz w:val="21"/>
          <w:szCs w:val="21"/>
          <w:rPrChange w:id="393" w:author="De Jesus Borges, Thiago" w:date="2024-08-15T12:22:00Z" w16du:dateUtc="2024-08-15T16:22:00Z">
            <w:rPr>
              <w:rFonts w:ascii="Arial" w:hAnsi="Arial" w:cs="Arial"/>
            </w:rPr>
          </w:rPrChange>
        </w:rPr>
        <w:t>; a</w:t>
      </w:r>
      <w:r w:rsidRPr="002746DC">
        <w:rPr>
          <w:rFonts w:ascii="Arial" w:hAnsi="Arial" w:cs="Arial"/>
          <w:sz w:val="21"/>
          <w:szCs w:val="21"/>
          <w:rPrChange w:id="394" w:author="De Jesus Borges, Thiago" w:date="2024-08-15T12:22:00Z" w16du:dateUtc="2024-08-15T16:22:00Z">
            <w:rPr>
              <w:rFonts w:ascii="Arial" w:hAnsi="Arial" w:cs="Arial"/>
            </w:rPr>
          </w:rPrChange>
        </w:rPr>
        <w:t xml:space="preserve"> similar behavior is seen in </w:t>
      </w:r>
      <w:r w:rsidRPr="002746DC">
        <w:rPr>
          <w:rFonts w:ascii="Arial" w:hAnsi="Arial" w:cs="Arial"/>
          <w:i/>
          <w:sz w:val="21"/>
          <w:szCs w:val="21"/>
          <w:rPrChange w:id="395" w:author="De Jesus Borges, Thiago" w:date="2024-08-15T12:22:00Z" w16du:dateUtc="2024-08-15T16:22:00Z">
            <w:rPr>
              <w:rFonts w:ascii="Arial" w:hAnsi="Arial" w:cs="Arial"/>
              <w:i/>
            </w:rPr>
          </w:rPrChange>
        </w:rPr>
        <w:t>HPRT1</w:t>
      </w:r>
      <w:r w:rsidRPr="002746DC">
        <w:rPr>
          <w:rFonts w:ascii="Arial" w:hAnsi="Arial" w:cs="Arial"/>
          <w:i/>
          <w:spacing w:val="37"/>
          <w:sz w:val="21"/>
          <w:szCs w:val="21"/>
          <w:rPrChange w:id="396" w:author="De Jesus Borges, Thiago" w:date="2024-08-15T12:22:00Z" w16du:dateUtc="2024-08-15T16:22:00Z">
            <w:rPr>
              <w:rFonts w:ascii="Arial" w:hAnsi="Arial" w:cs="Arial"/>
              <w:i/>
              <w:spacing w:val="37"/>
            </w:rPr>
          </w:rPrChange>
        </w:rPr>
        <w:t xml:space="preserve"> </w:t>
      </w:r>
      <w:r w:rsidRPr="002746DC">
        <w:rPr>
          <w:rFonts w:ascii="Arial" w:hAnsi="Arial" w:cs="Arial"/>
          <w:sz w:val="21"/>
          <w:szCs w:val="21"/>
          <w:rPrChange w:id="397" w:author="De Jesus Borges, Thiago" w:date="2024-08-15T12:22:00Z" w16du:dateUtc="2024-08-15T16:22:00Z">
            <w:rPr>
              <w:rFonts w:ascii="Arial" w:hAnsi="Arial" w:cs="Arial"/>
            </w:rPr>
          </w:rPrChange>
        </w:rPr>
        <w:t xml:space="preserve">in ABMR and </w:t>
      </w:r>
      <w:r w:rsidRPr="002746DC">
        <w:rPr>
          <w:rFonts w:ascii="Arial" w:hAnsi="Arial" w:cs="Arial"/>
          <w:i/>
          <w:sz w:val="21"/>
          <w:szCs w:val="21"/>
          <w:rPrChange w:id="398" w:author="De Jesus Borges, Thiago" w:date="2024-08-15T12:22:00Z" w16du:dateUtc="2024-08-15T16:22:00Z">
            <w:rPr>
              <w:rFonts w:ascii="Arial" w:hAnsi="Arial" w:cs="Arial"/>
              <w:i/>
            </w:rPr>
          </w:rPrChange>
        </w:rPr>
        <w:t xml:space="preserve">TUBA1A </w:t>
      </w:r>
      <w:r w:rsidRPr="002746DC">
        <w:rPr>
          <w:rFonts w:ascii="Arial" w:hAnsi="Arial" w:cs="Arial"/>
          <w:sz w:val="21"/>
          <w:szCs w:val="21"/>
          <w:rPrChange w:id="399" w:author="De Jesus Borges, Thiago" w:date="2024-08-15T12:22:00Z" w16du:dateUtc="2024-08-15T16:22:00Z">
            <w:rPr>
              <w:rFonts w:ascii="Arial" w:hAnsi="Arial" w:cs="Arial"/>
            </w:rPr>
          </w:rPrChange>
        </w:rPr>
        <w:t>for TCMR in terms of log2FoldChange absolute values (FIG 1C-D).</w:t>
      </w:r>
    </w:p>
    <w:p w14:paraId="788B0629" w14:textId="7ADD2D6A" w:rsidR="00F675DE" w:rsidRPr="002746DC" w:rsidRDefault="0047037D" w:rsidP="003362E4">
      <w:pPr>
        <w:pStyle w:val="BodyText"/>
        <w:spacing w:line="254" w:lineRule="auto"/>
        <w:ind w:left="360" w:right="808" w:firstLine="298"/>
        <w:rPr>
          <w:rFonts w:ascii="Arial" w:hAnsi="Arial" w:cs="Arial"/>
          <w:sz w:val="21"/>
          <w:szCs w:val="21"/>
          <w:rPrChange w:id="400" w:author="De Jesus Borges, Thiago" w:date="2024-08-15T12:22:00Z" w16du:dateUtc="2024-08-15T16:22:00Z">
            <w:rPr>
              <w:rFonts w:ascii="Arial" w:hAnsi="Arial" w:cs="Arial"/>
            </w:rPr>
          </w:rPrChange>
        </w:rPr>
      </w:pPr>
      <w:r w:rsidRPr="002746DC">
        <w:rPr>
          <w:rFonts w:ascii="Arial" w:hAnsi="Arial" w:cs="Arial"/>
          <w:sz w:val="21"/>
          <w:szCs w:val="21"/>
          <w:rPrChange w:id="401" w:author="De Jesus Borges, Thiago" w:date="2024-08-15T12:22:00Z" w16du:dateUtc="2024-08-15T16:22:00Z">
            <w:rPr>
              <w:rFonts w:ascii="Arial" w:hAnsi="Arial" w:cs="Arial"/>
            </w:rPr>
          </w:rPrChange>
        </w:rPr>
        <w:t>Analogous to our results, all those commonly housekeeping genes presented variability through time and different conditions in kidney biopsy of transplanted recipients [</w:t>
      </w:r>
      <w:r w:rsidRPr="002746DC">
        <w:rPr>
          <w:sz w:val="21"/>
          <w:szCs w:val="21"/>
          <w:rPrChange w:id="402" w:author="De Jesus Borges, Thiago" w:date="2024-08-15T12:22:00Z" w16du:dateUtc="2024-08-15T16:22:00Z">
            <w:rPr/>
          </w:rPrChange>
        </w:rPr>
        <w:fldChar w:fldCharType="begin"/>
      </w:r>
      <w:r w:rsidRPr="002746DC">
        <w:rPr>
          <w:sz w:val="21"/>
          <w:szCs w:val="21"/>
          <w:rPrChange w:id="403" w:author="De Jesus Borges, Thiago" w:date="2024-08-15T12:22:00Z" w16du:dateUtc="2024-08-15T16:22:00Z">
            <w:rPr/>
          </w:rPrChange>
        </w:rPr>
        <w:instrText>HYPERLINK \l "_bookmark22"</w:instrText>
      </w:r>
      <w:r w:rsidRPr="00EB5EE6">
        <w:rPr>
          <w:sz w:val="21"/>
          <w:szCs w:val="21"/>
        </w:rPr>
      </w:r>
      <w:r w:rsidRPr="002746DC">
        <w:rPr>
          <w:sz w:val="21"/>
          <w:szCs w:val="21"/>
          <w:rPrChange w:id="404"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05" w:author="De Jesus Borges, Thiago" w:date="2024-08-15T12:22:00Z" w16du:dateUtc="2024-08-15T16:22:00Z">
            <w:rPr>
              <w:rFonts w:ascii="Arial" w:hAnsi="Arial" w:cs="Arial"/>
              <w:color w:val="0000FF"/>
            </w:rPr>
          </w:rPrChange>
        </w:rPr>
        <w:t>22</w:t>
      </w:r>
      <w:r w:rsidRPr="002746DC">
        <w:rPr>
          <w:rFonts w:ascii="Arial" w:hAnsi="Arial" w:cs="Arial"/>
          <w:color w:val="0000FF"/>
          <w:sz w:val="21"/>
          <w:szCs w:val="21"/>
          <w:rPrChange w:id="406"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07" w:author="De Jesus Borges, Thiago" w:date="2024-08-15T12:22:00Z" w16du:dateUtc="2024-08-15T16:22:00Z">
            <w:rPr>
              <w:rFonts w:ascii="Arial" w:hAnsi="Arial" w:cs="Arial"/>
            </w:rPr>
          </w:rPrChange>
        </w:rPr>
        <w:t>][</w:t>
      </w:r>
      <w:r w:rsidRPr="002746DC">
        <w:rPr>
          <w:sz w:val="21"/>
          <w:szCs w:val="21"/>
          <w:rPrChange w:id="408" w:author="De Jesus Borges, Thiago" w:date="2024-08-15T12:22:00Z" w16du:dateUtc="2024-08-15T16:22:00Z">
            <w:rPr/>
          </w:rPrChange>
        </w:rPr>
        <w:fldChar w:fldCharType="begin"/>
      </w:r>
      <w:r w:rsidRPr="002746DC">
        <w:rPr>
          <w:sz w:val="21"/>
          <w:szCs w:val="21"/>
          <w:rPrChange w:id="409" w:author="De Jesus Borges, Thiago" w:date="2024-08-15T12:22:00Z" w16du:dateUtc="2024-08-15T16:22:00Z">
            <w:rPr/>
          </w:rPrChange>
        </w:rPr>
        <w:instrText>HYPERLINK \l "_bookmark19"</w:instrText>
      </w:r>
      <w:r w:rsidRPr="00EB5EE6">
        <w:rPr>
          <w:sz w:val="21"/>
          <w:szCs w:val="21"/>
        </w:rPr>
      </w:r>
      <w:r w:rsidRPr="002746DC">
        <w:rPr>
          <w:sz w:val="21"/>
          <w:szCs w:val="21"/>
          <w:rPrChange w:id="41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11" w:author="De Jesus Borges, Thiago" w:date="2024-08-15T12:22:00Z" w16du:dateUtc="2024-08-15T16:22:00Z">
            <w:rPr>
              <w:rFonts w:ascii="Arial" w:hAnsi="Arial" w:cs="Arial"/>
              <w:color w:val="0000FF"/>
            </w:rPr>
          </w:rPrChange>
        </w:rPr>
        <w:t>19</w:t>
      </w:r>
      <w:r w:rsidRPr="002746DC">
        <w:rPr>
          <w:rFonts w:ascii="Arial" w:hAnsi="Arial" w:cs="Arial"/>
          <w:color w:val="0000FF"/>
          <w:sz w:val="21"/>
          <w:szCs w:val="21"/>
          <w:rPrChange w:id="41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13" w:author="De Jesus Borges, Thiago" w:date="2024-08-15T12:22:00Z" w16du:dateUtc="2024-08-15T16:22:00Z">
            <w:rPr>
              <w:rFonts w:ascii="Arial" w:hAnsi="Arial" w:cs="Arial"/>
            </w:rPr>
          </w:rPrChange>
        </w:rPr>
        <w:t>], breast cancer [</w:t>
      </w:r>
      <w:r w:rsidRPr="002746DC">
        <w:rPr>
          <w:sz w:val="21"/>
          <w:szCs w:val="21"/>
          <w:rPrChange w:id="414" w:author="De Jesus Borges, Thiago" w:date="2024-08-15T12:22:00Z" w16du:dateUtc="2024-08-15T16:22:00Z">
            <w:rPr/>
          </w:rPrChange>
        </w:rPr>
        <w:fldChar w:fldCharType="begin"/>
      </w:r>
      <w:r w:rsidRPr="002746DC">
        <w:rPr>
          <w:sz w:val="21"/>
          <w:szCs w:val="21"/>
          <w:rPrChange w:id="415" w:author="De Jesus Borges, Thiago" w:date="2024-08-15T12:22:00Z" w16du:dateUtc="2024-08-15T16:22:00Z">
            <w:rPr/>
          </w:rPrChange>
        </w:rPr>
        <w:instrText>HYPERLINK \l "_bookmark14"</w:instrText>
      </w:r>
      <w:r w:rsidRPr="00EB5EE6">
        <w:rPr>
          <w:sz w:val="21"/>
          <w:szCs w:val="21"/>
        </w:rPr>
      </w:r>
      <w:r w:rsidRPr="002746DC">
        <w:rPr>
          <w:sz w:val="21"/>
          <w:szCs w:val="21"/>
          <w:rPrChange w:id="416"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17" w:author="De Jesus Borges, Thiago" w:date="2024-08-15T12:22:00Z" w16du:dateUtc="2024-08-15T16:22:00Z">
            <w:rPr>
              <w:rFonts w:ascii="Arial" w:hAnsi="Arial" w:cs="Arial"/>
              <w:color w:val="0000FF"/>
            </w:rPr>
          </w:rPrChange>
        </w:rPr>
        <w:t>14</w:t>
      </w:r>
      <w:r w:rsidRPr="002746DC">
        <w:rPr>
          <w:rFonts w:ascii="Arial" w:hAnsi="Arial" w:cs="Arial"/>
          <w:color w:val="0000FF"/>
          <w:sz w:val="21"/>
          <w:szCs w:val="21"/>
          <w:rPrChange w:id="418"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19" w:author="De Jesus Borges, Thiago" w:date="2024-08-15T12:22:00Z" w16du:dateUtc="2024-08-15T16:22:00Z">
            <w:rPr>
              <w:rFonts w:ascii="Arial" w:hAnsi="Arial" w:cs="Arial"/>
            </w:rPr>
          </w:rPrChange>
        </w:rPr>
        <w:t>], brain stroke [</w:t>
      </w:r>
      <w:r w:rsidRPr="002746DC">
        <w:rPr>
          <w:sz w:val="21"/>
          <w:szCs w:val="21"/>
          <w:rPrChange w:id="420" w:author="De Jesus Borges, Thiago" w:date="2024-08-15T12:22:00Z" w16du:dateUtc="2024-08-15T16:22:00Z">
            <w:rPr/>
          </w:rPrChange>
        </w:rPr>
        <w:fldChar w:fldCharType="begin"/>
      </w:r>
      <w:r w:rsidRPr="002746DC">
        <w:rPr>
          <w:sz w:val="21"/>
          <w:szCs w:val="21"/>
          <w:rPrChange w:id="421" w:author="De Jesus Borges, Thiago" w:date="2024-08-15T12:22:00Z" w16du:dateUtc="2024-08-15T16:22:00Z">
            <w:rPr/>
          </w:rPrChange>
        </w:rPr>
        <w:instrText>HYPERLINK \l "_bookmark13"</w:instrText>
      </w:r>
      <w:r w:rsidRPr="00EB5EE6">
        <w:rPr>
          <w:sz w:val="21"/>
          <w:szCs w:val="21"/>
        </w:rPr>
      </w:r>
      <w:r w:rsidRPr="002746DC">
        <w:rPr>
          <w:sz w:val="21"/>
          <w:szCs w:val="21"/>
          <w:rPrChange w:id="422"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23" w:author="De Jesus Borges, Thiago" w:date="2024-08-15T12:22:00Z" w16du:dateUtc="2024-08-15T16:22:00Z">
            <w:rPr>
              <w:rFonts w:ascii="Arial" w:hAnsi="Arial" w:cs="Arial"/>
              <w:color w:val="0000FF"/>
            </w:rPr>
          </w:rPrChange>
        </w:rPr>
        <w:t>13</w:t>
      </w:r>
      <w:r w:rsidRPr="002746DC">
        <w:rPr>
          <w:rFonts w:ascii="Arial" w:hAnsi="Arial" w:cs="Arial"/>
          <w:color w:val="0000FF"/>
          <w:sz w:val="21"/>
          <w:szCs w:val="21"/>
          <w:rPrChange w:id="424"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25" w:author="De Jesus Borges, Thiago" w:date="2024-08-15T12:22:00Z" w16du:dateUtc="2024-08-15T16:22:00Z">
            <w:rPr>
              <w:rFonts w:ascii="Arial" w:hAnsi="Arial" w:cs="Arial"/>
            </w:rPr>
          </w:rPrChange>
        </w:rPr>
        <w:t>]</w:t>
      </w:r>
      <w:r w:rsidR="00604B3D" w:rsidRPr="002746DC">
        <w:rPr>
          <w:rFonts w:ascii="Arial" w:hAnsi="Arial" w:cs="Arial"/>
          <w:sz w:val="21"/>
          <w:szCs w:val="21"/>
          <w:rPrChange w:id="426" w:author="De Jesus Borges, Thiago" w:date="2024-08-15T12:22:00Z" w16du:dateUtc="2024-08-15T16:22:00Z">
            <w:rPr>
              <w:rFonts w:ascii="Arial" w:hAnsi="Arial" w:cs="Arial"/>
            </w:rPr>
          </w:rPrChange>
        </w:rPr>
        <w:t>,</w:t>
      </w:r>
      <w:r w:rsidRPr="002746DC">
        <w:rPr>
          <w:rFonts w:ascii="Arial" w:hAnsi="Arial" w:cs="Arial"/>
          <w:sz w:val="21"/>
          <w:szCs w:val="21"/>
          <w:rPrChange w:id="427" w:author="De Jesus Borges, Thiago" w:date="2024-08-15T12:22:00Z" w16du:dateUtc="2024-08-15T16:22:00Z">
            <w:rPr>
              <w:rFonts w:ascii="Arial" w:hAnsi="Arial" w:cs="Arial"/>
            </w:rPr>
          </w:rPrChange>
        </w:rPr>
        <w:t xml:space="preserve"> and diabetes [</w:t>
      </w:r>
      <w:r w:rsidRPr="002746DC">
        <w:rPr>
          <w:sz w:val="21"/>
          <w:szCs w:val="21"/>
          <w:rPrChange w:id="428" w:author="De Jesus Borges, Thiago" w:date="2024-08-15T12:22:00Z" w16du:dateUtc="2024-08-15T16:22:00Z">
            <w:rPr/>
          </w:rPrChange>
        </w:rPr>
        <w:fldChar w:fldCharType="begin"/>
      </w:r>
      <w:r w:rsidRPr="002746DC">
        <w:rPr>
          <w:sz w:val="21"/>
          <w:szCs w:val="21"/>
          <w:rPrChange w:id="429" w:author="De Jesus Borges, Thiago" w:date="2024-08-15T12:22:00Z" w16du:dateUtc="2024-08-15T16:22:00Z">
            <w:rPr/>
          </w:rPrChange>
        </w:rPr>
        <w:instrText>HYPERLINK \l "_bookmark15"</w:instrText>
      </w:r>
      <w:r w:rsidRPr="00EB5EE6">
        <w:rPr>
          <w:sz w:val="21"/>
          <w:szCs w:val="21"/>
        </w:rPr>
      </w:r>
      <w:r w:rsidRPr="002746DC">
        <w:rPr>
          <w:sz w:val="21"/>
          <w:szCs w:val="21"/>
          <w:rPrChange w:id="43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31" w:author="De Jesus Borges, Thiago" w:date="2024-08-15T12:22:00Z" w16du:dateUtc="2024-08-15T16:22:00Z">
            <w:rPr>
              <w:rFonts w:ascii="Arial" w:hAnsi="Arial" w:cs="Arial"/>
              <w:color w:val="0000FF"/>
            </w:rPr>
          </w:rPrChange>
        </w:rPr>
        <w:t>15</w:t>
      </w:r>
      <w:r w:rsidRPr="002746DC">
        <w:rPr>
          <w:rFonts w:ascii="Arial" w:hAnsi="Arial" w:cs="Arial"/>
          <w:color w:val="0000FF"/>
          <w:sz w:val="21"/>
          <w:szCs w:val="21"/>
          <w:rPrChange w:id="43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33" w:author="De Jesus Borges, Thiago" w:date="2024-08-15T12:22:00Z" w16du:dateUtc="2024-08-15T16:22:00Z">
            <w:rPr>
              <w:rFonts w:ascii="Arial" w:hAnsi="Arial" w:cs="Arial"/>
            </w:rPr>
          </w:rPrChange>
        </w:rPr>
        <w:t xml:space="preserve">]. Our data </w:t>
      </w:r>
      <w:r w:rsidRPr="002746DC">
        <w:rPr>
          <w:rFonts w:ascii="Arial" w:hAnsi="Arial" w:cs="Arial"/>
          <w:spacing w:val="-4"/>
          <w:sz w:val="21"/>
          <w:szCs w:val="21"/>
          <w:rPrChange w:id="434" w:author="De Jesus Borges, Thiago" w:date="2024-08-15T12:22:00Z" w16du:dateUtc="2024-08-15T16:22:00Z">
            <w:rPr>
              <w:rFonts w:ascii="Arial" w:hAnsi="Arial" w:cs="Arial"/>
              <w:spacing w:val="-4"/>
            </w:rPr>
          </w:rPrChange>
        </w:rPr>
        <w:t xml:space="preserve">demonstrate that commonly used housekeeping genes should be validated before being </w:t>
      </w:r>
      <w:r w:rsidRPr="002746DC">
        <w:rPr>
          <w:rFonts w:ascii="Arial" w:hAnsi="Arial" w:cs="Arial"/>
          <w:spacing w:val="-2"/>
          <w:sz w:val="21"/>
          <w:szCs w:val="21"/>
          <w:rPrChange w:id="435" w:author="De Jesus Borges, Thiago" w:date="2024-08-15T12:22:00Z" w16du:dateUtc="2024-08-15T16:22:00Z">
            <w:rPr>
              <w:rFonts w:ascii="Arial" w:hAnsi="Arial" w:cs="Arial"/>
              <w:spacing w:val="-2"/>
            </w:rPr>
          </w:rPrChange>
        </w:rPr>
        <w:t>used</w:t>
      </w:r>
      <w:r w:rsidRPr="002746DC">
        <w:rPr>
          <w:rFonts w:ascii="Arial" w:hAnsi="Arial" w:cs="Arial"/>
          <w:spacing w:val="-4"/>
          <w:sz w:val="21"/>
          <w:szCs w:val="21"/>
          <w:rPrChange w:id="43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37" w:author="De Jesus Borges, Thiago" w:date="2024-08-15T12:22:00Z" w16du:dateUtc="2024-08-15T16:22:00Z">
            <w:rPr>
              <w:rFonts w:ascii="Arial" w:hAnsi="Arial" w:cs="Arial"/>
              <w:spacing w:val="-2"/>
            </w:rPr>
          </w:rPrChange>
        </w:rPr>
        <w:t>as</w:t>
      </w:r>
      <w:r w:rsidRPr="002746DC">
        <w:rPr>
          <w:rFonts w:ascii="Arial" w:hAnsi="Arial" w:cs="Arial"/>
          <w:spacing w:val="-5"/>
          <w:sz w:val="21"/>
          <w:szCs w:val="21"/>
          <w:rPrChange w:id="438"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39" w:author="De Jesus Borges, Thiago" w:date="2024-08-15T12:22:00Z" w16du:dateUtc="2024-08-15T16:22:00Z">
            <w:rPr>
              <w:rFonts w:ascii="Arial" w:hAnsi="Arial" w:cs="Arial"/>
              <w:spacing w:val="-2"/>
            </w:rPr>
          </w:rPrChange>
        </w:rPr>
        <w:t>reference</w:t>
      </w:r>
      <w:r w:rsidRPr="002746DC">
        <w:rPr>
          <w:rFonts w:ascii="Arial" w:hAnsi="Arial" w:cs="Arial"/>
          <w:spacing w:val="-4"/>
          <w:sz w:val="21"/>
          <w:szCs w:val="21"/>
          <w:rPrChange w:id="44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41" w:author="De Jesus Borges, Thiago" w:date="2024-08-15T12:22:00Z" w16du:dateUtc="2024-08-15T16:22:00Z">
            <w:rPr>
              <w:rFonts w:ascii="Arial" w:hAnsi="Arial" w:cs="Arial"/>
              <w:spacing w:val="-2"/>
            </w:rPr>
          </w:rPrChange>
        </w:rPr>
        <w:t>genes</w:t>
      </w:r>
      <w:r w:rsidRPr="002746DC">
        <w:rPr>
          <w:rFonts w:ascii="Arial" w:hAnsi="Arial" w:cs="Arial"/>
          <w:spacing w:val="-5"/>
          <w:sz w:val="21"/>
          <w:szCs w:val="21"/>
          <w:rPrChange w:id="442"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43" w:author="De Jesus Borges, Thiago" w:date="2024-08-15T12:22:00Z" w16du:dateUtc="2024-08-15T16:22:00Z">
            <w:rPr>
              <w:rFonts w:ascii="Arial" w:hAnsi="Arial" w:cs="Arial"/>
              <w:spacing w:val="-2"/>
            </w:rPr>
          </w:rPrChange>
        </w:rPr>
        <w:t>in</w:t>
      </w:r>
      <w:r w:rsidRPr="002746DC">
        <w:rPr>
          <w:rFonts w:ascii="Arial" w:hAnsi="Arial" w:cs="Arial"/>
          <w:spacing w:val="-4"/>
          <w:sz w:val="21"/>
          <w:szCs w:val="21"/>
          <w:rPrChange w:id="44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45" w:author="De Jesus Borges, Thiago" w:date="2024-08-15T12:22:00Z" w16du:dateUtc="2024-08-15T16:22:00Z">
            <w:rPr>
              <w:rFonts w:ascii="Arial" w:hAnsi="Arial" w:cs="Arial"/>
              <w:spacing w:val="-2"/>
            </w:rPr>
          </w:rPrChange>
        </w:rPr>
        <w:t>transcriptional</w:t>
      </w:r>
      <w:r w:rsidRPr="002746DC">
        <w:rPr>
          <w:rFonts w:ascii="Arial" w:hAnsi="Arial" w:cs="Arial"/>
          <w:spacing w:val="-5"/>
          <w:sz w:val="21"/>
          <w:szCs w:val="21"/>
          <w:rPrChange w:id="446"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47" w:author="De Jesus Borges, Thiago" w:date="2024-08-15T12:22:00Z" w16du:dateUtc="2024-08-15T16:22:00Z">
            <w:rPr>
              <w:rFonts w:ascii="Arial" w:hAnsi="Arial" w:cs="Arial"/>
              <w:spacing w:val="-2"/>
            </w:rPr>
          </w:rPrChange>
        </w:rPr>
        <w:t>studies</w:t>
      </w:r>
      <w:r w:rsidRPr="002746DC">
        <w:rPr>
          <w:rFonts w:ascii="Arial" w:hAnsi="Arial" w:cs="Arial"/>
          <w:spacing w:val="-4"/>
          <w:sz w:val="21"/>
          <w:szCs w:val="21"/>
          <w:rPrChange w:id="44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49" w:author="De Jesus Borges, Thiago" w:date="2024-08-15T12:22:00Z" w16du:dateUtc="2024-08-15T16:22:00Z">
            <w:rPr>
              <w:rFonts w:ascii="Arial" w:hAnsi="Arial" w:cs="Arial"/>
              <w:spacing w:val="-2"/>
            </w:rPr>
          </w:rPrChange>
        </w:rPr>
        <w:t>involving</w:t>
      </w:r>
      <w:r w:rsidRPr="002746DC">
        <w:rPr>
          <w:rFonts w:ascii="Arial" w:hAnsi="Arial" w:cs="Arial"/>
          <w:spacing w:val="-5"/>
          <w:sz w:val="21"/>
          <w:szCs w:val="21"/>
          <w:rPrChange w:id="45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51" w:author="De Jesus Borges, Thiago" w:date="2024-08-15T12:22:00Z" w16du:dateUtc="2024-08-15T16:22:00Z">
            <w:rPr>
              <w:rFonts w:ascii="Arial" w:hAnsi="Arial" w:cs="Arial"/>
              <w:spacing w:val="-2"/>
            </w:rPr>
          </w:rPrChange>
        </w:rPr>
        <w:t>peripheral</w:t>
      </w:r>
      <w:r w:rsidRPr="002746DC">
        <w:rPr>
          <w:rFonts w:ascii="Arial" w:hAnsi="Arial" w:cs="Arial"/>
          <w:spacing w:val="-4"/>
          <w:sz w:val="21"/>
          <w:szCs w:val="21"/>
          <w:rPrChange w:id="45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53" w:author="De Jesus Borges, Thiago" w:date="2024-08-15T12:22:00Z" w16du:dateUtc="2024-08-15T16:22:00Z">
            <w:rPr>
              <w:rFonts w:ascii="Arial" w:hAnsi="Arial" w:cs="Arial"/>
              <w:spacing w:val="-2"/>
            </w:rPr>
          </w:rPrChange>
        </w:rPr>
        <w:t>blood</w:t>
      </w:r>
      <w:r w:rsidRPr="002746DC">
        <w:rPr>
          <w:rFonts w:ascii="Arial" w:hAnsi="Arial" w:cs="Arial"/>
          <w:spacing w:val="-5"/>
          <w:sz w:val="21"/>
          <w:szCs w:val="21"/>
          <w:rPrChange w:id="454"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55" w:author="De Jesus Borges, Thiago" w:date="2024-08-15T12:22:00Z" w16du:dateUtc="2024-08-15T16:22:00Z">
            <w:rPr>
              <w:rFonts w:ascii="Arial" w:hAnsi="Arial" w:cs="Arial"/>
              <w:spacing w:val="-2"/>
            </w:rPr>
          </w:rPrChange>
        </w:rPr>
        <w:t>of</w:t>
      </w:r>
      <w:r w:rsidRPr="002746DC">
        <w:rPr>
          <w:rFonts w:ascii="Arial" w:hAnsi="Arial" w:cs="Arial"/>
          <w:spacing w:val="-4"/>
          <w:sz w:val="21"/>
          <w:szCs w:val="21"/>
          <w:rPrChange w:id="45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57" w:author="De Jesus Borges, Thiago" w:date="2024-08-15T12:22:00Z" w16du:dateUtc="2024-08-15T16:22:00Z">
            <w:rPr>
              <w:rFonts w:ascii="Arial" w:hAnsi="Arial" w:cs="Arial"/>
              <w:spacing w:val="-2"/>
            </w:rPr>
          </w:rPrChange>
        </w:rPr>
        <w:t>kidney transplant</w:t>
      </w:r>
      <w:r w:rsidRPr="002746DC">
        <w:rPr>
          <w:rFonts w:ascii="Arial" w:hAnsi="Arial" w:cs="Arial"/>
          <w:spacing w:val="-3"/>
          <w:sz w:val="21"/>
          <w:szCs w:val="21"/>
          <w:rPrChange w:id="45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59" w:author="De Jesus Borges, Thiago" w:date="2024-08-15T12:22:00Z" w16du:dateUtc="2024-08-15T16:22:00Z">
            <w:rPr>
              <w:rFonts w:ascii="Arial" w:hAnsi="Arial" w:cs="Arial"/>
              <w:spacing w:val="-2"/>
            </w:rPr>
          </w:rPrChange>
        </w:rPr>
        <w:t>recipients,</w:t>
      </w:r>
      <w:r w:rsidRPr="002746DC">
        <w:rPr>
          <w:rFonts w:ascii="Arial" w:hAnsi="Arial" w:cs="Arial"/>
          <w:spacing w:val="-3"/>
          <w:sz w:val="21"/>
          <w:szCs w:val="21"/>
          <w:rPrChange w:id="460"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61" w:author="De Jesus Borges, Thiago" w:date="2024-08-15T12:22:00Z" w16du:dateUtc="2024-08-15T16:22:00Z">
            <w:rPr>
              <w:rFonts w:ascii="Arial" w:hAnsi="Arial" w:cs="Arial"/>
              <w:spacing w:val="-2"/>
            </w:rPr>
          </w:rPrChange>
        </w:rPr>
        <w:t>as</w:t>
      </w:r>
      <w:r w:rsidRPr="002746DC">
        <w:rPr>
          <w:rFonts w:ascii="Arial" w:hAnsi="Arial" w:cs="Arial"/>
          <w:spacing w:val="-3"/>
          <w:sz w:val="21"/>
          <w:szCs w:val="21"/>
          <w:rPrChange w:id="462"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63" w:author="De Jesus Borges, Thiago" w:date="2024-08-15T12:22:00Z" w16du:dateUtc="2024-08-15T16:22:00Z">
            <w:rPr>
              <w:rFonts w:ascii="Arial" w:hAnsi="Arial" w:cs="Arial"/>
              <w:spacing w:val="-2"/>
            </w:rPr>
          </w:rPrChange>
        </w:rPr>
        <w:t>their</w:t>
      </w:r>
      <w:r w:rsidRPr="002746DC">
        <w:rPr>
          <w:rFonts w:ascii="Arial" w:hAnsi="Arial" w:cs="Arial"/>
          <w:spacing w:val="-3"/>
          <w:sz w:val="21"/>
          <w:szCs w:val="21"/>
          <w:rPrChange w:id="464"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65" w:author="De Jesus Borges, Thiago" w:date="2024-08-15T12:22:00Z" w16du:dateUtc="2024-08-15T16:22:00Z">
            <w:rPr>
              <w:rFonts w:ascii="Arial" w:hAnsi="Arial" w:cs="Arial"/>
              <w:spacing w:val="-2"/>
            </w:rPr>
          </w:rPrChange>
        </w:rPr>
        <w:t>expression</w:t>
      </w:r>
      <w:r w:rsidRPr="002746DC">
        <w:rPr>
          <w:rFonts w:ascii="Arial" w:hAnsi="Arial" w:cs="Arial"/>
          <w:spacing w:val="-3"/>
          <w:sz w:val="21"/>
          <w:szCs w:val="21"/>
          <w:rPrChange w:id="466"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67" w:author="De Jesus Borges, Thiago" w:date="2024-08-15T12:22:00Z" w16du:dateUtc="2024-08-15T16:22:00Z">
            <w:rPr>
              <w:rFonts w:ascii="Arial" w:hAnsi="Arial" w:cs="Arial"/>
              <w:spacing w:val="-2"/>
            </w:rPr>
          </w:rPrChange>
        </w:rPr>
        <w:t>can</w:t>
      </w:r>
      <w:r w:rsidRPr="002746DC">
        <w:rPr>
          <w:rFonts w:ascii="Arial" w:hAnsi="Arial" w:cs="Arial"/>
          <w:spacing w:val="-3"/>
          <w:sz w:val="21"/>
          <w:szCs w:val="21"/>
          <w:rPrChange w:id="46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69" w:author="De Jesus Borges, Thiago" w:date="2024-08-15T12:22:00Z" w16du:dateUtc="2024-08-15T16:22:00Z">
            <w:rPr>
              <w:rFonts w:ascii="Arial" w:hAnsi="Arial" w:cs="Arial"/>
              <w:spacing w:val="-2"/>
            </w:rPr>
          </w:rPrChange>
        </w:rPr>
        <w:t>be</w:t>
      </w:r>
      <w:r w:rsidRPr="002746DC">
        <w:rPr>
          <w:rFonts w:ascii="Arial" w:hAnsi="Arial" w:cs="Arial"/>
          <w:spacing w:val="-3"/>
          <w:sz w:val="21"/>
          <w:szCs w:val="21"/>
          <w:rPrChange w:id="470"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71" w:author="De Jesus Borges, Thiago" w:date="2024-08-15T12:22:00Z" w16du:dateUtc="2024-08-15T16:22:00Z">
            <w:rPr>
              <w:rFonts w:ascii="Arial" w:hAnsi="Arial" w:cs="Arial"/>
              <w:spacing w:val="-2"/>
            </w:rPr>
          </w:rPrChange>
        </w:rPr>
        <w:t>influenced</w:t>
      </w:r>
      <w:r w:rsidRPr="002746DC">
        <w:rPr>
          <w:rFonts w:ascii="Arial" w:hAnsi="Arial" w:cs="Arial"/>
          <w:spacing w:val="-3"/>
          <w:sz w:val="21"/>
          <w:szCs w:val="21"/>
          <w:rPrChange w:id="472"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73" w:author="De Jesus Borges, Thiago" w:date="2024-08-15T12:22:00Z" w16du:dateUtc="2024-08-15T16:22:00Z">
            <w:rPr>
              <w:rFonts w:ascii="Arial" w:hAnsi="Arial" w:cs="Arial"/>
              <w:spacing w:val="-2"/>
            </w:rPr>
          </w:rPrChange>
        </w:rPr>
        <w:t>by</w:t>
      </w:r>
      <w:r w:rsidRPr="002746DC">
        <w:rPr>
          <w:rFonts w:ascii="Arial" w:hAnsi="Arial" w:cs="Arial"/>
          <w:spacing w:val="-3"/>
          <w:sz w:val="21"/>
          <w:szCs w:val="21"/>
          <w:rPrChange w:id="474"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75" w:author="De Jesus Borges, Thiago" w:date="2024-08-15T12:22:00Z" w16du:dateUtc="2024-08-15T16:22:00Z">
            <w:rPr>
              <w:rFonts w:ascii="Arial" w:hAnsi="Arial" w:cs="Arial"/>
              <w:spacing w:val="-2"/>
            </w:rPr>
          </w:rPrChange>
        </w:rPr>
        <w:t>immunosuppression</w:t>
      </w:r>
      <w:r w:rsidRPr="002746DC">
        <w:rPr>
          <w:rFonts w:ascii="Arial" w:hAnsi="Arial" w:cs="Arial"/>
          <w:spacing w:val="-3"/>
          <w:sz w:val="21"/>
          <w:szCs w:val="21"/>
          <w:rPrChange w:id="476"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77" w:author="De Jesus Borges, Thiago" w:date="2024-08-15T12:22:00Z" w16du:dateUtc="2024-08-15T16:22:00Z">
            <w:rPr>
              <w:rFonts w:ascii="Arial" w:hAnsi="Arial" w:cs="Arial"/>
              <w:spacing w:val="-2"/>
            </w:rPr>
          </w:rPrChange>
        </w:rPr>
        <w:t xml:space="preserve">or </w:t>
      </w:r>
      <w:r w:rsidRPr="002746DC">
        <w:rPr>
          <w:rFonts w:ascii="Arial" w:hAnsi="Arial" w:cs="Arial"/>
          <w:sz w:val="21"/>
          <w:szCs w:val="21"/>
          <w:rPrChange w:id="478" w:author="De Jesus Borges, Thiago" w:date="2024-08-15T12:22:00Z" w16du:dateUtc="2024-08-15T16:22:00Z">
            <w:rPr>
              <w:rFonts w:ascii="Arial" w:hAnsi="Arial" w:cs="Arial"/>
            </w:rPr>
          </w:rPrChange>
        </w:rPr>
        <w:t>surgical stress.</w:t>
      </w:r>
    </w:p>
    <w:p w14:paraId="08784C0F" w14:textId="77777777" w:rsidR="00F675DE" w:rsidRPr="002746DC" w:rsidRDefault="00F675DE" w:rsidP="003362E4">
      <w:pPr>
        <w:spacing w:line="254" w:lineRule="auto"/>
        <w:ind w:left="360"/>
        <w:jc w:val="both"/>
        <w:rPr>
          <w:rFonts w:ascii="Arial" w:hAnsi="Arial" w:cs="Arial"/>
          <w:sz w:val="24"/>
          <w:szCs w:val="24"/>
          <w:rPrChange w:id="479" w:author="De Jesus Borges, Thiago" w:date="2024-08-15T12:22:00Z" w16du:dateUtc="2024-08-15T16:22:00Z">
            <w:rPr>
              <w:rFonts w:ascii="Arial" w:hAnsi="Arial" w:cs="Arial"/>
            </w:rPr>
          </w:rPrChange>
        </w:rPr>
        <w:sectPr w:rsidR="00F675DE" w:rsidRPr="002746DC" w:rsidSect="00EB5EE6">
          <w:pgSz w:w="11910" w:h="16840"/>
          <w:pgMar w:top="1420" w:right="1680" w:bottom="2784" w:left="1680" w:header="0" w:footer="3734" w:gutter="0"/>
          <w:cols w:space="720"/>
        </w:sectPr>
      </w:pPr>
    </w:p>
    <w:p w14:paraId="0A0A83FD" w14:textId="77777777" w:rsidR="00F675DE" w:rsidRPr="008E5417" w:rsidRDefault="0047037D" w:rsidP="003362E4">
      <w:pPr>
        <w:pStyle w:val="Heading2"/>
        <w:numPr>
          <w:ilvl w:val="1"/>
          <w:numId w:val="2"/>
        </w:numPr>
        <w:tabs>
          <w:tab w:val="left" w:pos="1288"/>
        </w:tabs>
        <w:spacing w:before="35"/>
        <w:ind w:left="360" w:hanging="477"/>
        <w:jc w:val="both"/>
        <w:rPr>
          <w:rFonts w:ascii="Arial" w:hAnsi="Arial" w:cs="Arial"/>
        </w:rPr>
      </w:pPr>
      <w:bookmarkStart w:id="480" w:name="Identification_of_housekeeping_genes_in_"/>
      <w:bookmarkEnd w:id="480"/>
      <w:r w:rsidRPr="008E5417">
        <w:rPr>
          <w:rFonts w:ascii="Arial" w:hAnsi="Arial" w:cs="Arial"/>
          <w:spacing w:val="-6"/>
        </w:rPr>
        <w:lastRenderedPageBreak/>
        <w:t>Identification</w:t>
      </w:r>
      <w:r w:rsidRPr="008E5417">
        <w:rPr>
          <w:rFonts w:ascii="Arial" w:hAnsi="Arial" w:cs="Arial"/>
          <w:spacing w:val="-3"/>
        </w:rPr>
        <w:t xml:space="preserve"> </w:t>
      </w:r>
      <w:r w:rsidRPr="008E5417">
        <w:rPr>
          <w:rFonts w:ascii="Arial" w:hAnsi="Arial" w:cs="Arial"/>
          <w:spacing w:val="-6"/>
        </w:rPr>
        <w:t>of</w:t>
      </w:r>
      <w:r w:rsidRPr="008E5417">
        <w:rPr>
          <w:rFonts w:ascii="Arial" w:hAnsi="Arial" w:cs="Arial"/>
          <w:spacing w:val="-2"/>
        </w:rPr>
        <w:t xml:space="preserve"> </w:t>
      </w:r>
      <w:r w:rsidRPr="008E5417">
        <w:rPr>
          <w:rFonts w:ascii="Arial" w:hAnsi="Arial" w:cs="Arial"/>
          <w:spacing w:val="-6"/>
        </w:rPr>
        <w:t>housekeeping</w:t>
      </w:r>
      <w:r w:rsidRPr="008E5417">
        <w:rPr>
          <w:rFonts w:ascii="Arial" w:hAnsi="Arial" w:cs="Arial"/>
          <w:spacing w:val="-2"/>
        </w:rPr>
        <w:t xml:space="preserve"> </w:t>
      </w:r>
      <w:r w:rsidRPr="008E5417">
        <w:rPr>
          <w:rFonts w:ascii="Arial" w:hAnsi="Arial" w:cs="Arial"/>
          <w:spacing w:val="-6"/>
        </w:rPr>
        <w:t>genes</w:t>
      </w:r>
      <w:r w:rsidRPr="008E5417">
        <w:rPr>
          <w:rFonts w:ascii="Arial" w:hAnsi="Arial" w:cs="Arial"/>
          <w:spacing w:val="-3"/>
        </w:rPr>
        <w:t xml:space="preserve"> </w:t>
      </w:r>
      <w:r w:rsidRPr="008E5417">
        <w:rPr>
          <w:rFonts w:ascii="Arial" w:hAnsi="Arial" w:cs="Arial"/>
          <w:spacing w:val="-6"/>
        </w:rPr>
        <w:t>in</w:t>
      </w:r>
      <w:r w:rsidRPr="008E5417">
        <w:rPr>
          <w:rFonts w:ascii="Arial" w:hAnsi="Arial" w:cs="Arial"/>
          <w:spacing w:val="-2"/>
        </w:rPr>
        <w:t xml:space="preserve"> </w:t>
      </w:r>
      <w:r w:rsidRPr="008E5417">
        <w:rPr>
          <w:rFonts w:ascii="Arial" w:hAnsi="Arial" w:cs="Arial"/>
          <w:spacing w:val="-6"/>
        </w:rPr>
        <w:t>NGS</w:t>
      </w:r>
      <w:r w:rsidRPr="008E5417">
        <w:rPr>
          <w:rFonts w:ascii="Arial" w:hAnsi="Arial" w:cs="Arial"/>
          <w:spacing w:val="-2"/>
        </w:rPr>
        <w:t xml:space="preserve"> </w:t>
      </w:r>
      <w:r w:rsidRPr="008E5417">
        <w:rPr>
          <w:rFonts w:ascii="Arial" w:hAnsi="Arial" w:cs="Arial"/>
          <w:spacing w:val="-6"/>
        </w:rPr>
        <w:t>RNA-Seq</w:t>
      </w:r>
    </w:p>
    <w:p w14:paraId="56D98550" w14:textId="6ABD8596" w:rsidR="00F675DE" w:rsidRPr="002746DC" w:rsidRDefault="0047037D" w:rsidP="003362E4">
      <w:pPr>
        <w:pStyle w:val="BodyText"/>
        <w:spacing w:before="124" w:line="254" w:lineRule="auto"/>
        <w:ind w:left="360" w:right="316"/>
        <w:rPr>
          <w:rFonts w:ascii="Arial" w:hAnsi="Arial" w:cs="Arial"/>
          <w:sz w:val="21"/>
          <w:szCs w:val="21"/>
          <w:rPrChange w:id="481" w:author="De Jesus Borges, Thiago" w:date="2024-08-15T12:22:00Z" w16du:dateUtc="2024-08-15T16:22:00Z">
            <w:rPr>
              <w:rFonts w:ascii="Arial" w:hAnsi="Arial" w:cs="Arial"/>
            </w:rPr>
          </w:rPrChange>
        </w:rPr>
      </w:pPr>
      <w:r w:rsidRPr="00EB5EE6">
        <w:rPr>
          <w:rFonts w:ascii="Arial" w:hAnsi="Arial" w:cs="Arial"/>
          <w:sz w:val="21"/>
          <w:szCs w:val="21"/>
        </w:rPr>
        <w:t xml:space="preserve">To </w:t>
      </w:r>
      <w:r w:rsidR="00A111A2">
        <w:rPr>
          <w:rFonts w:ascii="Arial" w:hAnsi="Arial" w:cs="Arial"/>
          <w:sz w:val="21"/>
          <w:szCs w:val="21"/>
        </w:rPr>
        <w:t xml:space="preserve">determine potential </w:t>
      </w:r>
      <w:r w:rsidRPr="00EB5EE6">
        <w:rPr>
          <w:rFonts w:ascii="Arial" w:hAnsi="Arial" w:cs="Arial"/>
          <w:sz w:val="21"/>
          <w:szCs w:val="21"/>
        </w:rPr>
        <w:t xml:space="preserve">alternatives for the </w:t>
      </w:r>
      <w:r w:rsidR="00A111A2">
        <w:rPr>
          <w:rFonts w:ascii="Arial" w:hAnsi="Arial" w:cs="Arial"/>
          <w:sz w:val="21"/>
          <w:szCs w:val="21"/>
        </w:rPr>
        <w:t xml:space="preserve">traditional </w:t>
      </w:r>
      <w:r w:rsidRPr="002746DC">
        <w:rPr>
          <w:rFonts w:ascii="Arial" w:hAnsi="Arial" w:cs="Arial"/>
          <w:sz w:val="21"/>
          <w:szCs w:val="21"/>
          <w:rPrChange w:id="482" w:author="De Jesus Borges, Thiago" w:date="2024-08-15T12:22:00Z" w16du:dateUtc="2024-08-15T16:22:00Z">
            <w:rPr>
              <w:rFonts w:ascii="Arial" w:hAnsi="Arial" w:cs="Arial"/>
            </w:rPr>
          </w:rPrChange>
        </w:rPr>
        <w:t>housekeeping genes, we reprocess and analyze 731 samples of public NGS RNA-Seq from the peripheral blood of kidney transplant recipients</w:t>
      </w:r>
      <w:ins w:id="483" w:author="De Jesus Borges, Thiago" w:date="2024-08-15T14:51:00Z" w16du:dateUtc="2024-08-15T18:51:00Z">
        <w:r>
          <w:rPr>
            <w:rFonts w:ascii="Arial" w:hAnsi="Arial" w:cs="Arial"/>
            <w:sz w:val="21"/>
            <w:szCs w:val="21"/>
          </w:rPr>
          <w:t xml:space="preserve"> (</w:t>
        </w:r>
        <w:r w:rsidRPr="0047037D">
          <w:rPr>
            <w:rFonts w:ascii="Arial" w:hAnsi="Arial" w:cs="Arial"/>
            <w:color w:val="FF0000"/>
            <w:sz w:val="21"/>
            <w:szCs w:val="21"/>
            <w:rPrChange w:id="484" w:author="De Jesus Borges, Thiago" w:date="2024-08-15T14:51:00Z" w16du:dateUtc="2024-08-15T18:51:00Z">
              <w:rPr>
                <w:rFonts w:ascii="Arial" w:hAnsi="Arial" w:cs="Arial"/>
                <w:sz w:val="21"/>
                <w:szCs w:val="21"/>
              </w:rPr>
            </w:rPrChange>
          </w:rPr>
          <w:t>Table 1?</w:t>
        </w:r>
        <w:r>
          <w:rPr>
            <w:rFonts w:ascii="Arial" w:hAnsi="Arial" w:cs="Arial"/>
            <w:sz w:val="21"/>
            <w:szCs w:val="21"/>
          </w:rPr>
          <w:t>)</w:t>
        </w:r>
      </w:ins>
      <w:r w:rsidRPr="002746DC">
        <w:rPr>
          <w:rFonts w:ascii="Arial" w:hAnsi="Arial" w:cs="Arial"/>
          <w:sz w:val="21"/>
          <w:szCs w:val="21"/>
          <w:rPrChange w:id="485" w:author="De Jesus Borges, Thiago" w:date="2024-08-15T12:22:00Z" w16du:dateUtc="2024-08-15T16:22:00Z">
            <w:rPr>
              <w:rFonts w:ascii="Arial" w:hAnsi="Arial" w:cs="Arial"/>
            </w:rPr>
          </w:rPrChange>
        </w:rPr>
        <w:t>. We set a pipeline to keep only genes with low variability in time</w:t>
      </w:r>
      <w:r w:rsidRPr="002746DC">
        <w:rPr>
          <w:rFonts w:ascii="Arial" w:hAnsi="Arial" w:cs="Arial"/>
          <w:spacing w:val="40"/>
          <w:sz w:val="21"/>
          <w:szCs w:val="21"/>
          <w:rPrChange w:id="486"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487" w:author="De Jesus Borges, Thiago" w:date="2024-08-15T12:22:00Z" w16du:dateUtc="2024-08-15T16:22:00Z">
            <w:rPr>
              <w:rFonts w:ascii="Arial" w:hAnsi="Arial" w:cs="Arial"/>
            </w:rPr>
          </w:rPrChange>
        </w:rPr>
        <w:t>and</w:t>
      </w:r>
      <w:r w:rsidRPr="002746DC">
        <w:rPr>
          <w:rFonts w:ascii="Arial" w:hAnsi="Arial" w:cs="Arial"/>
          <w:spacing w:val="-8"/>
          <w:sz w:val="21"/>
          <w:szCs w:val="21"/>
          <w:rPrChange w:id="488"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489" w:author="De Jesus Borges, Thiago" w:date="2024-08-15T12:22:00Z" w16du:dateUtc="2024-08-15T16:22:00Z">
            <w:rPr>
              <w:rFonts w:ascii="Arial" w:hAnsi="Arial" w:cs="Arial"/>
            </w:rPr>
          </w:rPrChange>
        </w:rPr>
        <w:t>for</w:t>
      </w:r>
      <w:r w:rsidRPr="002746DC">
        <w:rPr>
          <w:rFonts w:ascii="Arial" w:hAnsi="Arial" w:cs="Arial"/>
          <w:spacing w:val="-8"/>
          <w:sz w:val="21"/>
          <w:szCs w:val="21"/>
          <w:rPrChange w:id="490"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491" w:author="De Jesus Borges, Thiago" w:date="2024-08-15T12:22:00Z" w16du:dateUtc="2024-08-15T16:22:00Z">
            <w:rPr>
              <w:rFonts w:ascii="Arial" w:hAnsi="Arial" w:cs="Arial"/>
            </w:rPr>
          </w:rPrChange>
        </w:rPr>
        <w:t>different</w:t>
      </w:r>
      <w:r w:rsidRPr="002746DC">
        <w:rPr>
          <w:rFonts w:ascii="Arial" w:hAnsi="Arial" w:cs="Arial"/>
          <w:spacing w:val="-8"/>
          <w:sz w:val="21"/>
          <w:szCs w:val="21"/>
          <w:rPrChange w:id="492"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493" w:author="De Jesus Borges, Thiago" w:date="2024-08-15T12:22:00Z" w16du:dateUtc="2024-08-15T16:22:00Z">
            <w:rPr>
              <w:rFonts w:ascii="Arial" w:hAnsi="Arial" w:cs="Arial"/>
            </w:rPr>
          </w:rPrChange>
        </w:rPr>
        <w:t>clinical</w:t>
      </w:r>
      <w:r w:rsidRPr="002746DC">
        <w:rPr>
          <w:rFonts w:ascii="Arial" w:hAnsi="Arial" w:cs="Arial"/>
          <w:spacing w:val="-8"/>
          <w:sz w:val="21"/>
          <w:szCs w:val="21"/>
          <w:rPrChange w:id="494"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495" w:author="De Jesus Borges, Thiago" w:date="2024-08-15T12:22:00Z" w16du:dateUtc="2024-08-15T16:22:00Z">
            <w:rPr>
              <w:rFonts w:ascii="Arial" w:hAnsi="Arial" w:cs="Arial"/>
            </w:rPr>
          </w:rPrChange>
        </w:rPr>
        <w:t>outcomes:</w:t>
      </w:r>
      <w:r w:rsidRPr="002746DC">
        <w:rPr>
          <w:rFonts w:ascii="Arial" w:hAnsi="Arial" w:cs="Arial"/>
          <w:spacing w:val="-8"/>
          <w:sz w:val="21"/>
          <w:szCs w:val="21"/>
          <w:rPrChange w:id="496"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497" w:author="De Jesus Borges, Thiago" w:date="2024-08-15T12:22:00Z" w16du:dateUtc="2024-08-15T16:22:00Z">
            <w:rPr>
              <w:rFonts w:ascii="Arial" w:hAnsi="Arial" w:cs="Arial"/>
            </w:rPr>
          </w:rPrChange>
        </w:rPr>
        <w:t>pre-transplant,</w:t>
      </w:r>
      <w:r w:rsidRPr="002746DC">
        <w:rPr>
          <w:rFonts w:ascii="Arial" w:hAnsi="Arial" w:cs="Arial"/>
          <w:spacing w:val="-8"/>
          <w:sz w:val="21"/>
          <w:szCs w:val="21"/>
          <w:rPrChange w:id="498" w:author="De Jesus Borges, Thiago" w:date="2024-08-15T12:22:00Z" w16du:dateUtc="2024-08-15T16:22:00Z">
            <w:rPr>
              <w:rFonts w:ascii="Arial" w:hAnsi="Arial" w:cs="Arial"/>
              <w:spacing w:val="-8"/>
            </w:rPr>
          </w:rPrChange>
        </w:rPr>
        <w:t xml:space="preserve"> </w:t>
      </w:r>
      <w:r w:rsidR="00604B3D" w:rsidRPr="002746DC">
        <w:rPr>
          <w:rFonts w:ascii="Arial" w:hAnsi="Arial" w:cs="Arial"/>
          <w:sz w:val="21"/>
          <w:szCs w:val="21"/>
          <w:rPrChange w:id="499" w:author="De Jesus Borges, Thiago" w:date="2024-08-15T12:22:00Z" w16du:dateUtc="2024-08-15T16:22:00Z">
            <w:rPr>
              <w:rFonts w:ascii="Arial" w:hAnsi="Arial" w:cs="Arial"/>
            </w:rPr>
          </w:rPrChange>
        </w:rPr>
        <w:t>one</w:t>
      </w:r>
      <w:r w:rsidRPr="002746DC">
        <w:rPr>
          <w:rFonts w:ascii="Arial" w:hAnsi="Arial" w:cs="Arial"/>
          <w:spacing w:val="-8"/>
          <w:sz w:val="21"/>
          <w:szCs w:val="21"/>
          <w:rPrChange w:id="500"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501" w:author="De Jesus Borges, Thiago" w:date="2024-08-15T12:22:00Z" w16du:dateUtc="2024-08-15T16:22:00Z">
            <w:rPr>
              <w:rFonts w:ascii="Arial" w:hAnsi="Arial" w:cs="Arial"/>
            </w:rPr>
          </w:rPrChange>
        </w:rPr>
        <w:t>week,</w:t>
      </w:r>
      <w:r w:rsidRPr="002746DC">
        <w:rPr>
          <w:rFonts w:ascii="Arial" w:hAnsi="Arial" w:cs="Arial"/>
          <w:spacing w:val="-8"/>
          <w:sz w:val="21"/>
          <w:szCs w:val="21"/>
          <w:rPrChange w:id="502" w:author="De Jesus Borges, Thiago" w:date="2024-08-15T12:22:00Z" w16du:dateUtc="2024-08-15T16:22:00Z">
            <w:rPr>
              <w:rFonts w:ascii="Arial" w:hAnsi="Arial" w:cs="Arial"/>
              <w:spacing w:val="-8"/>
            </w:rPr>
          </w:rPrChange>
        </w:rPr>
        <w:t xml:space="preserve"> </w:t>
      </w:r>
      <w:r w:rsidR="00EA6E49" w:rsidRPr="002746DC">
        <w:rPr>
          <w:rFonts w:ascii="Arial" w:hAnsi="Arial" w:cs="Arial"/>
          <w:sz w:val="21"/>
          <w:szCs w:val="21"/>
          <w:rPrChange w:id="503" w:author="De Jesus Borges, Thiago" w:date="2024-08-15T12:22:00Z" w16du:dateUtc="2024-08-15T16:22:00Z">
            <w:rPr>
              <w:rFonts w:ascii="Arial" w:hAnsi="Arial" w:cs="Arial"/>
            </w:rPr>
          </w:rPrChange>
        </w:rPr>
        <w:t>three</w:t>
      </w:r>
      <w:r w:rsidRPr="002746DC">
        <w:rPr>
          <w:rFonts w:ascii="Arial" w:hAnsi="Arial" w:cs="Arial"/>
          <w:spacing w:val="-8"/>
          <w:sz w:val="21"/>
          <w:szCs w:val="21"/>
          <w:rPrChange w:id="504"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505" w:author="De Jesus Borges, Thiago" w:date="2024-08-15T12:22:00Z" w16du:dateUtc="2024-08-15T16:22:00Z">
            <w:rPr>
              <w:rFonts w:ascii="Arial" w:hAnsi="Arial" w:cs="Arial"/>
            </w:rPr>
          </w:rPrChange>
        </w:rPr>
        <w:t>or</w:t>
      </w:r>
      <w:r w:rsidRPr="002746DC">
        <w:rPr>
          <w:rFonts w:ascii="Arial" w:hAnsi="Arial" w:cs="Arial"/>
          <w:spacing w:val="-8"/>
          <w:sz w:val="21"/>
          <w:szCs w:val="21"/>
          <w:rPrChange w:id="506" w:author="De Jesus Borges, Thiago" w:date="2024-08-15T12:22:00Z" w16du:dateUtc="2024-08-15T16:22:00Z">
            <w:rPr>
              <w:rFonts w:ascii="Arial" w:hAnsi="Arial" w:cs="Arial"/>
              <w:spacing w:val="-8"/>
            </w:rPr>
          </w:rPrChange>
        </w:rPr>
        <w:t xml:space="preserve"> </w:t>
      </w:r>
      <w:r w:rsidR="00EA6E49" w:rsidRPr="002746DC">
        <w:rPr>
          <w:rFonts w:ascii="Arial" w:hAnsi="Arial" w:cs="Arial"/>
          <w:sz w:val="21"/>
          <w:szCs w:val="21"/>
          <w:rPrChange w:id="507" w:author="De Jesus Borges, Thiago" w:date="2024-08-15T12:22:00Z" w16du:dateUtc="2024-08-15T16:22:00Z">
            <w:rPr>
              <w:rFonts w:ascii="Arial" w:hAnsi="Arial" w:cs="Arial"/>
            </w:rPr>
          </w:rPrChange>
        </w:rPr>
        <w:t>six</w:t>
      </w:r>
      <w:r w:rsidRPr="002746DC">
        <w:rPr>
          <w:rFonts w:ascii="Arial" w:hAnsi="Arial" w:cs="Arial"/>
          <w:spacing w:val="-8"/>
          <w:sz w:val="21"/>
          <w:szCs w:val="21"/>
          <w:rPrChange w:id="508"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509" w:author="De Jesus Borges, Thiago" w:date="2024-08-15T12:22:00Z" w16du:dateUtc="2024-08-15T16:22:00Z">
            <w:rPr>
              <w:rFonts w:ascii="Arial" w:hAnsi="Arial" w:cs="Arial"/>
            </w:rPr>
          </w:rPrChange>
        </w:rPr>
        <w:t>months</w:t>
      </w:r>
      <w:r w:rsidRPr="002746DC">
        <w:rPr>
          <w:rFonts w:ascii="Arial" w:hAnsi="Arial" w:cs="Arial"/>
          <w:spacing w:val="-8"/>
          <w:sz w:val="21"/>
          <w:szCs w:val="21"/>
          <w:rPrChange w:id="510"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511" w:author="De Jesus Borges, Thiago" w:date="2024-08-15T12:22:00Z" w16du:dateUtc="2024-08-15T16:22:00Z">
            <w:rPr>
              <w:rFonts w:ascii="Arial" w:hAnsi="Arial" w:cs="Arial"/>
            </w:rPr>
          </w:rPrChange>
        </w:rPr>
        <w:t>after</w:t>
      </w:r>
      <w:r w:rsidRPr="002746DC">
        <w:rPr>
          <w:rFonts w:ascii="Arial" w:hAnsi="Arial" w:cs="Arial"/>
          <w:spacing w:val="-8"/>
          <w:sz w:val="21"/>
          <w:szCs w:val="21"/>
          <w:rPrChange w:id="512"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513" w:author="De Jesus Borges, Thiago" w:date="2024-08-15T12:22:00Z" w16du:dateUtc="2024-08-15T16:22:00Z">
            <w:rPr>
              <w:rFonts w:ascii="Arial" w:hAnsi="Arial" w:cs="Arial"/>
            </w:rPr>
          </w:rPrChange>
        </w:rPr>
        <w:t>transplantation;</w:t>
      </w:r>
      <w:r w:rsidRPr="002746DC">
        <w:rPr>
          <w:rFonts w:ascii="Arial" w:hAnsi="Arial" w:cs="Arial"/>
          <w:spacing w:val="-10"/>
          <w:sz w:val="21"/>
          <w:szCs w:val="21"/>
          <w:rPrChange w:id="514"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515" w:author="De Jesus Borges, Thiago" w:date="2024-08-15T12:22:00Z" w16du:dateUtc="2024-08-15T16:22:00Z">
            <w:rPr>
              <w:rFonts w:ascii="Arial" w:hAnsi="Arial" w:cs="Arial"/>
            </w:rPr>
          </w:rPrChange>
        </w:rPr>
        <w:t>non-rejection,</w:t>
      </w:r>
      <w:r w:rsidRPr="002746DC">
        <w:rPr>
          <w:rFonts w:ascii="Arial" w:hAnsi="Arial" w:cs="Arial"/>
          <w:spacing w:val="-10"/>
          <w:sz w:val="21"/>
          <w:szCs w:val="21"/>
          <w:rPrChange w:id="516"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517" w:author="De Jesus Borges, Thiago" w:date="2024-08-15T12:22:00Z" w16du:dateUtc="2024-08-15T16:22:00Z">
            <w:rPr>
              <w:rFonts w:ascii="Arial" w:hAnsi="Arial" w:cs="Arial"/>
            </w:rPr>
          </w:rPrChange>
        </w:rPr>
        <w:t>T-cell-mediated</w:t>
      </w:r>
      <w:r w:rsidRPr="002746DC">
        <w:rPr>
          <w:rFonts w:ascii="Arial" w:hAnsi="Arial" w:cs="Arial"/>
          <w:spacing w:val="-11"/>
          <w:sz w:val="21"/>
          <w:szCs w:val="21"/>
          <w:rPrChange w:id="518"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519" w:author="De Jesus Borges, Thiago" w:date="2024-08-15T12:22:00Z" w16du:dateUtc="2024-08-15T16:22:00Z">
            <w:rPr>
              <w:rFonts w:ascii="Arial" w:hAnsi="Arial" w:cs="Arial"/>
            </w:rPr>
          </w:rPrChange>
        </w:rPr>
        <w:t>rejection</w:t>
      </w:r>
      <w:r w:rsidRPr="002746DC">
        <w:rPr>
          <w:rFonts w:ascii="Arial" w:hAnsi="Arial" w:cs="Arial"/>
          <w:spacing w:val="-10"/>
          <w:sz w:val="21"/>
          <w:szCs w:val="21"/>
          <w:rPrChange w:id="520"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521" w:author="De Jesus Borges, Thiago" w:date="2024-08-15T12:22:00Z" w16du:dateUtc="2024-08-15T16:22:00Z">
            <w:rPr>
              <w:rFonts w:ascii="Arial" w:hAnsi="Arial" w:cs="Arial"/>
            </w:rPr>
          </w:rPrChange>
        </w:rPr>
        <w:t>(TCMR)</w:t>
      </w:r>
      <w:r w:rsidRPr="002746DC">
        <w:rPr>
          <w:rFonts w:ascii="Arial" w:hAnsi="Arial" w:cs="Arial"/>
          <w:spacing w:val="-10"/>
          <w:sz w:val="21"/>
          <w:szCs w:val="21"/>
          <w:rPrChange w:id="522"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523" w:author="De Jesus Borges, Thiago" w:date="2024-08-15T12:22:00Z" w16du:dateUtc="2024-08-15T16:22:00Z">
            <w:rPr>
              <w:rFonts w:ascii="Arial" w:hAnsi="Arial" w:cs="Arial"/>
            </w:rPr>
          </w:rPrChange>
        </w:rPr>
        <w:t>and</w:t>
      </w:r>
      <w:r w:rsidRPr="002746DC">
        <w:rPr>
          <w:rFonts w:ascii="Arial" w:hAnsi="Arial" w:cs="Arial"/>
          <w:spacing w:val="-10"/>
          <w:sz w:val="21"/>
          <w:szCs w:val="21"/>
          <w:rPrChange w:id="524" w:author="De Jesus Borges, Thiago" w:date="2024-08-15T12:22:00Z" w16du:dateUtc="2024-08-15T16:22:00Z">
            <w:rPr>
              <w:rFonts w:ascii="Arial" w:hAnsi="Arial" w:cs="Arial"/>
              <w:spacing w:val="-10"/>
            </w:rPr>
          </w:rPrChange>
        </w:rPr>
        <w:t xml:space="preserve"> </w:t>
      </w:r>
      <w:r w:rsidRPr="002746DC">
        <w:rPr>
          <w:rFonts w:ascii="Arial" w:hAnsi="Arial" w:cs="Arial"/>
          <w:sz w:val="21"/>
          <w:szCs w:val="21"/>
          <w:rPrChange w:id="525" w:author="De Jesus Borges, Thiago" w:date="2024-08-15T12:22:00Z" w16du:dateUtc="2024-08-15T16:22:00Z">
            <w:rPr>
              <w:rFonts w:ascii="Arial" w:hAnsi="Arial" w:cs="Arial"/>
            </w:rPr>
          </w:rPrChange>
        </w:rPr>
        <w:t>antibody-mediated rejection</w:t>
      </w:r>
      <w:r w:rsidRPr="002746DC">
        <w:rPr>
          <w:rFonts w:ascii="Arial" w:hAnsi="Arial" w:cs="Arial"/>
          <w:spacing w:val="-6"/>
          <w:sz w:val="21"/>
          <w:szCs w:val="21"/>
          <w:rPrChange w:id="52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27" w:author="De Jesus Borges, Thiago" w:date="2024-08-15T12:22:00Z" w16du:dateUtc="2024-08-15T16:22:00Z">
            <w:rPr>
              <w:rFonts w:ascii="Arial" w:hAnsi="Arial" w:cs="Arial"/>
            </w:rPr>
          </w:rPrChange>
        </w:rPr>
        <w:t>(ABMR)</w:t>
      </w:r>
      <w:r w:rsidRPr="002746DC">
        <w:rPr>
          <w:rFonts w:ascii="Arial" w:hAnsi="Arial" w:cs="Arial"/>
          <w:spacing w:val="-6"/>
          <w:sz w:val="21"/>
          <w:szCs w:val="21"/>
          <w:rPrChange w:id="52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29" w:author="De Jesus Borges, Thiago" w:date="2024-08-15T12:22:00Z" w16du:dateUtc="2024-08-15T16:22:00Z">
            <w:rPr>
              <w:rFonts w:ascii="Arial" w:hAnsi="Arial" w:cs="Arial"/>
            </w:rPr>
          </w:rPrChange>
        </w:rPr>
        <w:t>with</w:t>
      </w:r>
      <w:r w:rsidRPr="002746DC">
        <w:rPr>
          <w:rFonts w:ascii="Arial" w:hAnsi="Arial" w:cs="Arial"/>
          <w:spacing w:val="-6"/>
          <w:sz w:val="21"/>
          <w:szCs w:val="21"/>
          <w:rPrChange w:id="53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31" w:author="De Jesus Borges, Thiago" w:date="2024-08-15T12:22:00Z" w16du:dateUtc="2024-08-15T16:22:00Z">
            <w:rPr>
              <w:rFonts w:ascii="Arial" w:hAnsi="Arial" w:cs="Arial"/>
            </w:rPr>
          </w:rPrChange>
        </w:rPr>
        <w:t>or</w:t>
      </w:r>
      <w:r w:rsidRPr="002746DC">
        <w:rPr>
          <w:rFonts w:ascii="Arial" w:hAnsi="Arial" w:cs="Arial"/>
          <w:spacing w:val="-6"/>
          <w:sz w:val="21"/>
          <w:szCs w:val="21"/>
          <w:rPrChange w:id="53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33" w:author="De Jesus Borges, Thiago" w:date="2024-08-15T12:22:00Z" w16du:dateUtc="2024-08-15T16:22:00Z">
            <w:rPr>
              <w:rFonts w:ascii="Arial" w:hAnsi="Arial" w:cs="Arial"/>
            </w:rPr>
          </w:rPrChange>
        </w:rPr>
        <w:t>without</w:t>
      </w:r>
      <w:r w:rsidRPr="002746DC">
        <w:rPr>
          <w:rFonts w:ascii="Arial" w:hAnsi="Arial" w:cs="Arial"/>
          <w:spacing w:val="-6"/>
          <w:sz w:val="21"/>
          <w:szCs w:val="21"/>
          <w:rPrChange w:id="53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35" w:author="De Jesus Borges, Thiago" w:date="2024-08-15T12:22:00Z" w16du:dateUtc="2024-08-15T16:22:00Z">
            <w:rPr>
              <w:rFonts w:ascii="Arial" w:hAnsi="Arial" w:cs="Arial"/>
            </w:rPr>
          </w:rPrChange>
        </w:rPr>
        <w:t>donor-specific</w:t>
      </w:r>
      <w:r w:rsidRPr="002746DC">
        <w:rPr>
          <w:rFonts w:ascii="Arial" w:hAnsi="Arial" w:cs="Arial"/>
          <w:spacing w:val="-6"/>
          <w:sz w:val="21"/>
          <w:szCs w:val="21"/>
          <w:rPrChange w:id="53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37" w:author="De Jesus Borges, Thiago" w:date="2024-08-15T12:22:00Z" w16du:dateUtc="2024-08-15T16:22:00Z">
            <w:rPr>
              <w:rFonts w:ascii="Arial" w:hAnsi="Arial" w:cs="Arial"/>
            </w:rPr>
          </w:rPrChange>
        </w:rPr>
        <w:t>antibodies</w:t>
      </w:r>
      <w:r w:rsidRPr="002746DC">
        <w:rPr>
          <w:rFonts w:ascii="Arial" w:hAnsi="Arial" w:cs="Arial"/>
          <w:spacing w:val="-6"/>
          <w:sz w:val="21"/>
          <w:szCs w:val="21"/>
          <w:rPrChange w:id="53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39" w:author="De Jesus Borges, Thiago" w:date="2024-08-15T12:22:00Z" w16du:dateUtc="2024-08-15T16:22:00Z">
            <w:rPr>
              <w:rFonts w:ascii="Arial" w:hAnsi="Arial" w:cs="Arial"/>
            </w:rPr>
          </w:rPrChange>
        </w:rPr>
        <w:t>(DSA).</w:t>
      </w:r>
      <w:r w:rsidRPr="002746DC">
        <w:rPr>
          <w:rFonts w:ascii="Arial" w:hAnsi="Arial" w:cs="Arial"/>
          <w:spacing w:val="-6"/>
          <w:sz w:val="21"/>
          <w:szCs w:val="21"/>
          <w:rPrChange w:id="54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41" w:author="De Jesus Borges, Thiago" w:date="2024-08-15T12:22:00Z" w16du:dateUtc="2024-08-15T16:22:00Z">
            <w:rPr>
              <w:rFonts w:ascii="Arial" w:hAnsi="Arial" w:cs="Arial"/>
            </w:rPr>
          </w:rPrChange>
        </w:rPr>
        <w:t>First,</w:t>
      </w:r>
      <w:r w:rsidRPr="002746DC">
        <w:rPr>
          <w:rFonts w:ascii="Arial" w:hAnsi="Arial" w:cs="Arial"/>
          <w:spacing w:val="-6"/>
          <w:sz w:val="21"/>
          <w:szCs w:val="21"/>
          <w:rPrChange w:id="54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43" w:author="De Jesus Borges, Thiago" w:date="2024-08-15T12:22:00Z" w16du:dateUtc="2024-08-15T16:22:00Z">
            <w:rPr>
              <w:rFonts w:ascii="Arial" w:hAnsi="Arial" w:cs="Arial"/>
            </w:rPr>
          </w:rPrChange>
        </w:rPr>
        <w:t>we</w:t>
      </w:r>
      <w:r w:rsidRPr="002746DC">
        <w:rPr>
          <w:rFonts w:ascii="Arial" w:hAnsi="Arial" w:cs="Arial"/>
          <w:spacing w:val="-6"/>
          <w:sz w:val="21"/>
          <w:szCs w:val="21"/>
          <w:rPrChange w:id="54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545" w:author="De Jesus Borges, Thiago" w:date="2024-08-15T12:22:00Z" w16du:dateUtc="2024-08-15T16:22:00Z">
            <w:rPr>
              <w:rFonts w:ascii="Arial" w:hAnsi="Arial" w:cs="Arial"/>
            </w:rPr>
          </w:rPrChange>
        </w:rPr>
        <w:t xml:space="preserve">exclude </w:t>
      </w:r>
      <w:r w:rsidRPr="002746DC">
        <w:rPr>
          <w:rFonts w:ascii="Arial" w:hAnsi="Arial" w:cs="Arial"/>
          <w:spacing w:val="-2"/>
          <w:sz w:val="21"/>
          <w:szCs w:val="21"/>
          <w:rPrChange w:id="546" w:author="De Jesus Borges, Thiago" w:date="2024-08-15T12:22:00Z" w16du:dateUtc="2024-08-15T16:22:00Z">
            <w:rPr>
              <w:rFonts w:ascii="Arial" w:hAnsi="Arial" w:cs="Arial"/>
              <w:spacing w:val="-2"/>
            </w:rPr>
          </w:rPrChange>
        </w:rPr>
        <w:t>differentially</w:t>
      </w:r>
      <w:r w:rsidRPr="002746DC">
        <w:rPr>
          <w:rFonts w:ascii="Arial" w:hAnsi="Arial" w:cs="Arial"/>
          <w:spacing w:val="-10"/>
          <w:sz w:val="21"/>
          <w:szCs w:val="21"/>
          <w:rPrChange w:id="54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548" w:author="De Jesus Borges, Thiago" w:date="2024-08-15T12:22:00Z" w16du:dateUtc="2024-08-15T16:22:00Z">
            <w:rPr>
              <w:rFonts w:ascii="Arial" w:hAnsi="Arial" w:cs="Arial"/>
              <w:spacing w:val="-2"/>
            </w:rPr>
          </w:rPrChange>
        </w:rPr>
        <w:t>expressed</w:t>
      </w:r>
      <w:r w:rsidRPr="002746DC">
        <w:rPr>
          <w:rFonts w:ascii="Arial" w:hAnsi="Arial" w:cs="Arial"/>
          <w:spacing w:val="-10"/>
          <w:sz w:val="21"/>
          <w:szCs w:val="21"/>
          <w:rPrChange w:id="54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550"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551" w:author="De Jesus Borges, Thiago" w:date="2024-08-15T12:22:00Z" w16du:dateUtc="2024-08-15T16:22:00Z">
            <w:rPr>
              <w:rFonts w:ascii="Arial" w:hAnsi="Arial" w:cs="Arial"/>
              <w:spacing w:val="-10"/>
            </w:rPr>
          </w:rPrChange>
        </w:rPr>
        <w:t xml:space="preserve"> </w:t>
      </w:r>
      <w:r w:rsidR="00604B3D" w:rsidRPr="002746DC">
        <w:rPr>
          <w:rFonts w:ascii="Arial" w:hAnsi="Arial" w:cs="Arial"/>
          <w:spacing w:val="-2"/>
          <w:sz w:val="21"/>
          <w:szCs w:val="21"/>
          <w:rPrChange w:id="552" w:author="De Jesus Borges, Thiago" w:date="2024-08-15T12:22:00Z" w16du:dateUtc="2024-08-15T16:22:00Z">
            <w:rPr>
              <w:rFonts w:ascii="Arial" w:hAnsi="Arial" w:cs="Arial"/>
              <w:spacing w:val="-2"/>
            </w:rPr>
          </w:rPrChange>
        </w:rPr>
        <w:t xml:space="preserve">at three different time points, considering pre-transplant as the baseline and </w:t>
      </w:r>
      <w:r w:rsidR="00604B3D" w:rsidRPr="002746DC">
        <w:rPr>
          <w:rFonts w:ascii="Arial" w:hAnsi="Arial" w:cs="Arial"/>
          <w:spacing w:val="-10"/>
          <w:sz w:val="21"/>
          <w:szCs w:val="21"/>
          <w:rPrChange w:id="553" w:author="De Jesus Borges, Thiago" w:date="2024-08-15T12:22:00Z" w16du:dateUtc="2024-08-15T16:22:00Z">
            <w:rPr>
              <w:rFonts w:ascii="Arial" w:hAnsi="Arial" w:cs="Arial"/>
              <w:spacing w:val="-10"/>
            </w:rPr>
          </w:rPrChange>
        </w:rPr>
        <w:t>controlling for gender, ethnicity,</w:t>
      </w:r>
      <w:r w:rsidRPr="002746DC">
        <w:rPr>
          <w:rFonts w:ascii="Arial" w:hAnsi="Arial" w:cs="Arial"/>
          <w:sz w:val="21"/>
          <w:szCs w:val="21"/>
          <w:rPrChange w:id="554" w:author="De Jesus Borges, Thiago" w:date="2024-08-15T12:22:00Z" w16du:dateUtc="2024-08-15T16:22:00Z">
            <w:rPr>
              <w:rFonts w:ascii="Arial" w:hAnsi="Arial" w:cs="Arial"/>
            </w:rPr>
          </w:rPrChange>
        </w:rPr>
        <w:t xml:space="preserve"> and age. We calculate the </w:t>
      </w:r>
      <w:r w:rsidR="00604B3D" w:rsidRPr="002746DC">
        <w:rPr>
          <w:rFonts w:ascii="Arial" w:hAnsi="Arial" w:cs="Arial"/>
          <w:sz w:val="21"/>
          <w:szCs w:val="21"/>
          <w:rPrChange w:id="555" w:author="De Jesus Borges, Thiago" w:date="2024-08-15T12:22:00Z" w16du:dateUtc="2024-08-15T16:22:00Z">
            <w:rPr>
              <w:rFonts w:ascii="Arial" w:hAnsi="Arial" w:cs="Arial"/>
            </w:rPr>
          </w:rPrChange>
        </w:rPr>
        <w:t>non-differential expression genes between pre-transplant samples versus one week (Fig 2A), three months (Fig 2B), and six months (Fig 2C) after transplantation in 96 non-rejection</w:t>
      </w:r>
      <w:r w:rsidRPr="002746DC">
        <w:rPr>
          <w:rFonts w:ascii="Arial" w:hAnsi="Arial" w:cs="Arial"/>
          <w:spacing w:val="1"/>
          <w:sz w:val="21"/>
          <w:szCs w:val="21"/>
          <w:rPrChange w:id="556"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57" w:author="De Jesus Borges, Thiago" w:date="2024-08-15T12:22:00Z" w16du:dateUtc="2024-08-15T16:22:00Z">
            <w:rPr>
              <w:rFonts w:ascii="Arial" w:hAnsi="Arial" w:cs="Arial"/>
              <w:spacing w:val="-2"/>
            </w:rPr>
          </w:rPrChange>
        </w:rPr>
        <w:t>patients</w:t>
      </w:r>
      <w:r w:rsidRPr="002746DC">
        <w:rPr>
          <w:rFonts w:ascii="Arial" w:hAnsi="Arial" w:cs="Arial"/>
          <w:spacing w:val="1"/>
          <w:sz w:val="21"/>
          <w:szCs w:val="21"/>
          <w:rPrChange w:id="558"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59" w:author="De Jesus Borges, Thiago" w:date="2024-08-15T12:22:00Z" w16du:dateUtc="2024-08-15T16:22:00Z">
            <w:rPr>
              <w:rFonts w:ascii="Arial" w:hAnsi="Arial" w:cs="Arial"/>
              <w:spacing w:val="-2"/>
            </w:rPr>
          </w:rPrChange>
        </w:rPr>
        <w:t>from</w:t>
      </w:r>
      <w:r w:rsidRPr="002746DC">
        <w:rPr>
          <w:rFonts w:ascii="Arial" w:hAnsi="Arial" w:cs="Arial"/>
          <w:spacing w:val="1"/>
          <w:sz w:val="21"/>
          <w:szCs w:val="21"/>
          <w:rPrChange w:id="560"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61" w:author="De Jesus Borges, Thiago" w:date="2024-08-15T12:22:00Z" w16du:dateUtc="2024-08-15T16:22:00Z">
            <w:rPr>
              <w:rFonts w:ascii="Arial" w:hAnsi="Arial" w:cs="Arial"/>
              <w:spacing w:val="-2"/>
            </w:rPr>
          </w:rPrChange>
        </w:rPr>
        <w:t>study</w:t>
      </w:r>
      <w:r w:rsidRPr="002746DC">
        <w:rPr>
          <w:rFonts w:ascii="Arial" w:hAnsi="Arial" w:cs="Arial"/>
          <w:spacing w:val="1"/>
          <w:sz w:val="21"/>
          <w:szCs w:val="21"/>
          <w:rPrChange w:id="562"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63" w:author="De Jesus Borges, Thiago" w:date="2024-08-15T12:22:00Z" w16du:dateUtc="2024-08-15T16:22:00Z">
            <w:rPr>
              <w:rFonts w:ascii="Arial" w:hAnsi="Arial" w:cs="Arial"/>
              <w:spacing w:val="-2"/>
            </w:rPr>
          </w:rPrChange>
        </w:rPr>
        <w:t>GSE86884</w:t>
      </w:r>
      <w:r w:rsidRPr="002746DC">
        <w:rPr>
          <w:rFonts w:ascii="Arial" w:hAnsi="Arial" w:cs="Arial"/>
          <w:spacing w:val="1"/>
          <w:sz w:val="21"/>
          <w:szCs w:val="21"/>
          <w:rPrChange w:id="564"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65" w:author="De Jesus Borges, Thiago" w:date="2024-08-15T12:22:00Z" w16du:dateUtc="2024-08-15T16:22:00Z">
            <w:rPr>
              <w:rFonts w:ascii="Arial" w:hAnsi="Arial" w:cs="Arial"/>
              <w:spacing w:val="-2"/>
            </w:rPr>
          </w:rPrChange>
        </w:rPr>
        <w:t>[</w:t>
      </w:r>
      <w:r w:rsidRPr="002746DC">
        <w:rPr>
          <w:sz w:val="21"/>
          <w:szCs w:val="21"/>
          <w:rPrChange w:id="566" w:author="De Jesus Borges, Thiago" w:date="2024-08-15T12:22:00Z" w16du:dateUtc="2024-08-15T16:22:00Z">
            <w:rPr/>
          </w:rPrChange>
        </w:rPr>
        <w:fldChar w:fldCharType="begin"/>
      </w:r>
      <w:r w:rsidRPr="002746DC">
        <w:rPr>
          <w:sz w:val="21"/>
          <w:szCs w:val="21"/>
          <w:rPrChange w:id="567" w:author="De Jesus Borges, Thiago" w:date="2024-08-15T12:22:00Z" w16du:dateUtc="2024-08-15T16:22:00Z">
            <w:rPr/>
          </w:rPrChange>
        </w:rPr>
        <w:instrText>HYPERLINK \l "_bookmark20"</w:instrText>
      </w:r>
      <w:r w:rsidRPr="00EB5EE6">
        <w:rPr>
          <w:sz w:val="21"/>
          <w:szCs w:val="21"/>
        </w:rPr>
      </w:r>
      <w:r w:rsidRPr="002746DC">
        <w:rPr>
          <w:sz w:val="21"/>
          <w:szCs w:val="21"/>
          <w:rPrChange w:id="568"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569" w:author="De Jesus Borges, Thiago" w:date="2024-08-15T12:22:00Z" w16du:dateUtc="2024-08-15T16:22:00Z">
            <w:rPr>
              <w:rFonts w:ascii="Arial" w:hAnsi="Arial" w:cs="Arial"/>
              <w:color w:val="0000FF"/>
              <w:spacing w:val="-2"/>
            </w:rPr>
          </w:rPrChange>
        </w:rPr>
        <w:t>20</w:t>
      </w:r>
      <w:r w:rsidRPr="002746DC">
        <w:rPr>
          <w:rFonts w:ascii="Arial" w:hAnsi="Arial" w:cs="Arial"/>
          <w:color w:val="0000FF"/>
          <w:spacing w:val="-2"/>
          <w:sz w:val="21"/>
          <w:szCs w:val="21"/>
          <w:rPrChange w:id="570"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571" w:author="De Jesus Borges, Thiago" w:date="2024-08-15T12:22:00Z" w16du:dateUtc="2024-08-15T16:22:00Z">
            <w:rPr>
              <w:rFonts w:ascii="Arial" w:hAnsi="Arial" w:cs="Arial"/>
              <w:spacing w:val="-2"/>
            </w:rPr>
          </w:rPrChange>
        </w:rPr>
        <w:t>].</w:t>
      </w:r>
      <w:r w:rsidRPr="002746DC">
        <w:rPr>
          <w:rFonts w:ascii="Arial" w:hAnsi="Arial" w:cs="Arial"/>
          <w:spacing w:val="2"/>
          <w:sz w:val="21"/>
          <w:szCs w:val="21"/>
          <w:rPrChange w:id="572"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573" w:author="De Jesus Borges, Thiago" w:date="2024-08-15T12:22:00Z" w16du:dateUtc="2024-08-15T16:22:00Z">
            <w:rPr>
              <w:rFonts w:ascii="Arial" w:hAnsi="Arial" w:cs="Arial"/>
              <w:spacing w:val="-2"/>
            </w:rPr>
          </w:rPrChange>
        </w:rPr>
        <w:t>We</w:t>
      </w:r>
      <w:r w:rsidRPr="002746DC">
        <w:rPr>
          <w:rFonts w:ascii="Arial" w:hAnsi="Arial" w:cs="Arial"/>
          <w:spacing w:val="1"/>
          <w:sz w:val="21"/>
          <w:szCs w:val="21"/>
          <w:rPrChange w:id="574"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75" w:author="De Jesus Borges, Thiago" w:date="2024-08-15T12:22:00Z" w16du:dateUtc="2024-08-15T16:22:00Z">
            <w:rPr>
              <w:rFonts w:ascii="Arial" w:hAnsi="Arial" w:cs="Arial"/>
              <w:spacing w:val="-2"/>
            </w:rPr>
          </w:rPrChange>
        </w:rPr>
        <w:t>then</w:t>
      </w:r>
      <w:r w:rsidRPr="002746DC">
        <w:rPr>
          <w:rFonts w:ascii="Arial" w:hAnsi="Arial" w:cs="Arial"/>
          <w:spacing w:val="1"/>
          <w:sz w:val="21"/>
          <w:szCs w:val="21"/>
          <w:rPrChange w:id="576"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77" w:author="De Jesus Borges, Thiago" w:date="2024-08-15T12:22:00Z" w16du:dateUtc="2024-08-15T16:22:00Z">
            <w:rPr>
              <w:rFonts w:ascii="Arial" w:hAnsi="Arial" w:cs="Arial"/>
              <w:spacing w:val="-2"/>
            </w:rPr>
          </w:rPrChange>
        </w:rPr>
        <w:t>select</w:t>
      </w:r>
      <w:r w:rsidRPr="002746DC">
        <w:rPr>
          <w:rFonts w:ascii="Arial" w:hAnsi="Arial" w:cs="Arial"/>
          <w:spacing w:val="1"/>
          <w:sz w:val="21"/>
          <w:szCs w:val="21"/>
          <w:rPrChange w:id="578"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79" w:author="De Jesus Borges, Thiago" w:date="2024-08-15T12:22:00Z" w16du:dateUtc="2024-08-15T16:22:00Z">
            <w:rPr>
              <w:rFonts w:ascii="Arial" w:hAnsi="Arial" w:cs="Arial"/>
              <w:spacing w:val="-2"/>
            </w:rPr>
          </w:rPrChange>
        </w:rPr>
        <w:t>the</w:t>
      </w:r>
      <w:r w:rsidRPr="002746DC">
        <w:rPr>
          <w:rFonts w:ascii="Arial" w:hAnsi="Arial" w:cs="Arial"/>
          <w:spacing w:val="1"/>
          <w:sz w:val="21"/>
          <w:szCs w:val="21"/>
          <w:rPrChange w:id="580"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81" w:author="De Jesus Borges, Thiago" w:date="2024-08-15T12:22:00Z" w16du:dateUtc="2024-08-15T16:22:00Z">
            <w:rPr>
              <w:rFonts w:ascii="Arial" w:hAnsi="Arial" w:cs="Arial"/>
              <w:spacing w:val="-2"/>
            </w:rPr>
          </w:rPrChange>
        </w:rPr>
        <w:t>genes</w:t>
      </w:r>
      <w:r w:rsidRPr="002746DC">
        <w:rPr>
          <w:rFonts w:ascii="Arial" w:hAnsi="Arial" w:cs="Arial"/>
          <w:spacing w:val="1"/>
          <w:sz w:val="21"/>
          <w:szCs w:val="21"/>
          <w:rPrChange w:id="582"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583" w:author="De Jesus Borges, Thiago" w:date="2024-08-15T12:22:00Z" w16du:dateUtc="2024-08-15T16:22:00Z">
            <w:rPr>
              <w:rFonts w:ascii="Arial" w:hAnsi="Arial" w:cs="Arial"/>
              <w:spacing w:val="-2"/>
            </w:rPr>
          </w:rPrChange>
        </w:rPr>
        <w:t>that</w:t>
      </w:r>
      <w:r w:rsidRPr="002746DC">
        <w:rPr>
          <w:rFonts w:ascii="Arial" w:hAnsi="Arial" w:cs="Arial"/>
          <w:spacing w:val="2"/>
          <w:sz w:val="21"/>
          <w:szCs w:val="21"/>
          <w:rPrChange w:id="584"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585" w:author="De Jesus Borges, Thiago" w:date="2024-08-15T12:22:00Z" w16du:dateUtc="2024-08-15T16:22:00Z">
            <w:rPr>
              <w:rFonts w:ascii="Arial" w:hAnsi="Arial" w:cs="Arial"/>
              <w:spacing w:val="-2"/>
            </w:rPr>
          </w:rPrChange>
        </w:rPr>
        <w:t>exhibit</w:t>
      </w:r>
      <w:r w:rsidRPr="002746DC">
        <w:rPr>
          <w:rFonts w:ascii="Arial" w:hAnsi="Arial" w:cs="Arial"/>
          <w:spacing w:val="1"/>
          <w:sz w:val="21"/>
          <w:szCs w:val="21"/>
          <w:rPrChange w:id="586" w:author="De Jesus Borges, Thiago" w:date="2024-08-15T12:22:00Z" w16du:dateUtc="2024-08-15T16:22:00Z">
            <w:rPr>
              <w:rFonts w:ascii="Arial" w:hAnsi="Arial" w:cs="Arial"/>
              <w:spacing w:val="1"/>
            </w:rPr>
          </w:rPrChange>
        </w:rPr>
        <w:t xml:space="preserve"> </w:t>
      </w:r>
      <w:r w:rsidRPr="002746DC">
        <w:rPr>
          <w:rFonts w:ascii="Arial" w:hAnsi="Arial" w:cs="Arial"/>
          <w:spacing w:val="-10"/>
          <w:sz w:val="21"/>
          <w:szCs w:val="21"/>
          <w:rPrChange w:id="587" w:author="De Jesus Borges, Thiago" w:date="2024-08-15T12:22:00Z" w16du:dateUtc="2024-08-15T16:22:00Z">
            <w:rPr>
              <w:rFonts w:ascii="Arial" w:hAnsi="Arial" w:cs="Arial"/>
              <w:spacing w:val="-10"/>
            </w:rPr>
          </w:rPrChange>
        </w:rPr>
        <w:t>a</w:t>
      </w:r>
      <w:r w:rsidR="000A7174" w:rsidRPr="002746DC">
        <w:rPr>
          <w:rFonts w:ascii="Arial" w:hAnsi="Arial" w:cs="Arial"/>
          <w:spacing w:val="-10"/>
          <w:sz w:val="21"/>
          <w:szCs w:val="21"/>
          <w:rPrChange w:id="58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589" w:author="De Jesus Borges, Thiago" w:date="2024-08-15T12:22:00Z" w16du:dateUtc="2024-08-15T16:22:00Z">
            <w:rPr>
              <w:rFonts w:ascii="Arial" w:hAnsi="Arial" w:cs="Arial"/>
              <w:spacing w:val="-2"/>
            </w:rPr>
          </w:rPrChange>
        </w:rPr>
        <w:t>log2FoldChange</w:t>
      </w:r>
      <w:r w:rsidRPr="002746DC">
        <w:rPr>
          <w:rFonts w:ascii="Arial" w:hAnsi="Arial" w:cs="Arial"/>
          <w:spacing w:val="6"/>
          <w:sz w:val="21"/>
          <w:szCs w:val="21"/>
          <w:rPrChange w:id="590"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591" w:author="De Jesus Borges, Thiago" w:date="2024-08-15T12:22:00Z" w16du:dateUtc="2024-08-15T16:22:00Z">
            <w:rPr>
              <w:rFonts w:ascii="Arial" w:hAnsi="Arial" w:cs="Arial"/>
              <w:spacing w:val="-2"/>
            </w:rPr>
          </w:rPrChange>
        </w:rPr>
        <w:t>between</w:t>
      </w:r>
      <w:r w:rsidRPr="002746DC">
        <w:rPr>
          <w:rFonts w:ascii="Arial" w:hAnsi="Arial" w:cs="Arial"/>
          <w:spacing w:val="7"/>
          <w:sz w:val="21"/>
          <w:szCs w:val="21"/>
          <w:rPrChange w:id="592"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593" w:author="De Jesus Borges, Thiago" w:date="2024-08-15T12:22:00Z" w16du:dateUtc="2024-08-15T16:22:00Z">
            <w:rPr>
              <w:rFonts w:ascii="Arial" w:hAnsi="Arial" w:cs="Arial"/>
              <w:spacing w:val="-2"/>
            </w:rPr>
          </w:rPrChange>
        </w:rPr>
        <w:t>-0.5</w:t>
      </w:r>
      <w:r w:rsidRPr="002746DC">
        <w:rPr>
          <w:rFonts w:ascii="Arial" w:hAnsi="Arial" w:cs="Arial"/>
          <w:spacing w:val="7"/>
          <w:sz w:val="21"/>
          <w:szCs w:val="21"/>
          <w:rPrChange w:id="594"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595" w:author="De Jesus Borges, Thiago" w:date="2024-08-15T12:22:00Z" w16du:dateUtc="2024-08-15T16:22:00Z">
            <w:rPr>
              <w:rFonts w:ascii="Arial" w:hAnsi="Arial" w:cs="Arial"/>
              <w:spacing w:val="-2"/>
            </w:rPr>
          </w:rPrChange>
        </w:rPr>
        <w:t>and</w:t>
      </w:r>
      <w:r w:rsidRPr="002746DC">
        <w:rPr>
          <w:rFonts w:ascii="Arial" w:hAnsi="Arial" w:cs="Arial"/>
          <w:spacing w:val="7"/>
          <w:sz w:val="21"/>
          <w:szCs w:val="21"/>
          <w:rPrChange w:id="596"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597" w:author="De Jesus Borges, Thiago" w:date="2024-08-15T12:22:00Z" w16du:dateUtc="2024-08-15T16:22:00Z">
            <w:rPr>
              <w:rFonts w:ascii="Arial" w:hAnsi="Arial" w:cs="Arial"/>
              <w:spacing w:val="-2"/>
            </w:rPr>
          </w:rPrChange>
        </w:rPr>
        <w:t>+0.5</w:t>
      </w:r>
      <w:r w:rsidRPr="002746DC">
        <w:rPr>
          <w:rFonts w:ascii="Arial" w:hAnsi="Arial" w:cs="Arial"/>
          <w:spacing w:val="7"/>
          <w:sz w:val="21"/>
          <w:szCs w:val="21"/>
          <w:rPrChange w:id="598"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599" w:author="De Jesus Borges, Thiago" w:date="2024-08-15T12:22:00Z" w16du:dateUtc="2024-08-15T16:22:00Z">
            <w:rPr>
              <w:rFonts w:ascii="Arial" w:hAnsi="Arial" w:cs="Arial"/>
              <w:spacing w:val="-2"/>
            </w:rPr>
          </w:rPrChange>
        </w:rPr>
        <w:t>with</w:t>
      </w:r>
      <w:r w:rsidRPr="002746DC">
        <w:rPr>
          <w:rFonts w:ascii="Arial" w:hAnsi="Arial" w:cs="Arial"/>
          <w:spacing w:val="7"/>
          <w:sz w:val="21"/>
          <w:szCs w:val="21"/>
          <w:rPrChange w:id="600"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601" w:author="De Jesus Borges, Thiago" w:date="2024-08-15T12:22:00Z" w16du:dateUtc="2024-08-15T16:22:00Z">
            <w:rPr>
              <w:rFonts w:ascii="Arial" w:hAnsi="Arial" w:cs="Arial"/>
              <w:spacing w:val="-2"/>
            </w:rPr>
          </w:rPrChange>
        </w:rPr>
        <w:t>adjusted</w:t>
      </w:r>
      <w:r w:rsidRPr="002746DC">
        <w:rPr>
          <w:rFonts w:ascii="Arial" w:hAnsi="Arial" w:cs="Arial"/>
          <w:spacing w:val="7"/>
          <w:sz w:val="21"/>
          <w:szCs w:val="21"/>
          <w:rPrChange w:id="602"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603" w:author="De Jesus Borges, Thiago" w:date="2024-08-15T12:22:00Z" w16du:dateUtc="2024-08-15T16:22:00Z">
            <w:rPr>
              <w:rFonts w:ascii="Arial" w:hAnsi="Arial" w:cs="Arial"/>
              <w:spacing w:val="-2"/>
            </w:rPr>
          </w:rPrChange>
        </w:rPr>
        <w:t>p-value</w:t>
      </w:r>
      <w:r w:rsidRPr="002746DC">
        <w:rPr>
          <w:rFonts w:ascii="Arial" w:hAnsi="Arial" w:cs="Arial"/>
          <w:spacing w:val="6"/>
          <w:sz w:val="21"/>
          <w:szCs w:val="21"/>
          <w:rPrChange w:id="604" w:author="De Jesus Borges, Thiago" w:date="2024-08-15T12:22:00Z" w16du:dateUtc="2024-08-15T16:22:00Z">
            <w:rPr>
              <w:rFonts w:ascii="Arial" w:hAnsi="Arial" w:cs="Arial"/>
              <w:spacing w:val="6"/>
            </w:rPr>
          </w:rPrChange>
        </w:rPr>
        <w:t xml:space="preserve"> </w:t>
      </w:r>
      <w:r w:rsidRPr="002746DC">
        <w:rPr>
          <w:rFonts w:ascii="Arial" w:hAnsi="Arial" w:cs="Arial"/>
          <w:i/>
          <w:spacing w:val="-2"/>
          <w:sz w:val="21"/>
          <w:szCs w:val="21"/>
          <w:rPrChange w:id="605" w:author="De Jesus Borges, Thiago" w:date="2024-08-15T12:22:00Z" w16du:dateUtc="2024-08-15T16:22:00Z">
            <w:rPr>
              <w:rFonts w:ascii="Arial" w:hAnsi="Arial" w:cs="Arial"/>
              <w:i/>
              <w:spacing w:val="-2"/>
            </w:rPr>
          </w:rPrChange>
        </w:rPr>
        <w:t>≤</w:t>
      </w:r>
      <w:r w:rsidRPr="002746DC">
        <w:rPr>
          <w:rFonts w:ascii="Arial" w:hAnsi="Arial" w:cs="Arial"/>
          <w:i/>
          <w:spacing w:val="-13"/>
          <w:sz w:val="21"/>
          <w:szCs w:val="21"/>
          <w:rPrChange w:id="606" w:author="De Jesus Borges, Thiago" w:date="2024-08-15T12:22:00Z" w16du:dateUtc="2024-08-15T16:22:00Z">
            <w:rPr>
              <w:rFonts w:ascii="Arial" w:hAnsi="Arial" w:cs="Arial"/>
              <w:i/>
              <w:spacing w:val="-13"/>
            </w:rPr>
          </w:rPrChange>
        </w:rPr>
        <w:t xml:space="preserve"> </w:t>
      </w:r>
      <w:r w:rsidRPr="002746DC">
        <w:rPr>
          <w:rFonts w:ascii="Arial" w:hAnsi="Arial" w:cs="Arial"/>
          <w:spacing w:val="-2"/>
          <w:sz w:val="21"/>
          <w:szCs w:val="21"/>
          <w:rPrChange w:id="607" w:author="De Jesus Borges, Thiago" w:date="2024-08-15T12:22:00Z" w16du:dateUtc="2024-08-15T16:22:00Z">
            <w:rPr>
              <w:rFonts w:ascii="Arial" w:hAnsi="Arial" w:cs="Arial"/>
              <w:spacing w:val="-2"/>
            </w:rPr>
          </w:rPrChange>
        </w:rPr>
        <w:t>0.05</w:t>
      </w:r>
      <w:r w:rsidRPr="002746DC">
        <w:rPr>
          <w:rFonts w:ascii="Arial" w:hAnsi="Arial" w:cs="Arial"/>
          <w:spacing w:val="7"/>
          <w:sz w:val="21"/>
          <w:szCs w:val="21"/>
          <w:rPrChange w:id="608"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609" w:author="De Jesus Borges, Thiago" w:date="2024-08-15T12:22:00Z" w16du:dateUtc="2024-08-15T16:22:00Z">
            <w:rPr>
              <w:rFonts w:ascii="Arial" w:hAnsi="Arial" w:cs="Arial"/>
              <w:spacing w:val="-2"/>
            </w:rPr>
          </w:rPrChange>
        </w:rPr>
        <w:t>across</w:t>
      </w:r>
      <w:r w:rsidRPr="002746DC">
        <w:rPr>
          <w:rFonts w:ascii="Arial" w:hAnsi="Arial" w:cs="Arial"/>
          <w:spacing w:val="7"/>
          <w:sz w:val="21"/>
          <w:szCs w:val="21"/>
          <w:rPrChange w:id="610"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611" w:author="De Jesus Borges, Thiago" w:date="2024-08-15T12:22:00Z" w16du:dateUtc="2024-08-15T16:22:00Z">
            <w:rPr>
              <w:rFonts w:ascii="Arial" w:hAnsi="Arial" w:cs="Arial"/>
              <w:spacing w:val="-2"/>
            </w:rPr>
          </w:rPrChange>
        </w:rPr>
        <w:t>all</w:t>
      </w:r>
      <w:r w:rsidRPr="002746DC">
        <w:rPr>
          <w:rFonts w:ascii="Arial" w:hAnsi="Arial" w:cs="Arial"/>
          <w:spacing w:val="7"/>
          <w:sz w:val="21"/>
          <w:szCs w:val="21"/>
          <w:rPrChange w:id="612"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613" w:author="De Jesus Borges, Thiago" w:date="2024-08-15T12:22:00Z" w16du:dateUtc="2024-08-15T16:22:00Z">
            <w:rPr>
              <w:rFonts w:ascii="Arial" w:hAnsi="Arial" w:cs="Arial"/>
              <w:spacing w:val="-4"/>
            </w:rPr>
          </w:rPrChange>
        </w:rPr>
        <w:t>com</w:t>
      </w:r>
      <w:r w:rsidRPr="002746DC">
        <w:rPr>
          <w:rFonts w:ascii="Arial" w:hAnsi="Arial" w:cs="Arial"/>
          <w:spacing w:val="-2"/>
          <w:sz w:val="21"/>
          <w:szCs w:val="21"/>
          <w:rPrChange w:id="614" w:author="De Jesus Borges, Thiago" w:date="2024-08-15T12:22:00Z" w16du:dateUtc="2024-08-15T16:22:00Z">
            <w:rPr>
              <w:rFonts w:ascii="Arial" w:hAnsi="Arial" w:cs="Arial"/>
              <w:spacing w:val="-2"/>
            </w:rPr>
          </w:rPrChange>
        </w:rPr>
        <w:t>parisons:</w:t>
      </w:r>
      <w:r w:rsidRPr="002746DC">
        <w:rPr>
          <w:rFonts w:ascii="Arial" w:hAnsi="Arial" w:cs="Arial"/>
          <w:spacing w:val="-4"/>
          <w:sz w:val="21"/>
          <w:szCs w:val="21"/>
          <w:rPrChange w:id="61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16" w:author="De Jesus Borges, Thiago" w:date="2024-08-15T12:22:00Z" w16du:dateUtc="2024-08-15T16:22:00Z">
            <w:rPr>
              <w:rFonts w:ascii="Arial" w:hAnsi="Arial" w:cs="Arial"/>
              <w:spacing w:val="-2"/>
            </w:rPr>
          </w:rPrChange>
        </w:rPr>
        <w:t>pre-transplant</w:t>
      </w:r>
      <w:r w:rsidRPr="002746DC">
        <w:rPr>
          <w:rFonts w:ascii="Arial" w:hAnsi="Arial" w:cs="Arial"/>
          <w:spacing w:val="-4"/>
          <w:sz w:val="21"/>
          <w:szCs w:val="21"/>
          <w:rPrChange w:id="61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18" w:author="De Jesus Borges, Thiago" w:date="2024-08-15T12:22:00Z" w16du:dateUtc="2024-08-15T16:22:00Z">
            <w:rPr>
              <w:rFonts w:ascii="Arial" w:hAnsi="Arial" w:cs="Arial"/>
              <w:spacing w:val="-2"/>
            </w:rPr>
          </w:rPrChange>
        </w:rPr>
        <w:t>vs.</w:t>
      </w:r>
      <w:r w:rsidRPr="002746DC">
        <w:rPr>
          <w:rFonts w:ascii="Arial" w:hAnsi="Arial" w:cs="Arial"/>
          <w:spacing w:val="-5"/>
          <w:sz w:val="21"/>
          <w:szCs w:val="21"/>
          <w:rPrChange w:id="619" w:author="De Jesus Borges, Thiago" w:date="2024-08-15T12:22:00Z" w16du:dateUtc="2024-08-15T16:22:00Z">
            <w:rPr>
              <w:rFonts w:ascii="Arial" w:hAnsi="Arial" w:cs="Arial"/>
              <w:spacing w:val="-5"/>
            </w:rPr>
          </w:rPrChange>
        </w:rPr>
        <w:t xml:space="preserve"> </w:t>
      </w:r>
      <w:r w:rsidR="00604B3D" w:rsidRPr="002746DC">
        <w:rPr>
          <w:rFonts w:ascii="Arial" w:hAnsi="Arial" w:cs="Arial"/>
          <w:spacing w:val="-2"/>
          <w:sz w:val="21"/>
          <w:szCs w:val="21"/>
          <w:rPrChange w:id="620" w:author="De Jesus Borges, Thiago" w:date="2024-08-15T12:22:00Z" w16du:dateUtc="2024-08-15T16:22:00Z">
            <w:rPr>
              <w:rFonts w:ascii="Arial" w:hAnsi="Arial" w:cs="Arial"/>
              <w:spacing w:val="-2"/>
            </w:rPr>
          </w:rPrChange>
        </w:rPr>
        <w:t>one</w:t>
      </w:r>
      <w:r w:rsidRPr="002746DC">
        <w:rPr>
          <w:rFonts w:ascii="Arial" w:hAnsi="Arial" w:cs="Arial"/>
          <w:spacing w:val="-5"/>
          <w:sz w:val="21"/>
          <w:szCs w:val="21"/>
          <w:rPrChange w:id="62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622" w:author="De Jesus Borges, Thiago" w:date="2024-08-15T12:22:00Z" w16du:dateUtc="2024-08-15T16:22:00Z">
            <w:rPr>
              <w:rFonts w:ascii="Arial" w:hAnsi="Arial" w:cs="Arial"/>
              <w:spacing w:val="-2"/>
            </w:rPr>
          </w:rPrChange>
        </w:rPr>
        <w:t>week,</w:t>
      </w:r>
      <w:r w:rsidRPr="002746DC">
        <w:rPr>
          <w:rFonts w:ascii="Arial" w:hAnsi="Arial" w:cs="Arial"/>
          <w:spacing w:val="-4"/>
          <w:sz w:val="21"/>
          <w:szCs w:val="21"/>
          <w:rPrChange w:id="623" w:author="De Jesus Borges, Thiago" w:date="2024-08-15T12:22:00Z" w16du:dateUtc="2024-08-15T16:22:00Z">
            <w:rPr>
              <w:rFonts w:ascii="Arial" w:hAnsi="Arial" w:cs="Arial"/>
              <w:spacing w:val="-4"/>
            </w:rPr>
          </w:rPrChange>
        </w:rPr>
        <w:t xml:space="preserve"> </w:t>
      </w:r>
      <w:r w:rsidR="00604B3D" w:rsidRPr="002746DC">
        <w:rPr>
          <w:rFonts w:ascii="Arial" w:hAnsi="Arial" w:cs="Arial"/>
          <w:spacing w:val="-2"/>
          <w:sz w:val="21"/>
          <w:szCs w:val="21"/>
          <w:rPrChange w:id="624" w:author="De Jesus Borges, Thiago" w:date="2024-08-15T12:22:00Z" w16du:dateUtc="2024-08-15T16:22:00Z">
            <w:rPr>
              <w:rFonts w:ascii="Arial" w:hAnsi="Arial" w:cs="Arial"/>
              <w:spacing w:val="-2"/>
            </w:rPr>
          </w:rPrChange>
        </w:rPr>
        <w:t>three</w:t>
      </w:r>
      <w:r w:rsidRPr="002746DC">
        <w:rPr>
          <w:rFonts w:ascii="Arial" w:hAnsi="Arial" w:cs="Arial"/>
          <w:spacing w:val="-4"/>
          <w:sz w:val="21"/>
          <w:szCs w:val="21"/>
          <w:rPrChange w:id="62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26" w:author="De Jesus Borges, Thiago" w:date="2024-08-15T12:22:00Z" w16du:dateUtc="2024-08-15T16:22:00Z">
            <w:rPr>
              <w:rFonts w:ascii="Arial" w:hAnsi="Arial" w:cs="Arial"/>
              <w:spacing w:val="-2"/>
            </w:rPr>
          </w:rPrChange>
        </w:rPr>
        <w:t>months,</w:t>
      </w:r>
      <w:r w:rsidRPr="002746DC">
        <w:rPr>
          <w:rFonts w:ascii="Arial" w:hAnsi="Arial" w:cs="Arial"/>
          <w:spacing w:val="-4"/>
          <w:sz w:val="21"/>
          <w:szCs w:val="21"/>
          <w:rPrChange w:id="62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28" w:author="De Jesus Borges, Thiago" w:date="2024-08-15T12:22:00Z" w16du:dateUtc="2024-08-15T16:22:00Z">
            <w:rPr>
              <w:rFonts w:ascii="Arial" w:hAnsi="Arial" w:cs="Arial"/>
              <w:spacing w:val="-2"/>
            </w:rPr>
          </w:rPrChange>
        </w:rPr>
        <w:t>and</w:t>
      </w:r>
      <w:r w:rsidRPr="002746DC">
        <w:rPr>
          <w:rFonts w:ascii="Arial" w:hAnsi="Arial" w:cs="Arial"/>
          <w:spacing w:val="-5"/>
          <w:sz w:val="21"/>
          <w:szCs w:val="21"/>
          <w:rPrChange w:id="629" w:author="De Jesus Borges, Thiago" w:date="2024-08-15T12:22:00Z" w16du:dateUtc="2024-08-15T16:22:00Z">
            <w:rPr>
              <w:rFonts w:ascii="Arial" w:hAnsi="Arial" w:cs="Arial"/>
              <w:spacing w:val="-5"/>
            </w:rPr>
          </w:rPrChange>
        </w:rPr>
        <w:t xml:space="preserve"> </w:t>
      </w:r>
      <w:r w:rsidR="00604B3D" w:rsidRPr="002746DC">
        <w:rPr>
          <w:rFonts w:ascii="Arial" w:hAnsi="Arial" w:cs="Arial"/>
          <w:spacing w:val="-2"/>
          <w:sz w:val="21"/>
          <w:szCs w:val="21"/>
          <w:rPrChange w:id="630" w:author="De Jesus Borges, Thiago" w:date="2024-08-15T12:22:00Z" w16du:dateUtc="2024-08-15T16:22:00Z">
            <w:rPr>
              <w:rFonts w:ascii="Arial" w:hAnsi="Arial" w:cs="Arial"/>
              <w:spacing w:val="-2"/>
            </w:rPr>
          </w:rPrChange>
        </w:rPr>
        <w:t>six</w:t>
      </w:r>
      <w:r w:rsidRPr="002746DC">
        <w:rPr>
          <w:rFonts w:ascii="Arial" w:hAnsi="Arial" w:cs="Arial"/>
          <w:spacing w:val="-5"/>
          <w:sz w:val="21"/>
          <w:szCs w:val="21"/>
          <w:rPrChange w:id="63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632" w:author="De Jesus Borges, Thiago" w:date="2024-08-15T12:22:00Z" w16du:dateUtc="2024-08-15T16:22:00Z">
            <w:rPr>
              <w:rFonts w:ascii="Arial" w:hAnsi="Arial" w:cs="Arial"/>
              <w:spacing w:val="-2"/>
            </w:rPr>
          </w:rPrChange>
        </w:rPr>
        <w:t>months</w:t>
      </w:r>
      <w:r w:rsidRPr="002746DC">
        <w:rPr>
          <w:rFonts w:ascii="Arial" w:hAnsi="Arial" w:cs="Arial"/>
          <w:spacing w:val="-4"/>
          <w:sz w:val="21"/>
          <w:szCs w:val="21"/>
          <w:rPrChange w:id="633"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34" w:author="De Jesus Borges, Thiago" w:date="2024-08-15T12:22:00Z" w16du:dateUtc="2024-08-15T16:22:00Z">
            <w:rPr>
              <w:rFonts w:ascii="Arial" w:hAnsi="Arial" w:cs="Arial"/>
              <w:spacing w:val="-2"/>
            </w:rPr>
          </w:rPrChange>
        </w:rPr>
        <w:t>post-transplant.</w:t>
      </w:r>
      <w:r w:rsidRPr="002746DC">
        <w:rPr>
          <w:rFonts w:ascii="Arial" w:hAnsi="Arial" w:cs="Arial"/>
          <w:spacing w:val="-4"/>
          <w:sz w:val="21"/>
          <w:szCs w:val="21"/>
          <w:rPrChange w:id="63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36" w:author="De Jesus Borges, Thiago" w:date="2024-08-15T12:22:00Z" w16du:dateUtc="2024-08-15T16:22:00Z">
            <w:rPr>
              <w:rFonts w:ascii="Arial" w:hAnsi="Arial" w:cs="Arial"/>
              <w:spacing w:val="-2"/>
            </w:rPr>
          </w:rPrChange>
        </w:rPr>
        <w:t>In</w:t>
      </w:r>
      <w:r w:rsidRPr="002746DC">
        <w:rPr>
          <w:rFonts w:ascii="Arial" w:hAnsi="Arial" w:cs="Arial"/>
          <w:spacing w:val="-4"/>
          <w:sz w:val="21"/>
          <w:szCs w:val="21"/>
          <w:rPrChange w:id="63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638" w:author="De Jesus Borges, Thiago" w:date="2024-08-15T12:22:00Z" w16du:dateUtc="2024-08-15T16:22:00Z">
            <w:rPr>
              <w:rFonts w:ascii="Arial" w:hAnsi="Arial" w:cs="Arial"/>
              <w:spacing w:val="-2"/>
            </w:rPr>
          </w:rPrChange>
        </w:rPr>
        <w:t>total,</w:t>
      </w:r>
      <w:r w:rsidR="000A7174" w:rsidRPr="002746DC">
        <w:rPr>
          <w:rFonts w:ascii="Arial" w:hAnsi="Arial" w:cs="Arial"/>
          <w:spacing w:val="-2"/>
          <w:sz w:val="21"/>
          <w:szCs w:val="21"/>
          <w:rPrChange w:id="639"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640" w:author="De Jesus Borges, Thiago" w:date="2024-08-15T12:22:00Z" w16du:dateUtc="2024-08-15T16:22:00Z">
            <w:rPr>
              <w:rFonts w:ascii="Arial" w:hAnsi="Arial" w:cs="Arial"/>
              <w:spacing w:val="-2"/>
            </w:rPr>
          </w:rPrChange>
        </w:rPr>
        <w:t>3</w:t>
      </w:r>
      <w:ins w:id="641" w:author="Riella, Leonardo V.,MD, PhD" w:date="2024-08-25T12:11:00Z" w16du:dateUtc="2024-08-25T16:11:00Z">
        <w:r w:rsidR="00A111A2">
          <w:rPr>
            <w:rFonts w:ascii="Arial" w:hAnsi="Arial" w:cs="Arial"/>
            <w:spacing w:val="-2"/>
            <w:sz w:val="21"/>
            <w:szCs w:val="21"/>
          </w:rPr>
          <w:t>,</w:t>
        </w:r>
      </w:ins>
      <w:r w:rsidRPr="002746DC">
        <w:rPr>
          <w:rFonts w:ascii="Arial" w:hAnsi="Arial" w:cs="Arial"/>
          <w:spacing w:val="-2"/>
          <w:sz w:val="21"/>
          <w:szCs w:val="21"/>
          <w:rPrChange w:id="642" w:author="De Jesus Borges, Thiago" w:date="2024-08-15T12:22:00Z" w16du:dateUtc="2024-08-15T16:22:00Z">
            <w:rPr>
              <w:rFonts w:ascii="Arial" w:hAnsi="Arial" w:cs="Arial"/>
              <w:spacing w:val="-2"/>
            </w:rPr>
          </w:rPrChange>
        </w:rPr>
        <w:t>563</w:t>
      </w:r>
      <w:r w:rsidRPr="002746DC">
        <w:rPr>
          <w:rFonts w:ascii="Arial" w:hAnsi="Arial" w:cs="Arial"/>
          <w:spacing w:val="1"/>
          <w:sz w:val="21"/>
          <w:szCs w:val="21"/>
          <w:rPrChange w:id="643"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44" w:author="De Jesus Borges, Thiago" w:date="2024-08-15T12:22:00Z" w16du:dateUtc="2024-08-15T16:22:00Z">
            <w:rPr>
              <w:rFonts w:ascii="Arial" w:hAnsi="Arial" w:cs="Arial"/>
              <w:spacing w:val="-2"/>
            </w:rPr>
          </w:rPrChange>
        </w:rPr>
        <w:t>genes</w:t>
      </w:r>
      <w:r w:rsidRPr="002746DC">
        <w:rPr>
          <w:rFonts w:ascii="Arial" w:hAnsi="Arial" w:cs="Arial"/>
          <w:spacing w:val="1"/>
          <w:sz w:val="21"/>
          <w:szCs w:val="21"/>
          <w:rPrChange w:id="645"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46" w:author="De Jesus Borges, Thiago" w:date="2024-08-15T12:22:00Z" w16du:dateUtc="2024-08-15T16:22:00Z">
            <w:rPr>
              <w:rFonts w:ascii="Arial" w:hAnsi="Arial" w:cs="Arial"/>
              <w:spacing w:val="-2"/>
            </w:rPr>
          </w:rPrChange>
        </w:rPr>
        <w:t>are</w:t>
      </w:r>
      <w:r w:rsidRPr="002746DC">
        <w:rPr>
          <w:rFonts w:ascii="Arial" w:hAnsi="Arial" w:cs="Arial"/>
          <w:spacing w:val="2"/>
          <w:sz w:val="21"/>
          <w:szCs w:val="21"/>
          <w:rPrChange w:id="647"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648" w:author="De Jesus Borges, Thiago" w:date="2024-08-15T12:22:00Z" w16du:dateUtc="2024-08-15T16:22:00Z">
            <w:rPr>
              <w:rFonts w:ascii="Arial" w:hAnsi="Arial" w:cs="Arial"/>
              <w:spacing w:val="-2"/>
            </w:rPr>
          </w:rPrChange>
        </w:rPr>
        <w:t>considered</w:t>
      </w:r>
      <w:r w:rsidRPr="002746DC">
        <w:rPr>
          <w:rFonts w:ascii="Arial" w:hAnsi="Arial" w:cs="Arial"/>
          <w:spacing w:val="1"/>
          <w:sz w:val="21"/>
          <w:szCs w:val="21"/>
          <w:rPrChange w:id="649"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50" w:author="De Jesus Borges, Thiago" w:date="2024-08-15T12:22:00Z" w16du:dateUtc="2024-08-15T16:22:00Z">
            <w:rPr>
              <w:rFonts w:ascii="Arial" w:hAnsi="Arial" w:cs="Arial"/>
              <w:spacing w:val="-2"/>
            </w:rPr>
          </w:rPrChange>
        </w:rPr>
        <w:t>equivalent</w:t>
      </w:r>
      <w:r w:rsidRPr="002746DC">
        <w:rPr>
          <w:rFonts w:ascii="Arial" w:hAnsi="Arial" w:cs="Arial"/>
          <w:spacing w:val="1"/>
          <w:sz w:val="21"/>
          <w:szCs w:val="21"/>
          <w:rPrChange w:id="651"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52" w:author="De Jesus Borges, Thiago" w:date="2024-08-15T12:22:00Z" w16du:dateUtc="2024-08-15T16:22:00Z">
            <w:rPr>
              <w:rFonts w:ascii="Arial" w:hAnsi="Arial" w:cs="Arial"/>
              <w:spacing w:val="-2"/>
            </w:rPr>
          </w:rPrChange>
        </w:rPr>
        <w:t>in</w:t>
      </w:r>
      <w:r w:rsidRPr="002746DC">
        <w:rPr>
          <w:rFonts w:ascii="Arial" w:hAnsi="Arial" w:cs="Arial"/>
          <w:spacing w:val="2"/>
          <w:sz w:val="21"/>
          <w:szCs w:val="21"/>
          <w:rPrChange w:id="653"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654" w:author="De Jesus Borges, Thiago" w:date="2024-08-15T12:22:00Z" w16du:dateUtc="2024-08-15T16:22:00Z">
            <w:rPr>
              <w:rFonts w:ascii="Arial" w:hAnsi="Arial" w:cs="Arial"/>
              <w:spacing w:val="-2"/>
            </w:rPr>
          </w:rPrChange>
        </w:rPr>
        <w:t>all</w:t>
      </w:r>
      <w:r w:rsidRPr="002746DC">
        <w:rPr>
          <w:rFonts w:ascii="Arial" w:hAnsi="Arial" w:cs="Arial"/>
          <w:spacing w:val="1"/>
          <w:sz w:val="21"/>
          <w:szCs w:val="21"/>
          <w:rPrChange w:id="655"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56" w:author="De Jesus Borges, Thiago" w:date="2024-08-15T12:22:00Z" w16du:dateUtc="2024-08-15T16:22:00Z">
            <w:rPr>
              <w:rFonts w:ascii="Arial" w:hAnsi="Arial" w:cs="Arial"/>
              <w:spacing w:val="-2"/>
            </w:rPr>
          </w:rPrChange>
        </w:rPr>
        <w:t>time</w:t>
      </w:r>
      <w:r w:rsidRPr="002746DC">
        <w:rPr>
          <w:rFonts w:ascii="Arial" w:hAnsi="Arial" w:cs="Arial"/>
          <w:spacing w:val="1"/>
          <w:sz w:val="21"/>
          <w:szCs w:val="21"/>
          <w:rPrChange w:id="657"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658" w:author="De Jesus Borges, Thiago" w:date="2024-08-15T12:22:00Z" w16du:dateUtc="2024-08-15T16:22:00Z">
            <w:rPr>
              <w:rFonts w:ascii="Arial" w:hAnsi="Arial" w:cs="Arial"/>
              <w:spacing w:val="-2"/>
            </w:rPr>
          </w:rPrChange>
        </w:rPr>
        <w:t>points</w:t>
      </w:r>
      <w:r w:rsidRPr="002746DC">
        <w:rPr>
          <w:rFonts w:ascii="Arial" w:hAnsi="Arial" w:cs="Arial"/>
          <w:spacing w:val="2"/>
          <w:sz w:val="21"/>
          <w:szCs w:val="21"/>
          <w:rPrChange w:id="659"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660" w:author="De Jesus Borges, Thiago" w:date="2024-08-15T12:22:00Z" w16du:dateUtc="2024-08-15T16:22:00Z">
            <w:rPr>
              <w:rFonts w:ascii="Arial" w:hAnsi="Arial" w:cs="Arial"/>
              <w:spacing w:val="-2"/>
            </w:rPr>
          </w:rPrChange>
        </w:rPr>
        <w:t>(Fig</w:t>
      </w:r>
      <w:r w:rsidRPr="002746DC">
        <w:rPr>
          <w:rFonts w:ascii="Arial" w:hAnsi="Arial" w:cs="Arial"/>
          <w:spacing w:val="1"/>
          <w:sz w:val="21"/>
          <w:szCs w:val="21"/>
          <w:rPrChange w:id="661" w:author="De Jesus Borges, Thiago" w:date="2024-08-15T12:22:00Z" w16du:dateUtc="2024-08-15T16:22:00Z">
            <w:rPr>
              <w:rFonts w:ascii="Arial" w:hAnsi="Arial" w:cs="Arial"/>
              <w:spacing w:val="1"/>
            </w:rPr>
          </w:rPrChange>
        </w:rPr>
        <w:t xml:space="preserve"> </w:t>
      </w:r>
      <w:r w:rsidRPr="002746DC">
        <w:rPr>
          <w:rFonts w:ascii="Arial" w:hAnsi="Arial" w:cs="Arial"/>
          <w:spacing w:val="-4"/>
          <w:sz w:val="21"/>
          <w:szCs w:val="21"/>
          <w:rPrChange w:id="662" w:author="De Jesus Borges, Thiago" w:date="2024-08-15T12:22:00Z" w16du:dateUtc="2024-08-15T16:22:00Z">
            <w:rPr>
              <w:rFonts w:ascii="Arial" w:hAnsi="Arial" w:cs="Arial"/>
              <w:spacing w:val="-4"/>
            </w:rPr>
          </w:rPrChange>
        </w:rPr>
        <w:t>2D).</w:t>
      </w:r>
    </w:p>
    <w:p w14:paraId="71DC2A12" w14:textId="006F3BA9" w:rsidR="00F675DE" w:rsidRPr="002746DC" w:rsidRDefault="0047037D" w:rsidP="003362E4">
      <w:pPr>
        <w:pStyle w:val="BodyText"/>
        <w:spacing w:before="13" w:line="254" w:lineRule="auto"/>
        <w:ind w:left="360" w:right="317" w:firstLine="298"/>
        <w:rPr>
          <w:rFonts w:ascii="Arial" w:hAnsi="Arial" w:cs="Arial"/>
          <w:sz w:val="21"/>
          <w:szCs w:val="21"/>
          <w:rPrChange w:id="663" w:author="De Jesus Borges, Thiago" w:date="2024-08-15T12:22:00Z" w16du:dateUtc="2024-08-15T16:22:00Z">
            <w:rPr>
              <w:rFonts w:ascii="Arial" w:hAnsi="Arial" w:cs="Arial"/>
            </w:rPr>
          </w:rPrChange>
        </w:rPr>
      </w:pPr>
      <w:r w:rsidRPr="002746DC">
        <w:rPr>
          <w:rFonts w:ascii="Arial" w:hAnsi="Arial" w:cs="Arial"/>
          <w:spacing w:val="-2"/>
          <w:sz w:val="21"/>
          <w:szCs w:val="21"/>
          <w:rPrChange w:id="664" w:author="De Jesus Borges, Thiago" w:date="2024-08-15T12:22:00Z" w16du:dateUtc="2024-08-15T16:22:00Z">
            <w:rPr>
              <w:rFonts w:ascii="Arial" w:hAnsi="Arial" w:cs="Arial"/>
              <w:spacing w:val="-2"/>
            </w:rPr>
          </w:rPrChange>
        </w:rPr>
        <w:t>Secondly,</w:t>
      </w:r>
      <w:r w:rsidRPr="002746DC">
        <w:rPr>
          <w:rFonts w:ascii="Arial" w:hAnsi="Arial" w:cs="Arial"/>
          <w:spacing w:val="-11"/>
          <w:sz w:val="21"/>
          <w:szCs w:val="21"/>
          <w:rPrChange w:id="665"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666" w:author="De Jesus Borges, Thiago" w:date="2024-08-15T12:22:00Z" w16du:dateUtc="2024-08-15T16:22:00Z">
            <w:rPr>
              <w:rFonts w:ascii="Arial" w:hAnsi="Arial" w:cs="Arial"/>
              <w:spacing w:val="-2"/>
            </w:rPr>
          </w:rPrChange>
        </w:rPr>
        <w:t>since</w:t>
      </w:r>
      <w:r w:rsidRPr="002746DC">
        <w:rPr>
          <w:rFonts w:ascii="Arial" w:hAnsi="Arial" w:cs="Arial"/>
          <w:spacing w:val="-10"/>
          <w:sz w:val="21"/>
          <w:szCs w:val="21"/>
          <w:rPrChange w:id="66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68" w:author="De Jesus Borges, Thiago" w:date="2024-08-15T12:22:00Z" w16du:dateUtc="2024-08-15T16:22:00Z">
            <w:rPr>
              <w:rFonts w:ascii="Arial" w:hAnsi="Arial" w:cs="Arial"/>
              <w:spacing w:val="-2"/>
            </w:rPr>
          </w:rPrChange>
        </w:rPr>
        <w:t>some</w:t>
      </w:r>
      <w:r w:rsidRPr="002746DC">
        <w:rPr>
          <w:rFonts w:ascii="Arial" w:hAnsi="Arial" w:cs="Arial"/>
          <w:spacing w:val="-10"/>
          <w:sz w:val="21"/>
          <w:szCs w:val="21"/>
          <w:rPrChange w:id="66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70" w:author="De Jesus Borges, Thiago" w:date="2024-08-15T12:22:00Z" w16du:dateUtc="2024-08-15T16:22:00Z">
            <w:rPr>
              <w:rFonts w:ascii="Arial" w:hAnsi="Arial" w:cs="Arial"/>
              <w:spacing w:val="-2"/>
            </w:rPr>
          </w:rPrChange>
        </w:rPr>
        <w:t>public</w:t>
      </w:r>
      <w:r w:rsidRPr="002746DC">
        <w:rPr>
          <w:rFonts w:ascii="Arial" w:hAnsi="Arial" w:cs="Arial"/>
          <w:spacing w:val="-10"/>
          <w:sz w:val="21"/>
          <w:szCs w:val="21"/>
          <w:rPrChange w:id="67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72" w:author="De Jesus Borges, Thiago" w:date="2024-08-15T12:22:00Z" w16du:dateUtc="2024-08-15T16:22:00Z">
            <w:rPr>
              <w:rFonts w:ascii="Arial" w:hAnsi="Arial" w:cs="Arial"/>
              <w:spacing w:val="-2"/>
            </w:rPr>
          </w:rPrChange>
        </w:rPr>
        <w:t>studies</w:t>
      </w:r>
      <w:r w:rsidRPr="002746DC">
        <w:rPr>
          <w:rFonts w:ascii="Arial" w:hAnsi="Arial" w:cs="Arial"/>
          <w:spacing w:val="-10"/>
          <w:sz w:val="21"/>
          <w:szCs w:val="21"/>
          <w:rPrChange w:id="673" w:author="De Jesus Borges, Thiago" w:date="2024-08-15T12:22:00Z" w16du:dateUtc="2024-08-15T16:22:00Z">
            <w:rPr>
              <w:rFonts w:ascii="Arial" w:hAnsi="Arial" w:cs="Arial"/>
              <w:spacing w:val="-10"/>
            </w:rPr>
          </w:rPrChange>
        </w:rPr>
        <w:t xml:space="preserve"> </w:t>
      </w:r>
      <w:r w:rsidR="00BD75B0">
        <w:rPr>
          <w:rFonts w:ascii="Arial" w:hAnsi="Arial" w:cs="Arial"/>
          <w:spacing w:val="-10"/>
          <w:sz w:val="21"/>
          <w:szCs w:val="21"/>
        </w:rPr>
        <w:t>cannot</w:t>
      </w:r>
      <w:r w:rsidR="00BD75B0" w:rsidRPr="002746DC">
        <w:rPr>
          <w:rFonts w:ascii="Arial" w:hAnsi="Arial" w:cs="Arial"/>
          <w:spacing w:val="-10"/>
          <w:sz w:val="21"/>
          <w:szCs w:val="21"/>
          <w:rPrChange w:id="67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75" w:author="De Jesus Borges, Thiago" w:date="2024-08-15T12:22:00Z" w16du:dateUtc="2024-08-15T16:22:00Z">
            <w:rPr>
              <w:rFonts w:ascii="Arial" w:hAnsi="Arial" w:cs="Arial"/>
              <w:spacing w:val="-2"/>
            </w:rPr>
          </w:rPrChange>
        </w:rPr>
        <w:t>provide</w:t>
      </w:r>
      <w:r w:rsidRPr="002746DC">
        <w:rPr>
          <w:rFonts w:ascii="Arial" w:hAnsi="Arial" w:cs="Arial"/>
          <w:spacing w:val="-10"/>
          <w:sz w:val="21"/>
          <w:szCs w:val="21"/>
          <w:rPrChange w:id="676" w:author="De Jesus Borges, Thiago" w:date="2024-08-15T12:22:00Z" w16du:dateUtc="2024-08-15T16:22:00Z">
            <w:rPr>
              <w:rFonts w:ascii="Arial" w:hAnsi="Arial" w:cs="Arial"/>
              <w:spacing w:val="-10"/>
            </w:rPr>
          </w:rPrChange>
        </w:rPr>
        <w:t xml:space="preserve"> </w:t>
      </w:r>
      <w:r w:rsidR="00604B3D" w:rsidRPr="002746DC">
        <w:rPr>
          <w:rFonts w:ascii="Arial" w:hAnsi="Arial" w:cs="Arial"/>
          <w:spacing w:val="-2"/>
          <w:sz w:val="21"/>
          <w:szCs w:val="21"/>
          <w:rPrChange w:id="677" w:author="De Jesus Borges, Thiago" w:date="2024-08-15T12:22:00Z" w16du:dateUtc="2024-08-15T16:22:00Z">
            <w:rPr>
              <w:rFonts w:ascii="Arial" w:hAnsi="Arial" w:cs="Arial"/>
              <w:spacing w:val="-2"/>
            </w:rPr>
          </w:rPrChange>
        </w:rPr>
        <w:t>complete</w:t>
      </w:r>
      <w:r w:rsidRPr="002746DC">
        <w:rPr>
          <w:rFonts w:ascii="Arial" w:hAnsi="Arial" w:cs="Arial"/>
          <w:spacing w:val="-10"/>
          <w:sz w:val="21"/>
          <w:szCs w:val="21"/>
          <w:rPrChange w:id="678" w:author="De Jesus Borges, Thiago" w:date="2024-08-15T12:22:00Z" w16du:dateUtc="2024-08-15T16:22:00Z">
            <w:rPr>
              <w:rFonts w:ascii="Arial" w:hAnsi="Arial" w:cs="Arial"/>
              <w:spacing w:val="-10"/>
            </w:rPr>
          </w:rPrChange>
        </w:rPr>
        <w:t xml:space="preserve"> </w:t>
      </w:r>
      <w:r w:rsidR="002A6431" w:rsidRPr="002746DC">
        <w:rPr>
          <w:rFonts w:ascii="Arial" w:hAnsi="Arial" w:cs="Arial"/>
          <w:spacing w:val="-2"/>
          <w:sz w:val="21"/>
          <w:szCs w:val="21"/>
          <w:rPrChange w:id="679" w:author="De Jesus Borges, Thiago" w:date="2024-08-15T12:22:00Z" w16du:dateUtc="2024-08-15T16:22:00Z">
            <w:rPr>
              <w:rFonts w:ascii="Arial" w:hAnsi="Arial" w:cs="Arial"/>
              <w:spacing w:val="-2"/>
            </w:rPr>
          </w:rPrChange>
        </w:rPr>
        <w:t>patient metadata information</w:t>
      </w:r>
      <w:r w:rsidRPr="002746DC">
        <w:rPr>
          <w:rFonts w:ascii="Arial" w:hAnsi="Arial" w:cs="Arial"/>
          <w:sz w:val="21"/>
          <w:szCs w:val="21"/>
          <w:rPrChange w:id="680" w:author="De Jesus Borges, Thiago" w:date="2024-08-15T12:22:00Z" w16du:dateUtc="2024-08-15T16:22:00Z">
            <w:rPr>
              <w:rFonts w:ascii="Arial" w:hAnsi="Arial" w:cs="Arial"/>
            </w:rPr>
          </w:rPrChange>
        </w:rPr>
        <w:t>, we cluster all samples using a Louvain unsupervised clustering to create homogeneous subgroups (Fig S1). For all 3</w:t>
      </w:r>
      <w:ins w:id="681" w:author="Riella, Leonardo V.,MD, PhD" w:date="2024-08-25T12:11:00Z" w16du:dateUtc="2024-08-25T16:11:00Z">
        <w:r w:rsidR="00A111A2">
          <w:rPr>
            <w:rFonts w:ascii="Arial" w:hAnsi="Arial" w:cs="Arial"/>
            <w:sz w:val="21"/>
            <w:szCs w:val="21"/>
          </w:rPr>
          <w:t>,</w:t>
        </w:r>
      </w:ins>
      <w:r w:rsidRPr="002746DC">
        <w:rPr>
          <w:rFonts w:ascii="Arial" w:hAnsi="Arial" w:cs="Arial"/>
          <w:sz w:val="21"/>
          <w:szCs w:val="21"/>
          <w:rPrChange w:id="682" w:author="De Jesus Borges, Thiago" w:date="2024-08-15T12:22:00Z" w16du:dateUtc="2024-08-15T16:22:00Z">
            <w:rPr>
              <w:rFonts w:ascii="Arial" w:hAnsi="Arial" w:cs="Arial"/>
            </w:rPr>
          </w:rPrChange>
        </w:rPr>
        <w:t>563 genes</w:t>
      </w:r>
      <w:r w:rsidR="00604B3D" w:rsidRPr="002746DC">
        <w:rPr>
          <w:rFonts w:ascii="Arial" w:hAnsi="Arial" w:cs="Arial"/>
          <w:sz w:val="21"/>
          <w:szCs w:val="21"/>
          <w:rPrChange w:id="683" w:author="De Jesus Borges, Thiago" w:date="2024-08-15T12:22:00Z" w16du:dateUtc="2024-08-15T16:22:00Z">
            <w:rPr>
              <w:rFonts w:ascii="Arial" w:hAnsi="Arial" w:cs="Arial"/>
            </w:rPr>
          </w:rPrChange>
        </w:rPr>
        <w:t>, we calculate the coefficient of variation (CV) with equation (1), coefficient of variation of pairwise stability (</w:t>
      </w:r>
      <w:proofErr w:type="spellStart"/>
      <w:r w:rsidR="00604B3D" w:rsidRPr="002746DC">
        <w:rPr>
          <w:rFonts w:ascii="Arial" w:hAnsi="Arial" w:cs="Arial"/>
          <w:sz w:val="21"/>
          <w:szCs w:val="21"/>
          <w:rPrChange w:id="684" w:author="De Jesus Borges, Thiago" w:date="2024-08-15T12:22:00Z" w16du:dateUtc="2024-08-15T16:22:00Z">
            <w:rPr>
              <w:rFonts w:ascii="Arial" w:hAnsi="Arial" w:cs="Arial"/>
            </w:rPr>
          </w:rPrChange>
        </w:rPr>
        <w:t>cvSTB</w:t>
      </w:r>
      <w:proofErr w:type="spellEnd"/>
      <w:r w:rsidR="00604B3D" w:rsidRPr="002746DC">
        <w:rPr>
          <w:rFonts w:ascii="Arial" w:hAnsi="Arial" w:cs="Arial"/>
          <w:sz w:val="21"/>
          <w:szCs w:val="21"/>
          <w:rPrChange w:id="685" w:author="De Jesus Borges, Thiago" w:date="2024-08-15T12:22:00Z" w16du:dateUtc="2024-08-15T16:22:00Z">
            <w:rPr>
              <w:rFonts w:ascii="Arial" w:hAnsi="Arial" w:cs="Arial"/>
            </w:rPr>
          </w:rPrChange>
        </w:rPr>
        <w:t>) (equation 2),</w:t>
      </w:r>
      <w:r w:rsidRPr="002746DC">
        <w:rPr>
          <w:rFonts w:ascii="Arial" w:hAnsi="Arial" w:cs="Arial"/>
          <w:spacing w:val="-10"/>
          <w:sz w:val="21"/>
          <w:szCs w:val="21"/>
          <w:rPrChange w:id="68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87" w:author="De Jesus Borges, Thiago" w:date="2024-08-15T12:22:00Z" w16du:dateUtc="2024-08-15T16:22:00Z">
            <w:rPr>
              <w:rFonts w:ascii="Arial" w:hAnsi="Arial" w:cs="Arial"/>
              <w:spacing w:val="-2"/>
            </w:rPr>
          </w:rPrChange>
        </w:rPr>
        <w:t>and</w:t>
      </w:r>
      <w:r w:rsidRPr="002746DC">
        <w:rPr>
          <w:rFonts w:ascii="Arial" w:hAnsi="Arial" w:cs="Arial"/>
          <w:spacing w:val="-10"/>
          <w:sz w:val="21"/>
          <w:szCs w:val="21"/>
          <w:rPrChange w:id="688" w:author="De Jesus Borges, Thiago" w:date="2024-08-15T12:22:00Z" w16du:dateUtc="2024-08-15T16:22:00Z">
            <w:rPr>
              <w:rFonts w:ascii="Arial" w:hAnsi="Arial" w:cs="Arial"/>
              <w:spacing w:val="-10"/>
            </w:rPr>
          </w:rPrChange>
        </w:rPr>
        <w:t xml:space="preserve"> </w:t>
      </w:r>
      <w:r w:rsidR="00604B3D" w:rsidRPr="002746DC">
        <w:rPr>
          <w:rFonts w:ascii="Arial" w:hAnsi="Arial" w:cs="Arial"/>
          <w:spacing w:val="-2"/>
          <w:sz w:val="21"/>
          <w:szCs w:val="21"/>
          <w:rPrChange w:id="689" w:author="De Jesus Borges, Thiago" w:date="2024-08-15T12:22:00Z" w16du:dateUtc="2024-08-15T16:22:00Z">
            <w:rPr>
              <w:rFonts w:ascii="Arial" w:hAnsi="Arial" w:cs="Arial"/>
              <w:spacing w:val="-2"/>
            </w:rPr>
          </w:rPrChange>
        </w:rPr>
        <w:t>Gini</w:t>
      </w:r>
      <w:r w:rsidRPr="002746DC">
        <w:rPr>
          <w:rFonts w:ascii="Arial" w:hAnsi="Arial" w:cs="Arial"/>
          <w:spacing w:val="-10"/>
          <w:sz w:val="21"/>
          <w:szCs w:val="21"/>
          <w:rPrChange w:id="69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91" w:author="De Jesus Borges, Thiago" w:date="2024-08-15T12:22:00Z" w16du:dateUtc="2024-08-15T16:22:00Z">
            <w:rPr>
              <w:rFonts w:ascii="Arial" w:hAnsi="Arial" w:cs="Arial"/>
              <w:spacing w:val="-2"/>
            </w:rPr>
          </w:rPrChange>
        </w:rPr>
        <w:t>coefficient</w:t>
      </w:r>
      <w:r w:rsidRPr="002746DC">
        <w:rPr>
          <w:rFonts w:ascii="Arial" w:hAnsi="Arial" w:cs="Arial"/>
          <w:spacing w:val="-10"/>
          <w:sz w:val="21"/>
          <w:szCs w:val="21"/>
          <w:rPrChange w:id="69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93" w:author="De Jesus Borges, Thiago" w:date="2024-08-15T12:22:00Z" w16du:dateUtc="2024-08-15T16:22:00Z">
            <w:rPr>
              <w:rFonts w:ascii="Arial" w:hAnsi="Arial" w:cs="Arial"/>
              <w:spacing w:val="-2"/>
            </w:rPr>
          </w:rPrChange>
        </w:rPr>
        <w:t>(equation</w:t>
      </w:r>
      <w:r w:rsidRPr="002746DC">
        <w:rPr>
          <w:rFonts w:ascii="Arial" w:hAnsi="Arial" w:cs="Arial"/>
          <w:spacing w:val="-10"/>
          <w:sz w:val="21"/>
          <w:szCs w:val="21"/>
          <w:rPrChange w:id="69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95" w:author="De Jesus Borges, Thiago" w:date="2024-08-15T12:22:00Z" w16du:dateUtc="2024-08-15T16:22:00Z">
            <w:rPr>
              <w:rFonts w:ascii="Arial" w:hAnsi="Arial" w:cs="Arial"/>
              <w:spacing w:val="-2"/>
            </w:rPr>
          </w:rPrChange>
        </w:rPr>
        <w:t>3).</w:t>
      </w:r>
      <w:r w:rsidRPr="002746DC">
        <w:rPr>
          <w:rFonts w:ascii="Arial" w:hAnsi="Arial" w:cs="Arial"/>
          <w:spacing w:val="-10"/>
          <w:sz w:val="21"/>
          <w:szCs w:val="21"/>
          <w:rPrChange w:id="69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97"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69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699" w:author="De Jesus Borges, Thiago" w:date="2024-08-15T12:22:00Z" w16du:dateUtc="2024-08-15T16:22:00Z">
            <w:rPr>
              <w:rFonts w:ascii="Arial" w:hAnsi="Arial" w:cs="Arial"/>
              <w:spacing w:val="-2"/>
            </w:rPr>
          </w:rPrChange>
        </w:rPr>
        <w:t>ideal</w:t>
      </w:r>
      <w:r w:rsidRPr="002746DC">
        <w:rPr>
          <w:rFonts w:ascii="Arial" w:hAnsi="Arial" w:cs="Arial"/>
          <w:spacing w:val="-10"/>
          <w:sz w:val="21"/>
          <w:szCs w:val="21"/>
          <w:rPrChange w:id="70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701"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70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703"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70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705" w:author="De Jesus Borges, Thiago" w:date="2024-08-15T12:22:00Z" w16du:dateUtc="2024-08-15T16:22:00Z">
            <w:rPr>
              <w:rFonts w:ascii="Arial" w:hAnsi="Arial" w:cs="Arial"/>
              <w:spacing w:val="-2"/>
            </w:rPr>
          </w:rPrChange>
        </w:rPr>
        <w:t>must</w:t>
      </w:r>
      <w:r w:rsidRPr="002746DC">
        <w:rPr>
          <w:rFonts w:ascii="Arial" w:hAnsi="Arial" w:cs="Arial"/>
          <w:spacing w:val="-10"/>
          <w:sz w:val="21"/>
          <w:szCs w:val="21"/>
          <w:rPrChange w:id="70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707" w:author="De Jesus Borges, Thiago" w:date="2024-08-15T12:22:00Z" w16du:dateUtc="2024-08-15T16:22:00Z">
            <w:rPr>
              <w:rFonts w:ascii="Arial" w:hAnsi="Arial" w:cs="Arial"/>
              <w:spacing w:val="-2"/>
            </w:rPr>
          </w:rPrChange>
        </w:rPr>
        <w:t xml:space="preserve">have </w:t>
      </w:r>
      <w:r w:rsidRPr="002746DC">
        <w:rPr>
          <w:rFonts w:ascii="Arial" w:hAnsi="Arial" w:cs="Arial"/>
          <w:sz w:val="21"/>
          <w:szCs w:val="21"/>
          <w:rPrChange w:id="708" w:author="De Jesus Borges, Thiago" w:date="2024-08-15T12:22:00Z" w16du:dateUtc="2024-08-15T16:22:00Z">
            <w:rPr>
              <w:rFonts w:ascii="Arial" w:hAnsi="Arial" w:cs="Arial"/>
            </w:rPr>
          </w:rPrChange>
        </w:rPr>
        <w:t>a</w:t>
      </w:r>
      <w:r w:rsidRPr="002746DC">
        <w:rPr>
          <w:rFonts w:ascii="Arial" w:hAnsi="Arial" w:cs="Arial"/>
          <w:spacing w:val="-1"/>
          <w:sz w:val="21"/>
          <w:szCs w:val="21"/>
          <w:rPrChange w:id="70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10" w:author="De Jesus Borges, Thiago" w:date="2024-08-15T12:22:00Z" w16du:dateUtc="2024-08-15T16:22:00Z">
            <w:rPr>
              <w:rFonts w:ascii="Arial" w:hAnsi="Arial" w:cs="Arial"/>
            </w:rPr>
          </w:rPrChange>
        </w:rPr>
        <w:t>low</w:t>
      </w:r>
      <w:r w:rsidRPr="002746DC">
        <w:rPr>
          <w:rFonts w:ascii="Arial" w:hAnsi="Arial" w:cs="Arial"/>
          <w:spacing w:val="-1"/>
          <w:sz w:val="21"/>
          <w:szCs w:val="21"/>
          <w:rPrChange w:id="71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12" w:author="De Jesus Borges, Thiago" w:date="2024-08-15T12:22:00Z" w16du:dateUtc="2024-08-15T16:22:00Z">
            <w:rPr>
              <w:rFonts w:ascii="Arial" w:hAnsi="Arial" w:cs="Arial"/>
            </w:rPr>
          </w:rPrChange>
        </w:rPr>
        <w:t>coefficient</w:t>
      </w:r>
      <w:r w:rsidRPr="002746DC">
        <w:rPr>
          <w:rFonts w:ascii="Arial" w:hAnsi="Arial" w:cs="Arial"/>
          <w:spacing w:val="-1"/>
          <w:sz w:val="21"/>
          <w:szCs w:val="21"/>
          <w:rPrChange w:id="71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14" w:author="De Jesus Borges, Thiago" w:date="2024-08-15T12:22:00Z" w16du:dateUtc="2024-08-15T16:22:00Z">
            <w:rPr>
              <w:rFonts w:ascii="Arial" w:hAnsi="Arial" w:cs="Arial"/>
            </w:rPr>
          </w:rPrChange>
        </w:rPr>
        <w:t>of</w:t>
      </w:r>
      <w:r w:rsidRPr="002746DC">
        <w:rPr>
          <w:rFonts w:ascii="Arial" w:hAnsi="Arial" w:cs="Arial"/>
          <w:spacing w:val="-1"/>
          <w:sz w:val="21"/>
          <w:szCs w:val="21"/>
          <w:rPrChange w:id="71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16" w:author="De Jesus Borges, Thiago" w:date="2024-08-15T12:22:00Z" w16du:dateUtc="2024-08-15T16:22:00Z">
            <w:rPr>
              <w:rFonts w:ascii="Arial" w:hAnsi="Arial" w:cs="Arial"/>
            </w:rPr>
          </w:rPrChange>
        </w:rPr>
        <w:t>variation</w:t>
      </w:r>
      <w:r w:rsidRPr="002746DC">
        <w:rPr>
          <w:rFonts w:ascii="Arial" w:hAnsi="Arial" w:cs="Arial"/>
          <w:spacing w:val="-1"/>
          <w:sz w:val="21"/>
          <w:szCs w:val="21"/>
          <w:rPrChange w:id="717"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18" w:author="De Jesus Borges, Thiago" w:date="2024-08-15T12:22:00Z" w16du:dateUtc="2024-08-15T16:22:00Z">
            <w:rPr>
              <w:rFonts w:ascii="Arial" w:hAnsi="Arial" w:cs="Arial"/>
            </w:rPr>
          </w:rPrChange>
        </w:rPr>
        <w:t>through</w:t>
      </w:r>
      <w:r w:rsidRPr="002746DC">
        <w:rPr>
          <w:rFonts w:ascii="Arial" w:hAnsi="Arial" w:cs="Arial"/>
          <w:spacing w:val="-1"/>
          <w:sz w:val="21"/>
          <w:szCs w:val="21"/>
          <w:rPrChange w:id="71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20" w:author="De Jesus Borges, Thiago" w:date="2024-08-15T12:22:00Z" w16du:dateUtc="2024-08-15T16:22:00Z">
            <w:rPr>
              <w:rFonts w:ascii="Arial" w:hAnsi="Arial" w:cs="Arial"/>
            </w:rPr>
          </w:rPrChange>
        </w:rPr>
        <w:t>all</w:t>
      </w:r>
      <w:r w:rsidRPr="002746DC">
        <w:rPr>
          <w:rFonts w:ascii="Arial" w:hAnsi="Arial" w:cs="Arial"/>
          <w:spacing w:val="-1"/>
          <w:sz w:val="21"/>
          <w:szCs w:val="21"/>
          <w:rPrChange w:id="72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22" w:author="De Jesus Borges, Thiago" w:date="2024-08-15T12:22:00Z" w16du:dateUtc="2024-08-15T16:22:00Z">
            <w:rPr>
              <w:rFonts w:ascii="Arial" w:hAnsi="Arial" w:cs="Arial"/>
            </w:rPr>
          </w:rPrChange>
        </w:rPr>
        <w:t>samples,</w:t>
      </w:r>
      <w:r w:rsidRPr="002746DC">
        <w:rPr>
          <w:rFonts w:ascii="Arial" w:hAnsi="Arial" w:cs="Arial"/>
          <w:spacing w:val="-1"/>
          <w:sz w:val="21"/>
          <w:szCs w:val="21"/>
          <w:rPrChange w:id="72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24" w:author="De Jesus Borges, Thiago" w:date="2024-08-15T12:22:00Z" w16du:dateUtc="2024-08-15T16:22:00Z">
            <w:rPr>
              <w:rFonts w:ascii="Arial" w:hAnsi="Arial" w:cs="Arial"/>
            </w:rPr>
          </w:rPrChange>
        </w:rPr>
        <w:t>showing</w:t>
      </w:r>
      <w:r w:rsidRPr="002746DC">
        <w:rPr>
          <w:rFonts w:ascii="Arial" w:hAnsi="Arial" w:cs="Arial"/>
          <w:spacing w:val="-1"/>
          <w:sz w:val="21"/>
          <w:szCs w:val="21"/>
          <w:rPrChange w:id="72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26" w:author="De Jesus Borges, Thiago" w:date="2024-08-15T12:22:00Z" w16du:dateUtc="2024-08-15T16:22:00Z">
            <w:rPr>
              <w:rFonts w:ascii="Arial" w:hAnsi="Arial" w:cs="Arial"/>
            </w:rPr>
          </w:rPrChange>
        </w:rPr>
        <w:t>that</w:t>
      </w:r>
      <w:r w:rsidRPr="002746DC">
        <w:rPr>
          <w:rFonts w:ascii="Arial" w:hAnsi="Arial" w:cs="Arial"/>
          <w:spacing w:val="-1"/>
          <w:sz w:val="21"/>
          <w:szCs w:val="21"/>
          <w:rPrChange w:id="727"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28" w:author="De Jesus Borges, Thiago" w:date="2024-08-15T12:22:00Z" w16du:dateUtc="2024-08-15T16:22:00Z">
            <w:rPr>
              <w:rFonts w:ascii="Arial" w:hAnsi="Arial" w:cs="Arial"/>
            </w:rPr>
          </w:rPrChange>
        </w:rPr>
        <w:t>the</w:t>
      </w:r>
      <w:r w:rsidRPr="002746DC">
        <w:rPr>
          <w:rFonts w:ascii="Arial" w:hAnsi="Arial" w:cs="Arial"/>
          <w:spacing w:val="-1"/>
          <w:sz w:val="21"/>
          <w:szCs w:val="21"/>
          <w:rPrChange w:id="72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30" w:author="De Jesus Borges, Thiago" w:date="2024-08-15T12:22:00Z" w16du:dateUtc="2024-08-15T16:22:00Z">
            <w:rPr>
              <w:rFonts w:ascii="Arial" w:hAnsi="Arial" w:cs="Arial"/>
            </w:rPr>
          </w:rPrChange>
        </w:rPr>
        <w:t>expression</w:t>
      </w:r>
      <w:r w:rsidRPr="002746DC">
        <w:rPr>
          <w:rFonts w:ascii="Arial" w:hAnsi="Arial" w:cs="Arial"/>
          <w:spacing w:val="-1"/>
          <w:sz w:val="21"/>
          <w:szCs w:val="21"/>
          <w:rPrChange w:id="73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732" w:author="De Jesus Borges, Thiago" w:date="2024-08-15T12:22:00Z" w16du:dateUtc="2024-08-15T16:22:00Z">
            <w:rPr>
              <w:rFonts w:ascii="Arial" w:hAnsi="Arial" w:cs="Arial"/>
            </w:rPr>
          </w:rPrChange>
        </w:rPr>
        <w:t>levels are</w:t>
      </w:r>
      <w:r w:rsidRPr="002746DC">
        <w:rPr>
          <w:rFonts w:ascii="Arial" w:hAnsi="Arial" w:cs="Arial"/>
          <w:spacing w:val="-12"/>
          <w:sz w:val="21"/>
          <w:szCs w:val="21"/>
          <w:rPrChange w:id="733" w:author="De Jesus Borges, Thiago" w:date="2024-08-15T12:22:00Z" w16du:dateUtc="2024-08-15T16:22:00Z">
            <w:rPr>
              <w:rFonts w:ascii="Arial" w:hAnsi="Arial" w:cs="Arial"/>
              <w:spacing w:val="-12"/>
            </w:rPr>
          </w:rPrChange>
        </w:rPr>
        <w:t xml:space="preserve"> </w:t>
      </w:r>
      <w:r w:rsidR="00604B3D" w:rsidRPr="002746DC">
        <w:rPr>
          <w:rFonts w:ascii="Arial" w:hAnsi="Arial" w:cs="Arial"/>
          <w:sz w:val="21"/>
          <w:szCs w:val="21"/>
          <w:rPrChange w:id="734" w:author="De Jesus Borges, Thiago" w:date="2024-08-15T12:22:00Z" w16du:dateUtc="2024-08-15T16:22:00Z">
            <w:rPr>
              <w:rFonts w:ascii="Arial" w:hAnsi="Arial" w:cs="Arial"/>
            </w:rPr>
          </w:rPrChange>
        </w:rPr>
        <w:t>at the same level</w:t>
      </w:r>
      <w:r w:rsidRPr="002746DC">
        <w:rPr>
          <w:rFonts w:ascii="Arial" w:hAnsi="Arial" w:cs="Arial"/>
          <w:spacing w:val="-12"/>
          <w:sz w:val="21"/>
          <w:szCs w:val="21"/>
          <w:rPrChange w:id="73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36" w:author="De Jesus Borges, Thiago" w:date="2024-08-15T12:22:00Z" w16du:dateUtc="2024-08-15T16:22:00Z">
            <w:rPr>
              <w:rFonts w:ascii="Arial" w:hAnsi="Arial" w:cs="Arial"/>
            </w:rPr>
          </w:rPrChange>
        </w:rPr>
        <w:t>independently</w:t>
      </w:r>
      <w:r w:rsidRPr="002746DC">
        <w:rPr>
          <w:rFonts w:ascii="Arial" w:hAnsi="Arial" w:cs="Arial"/>
          <w:spacing w:val="-12"/>
          <w:sz w:val="21"/>
          <w:szCs w:val="21"/>
          <w:rPrChange w:id="73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38" w:author="De Jesus Borges, Thiago" w:date="2024-08-15T12:22:00Z" w16du:dateUtc="2024-08-15T16:22:00Z">
            <w:rPr>
              <w:rFonts w:ascii="Arial" w:hAnsi="Arial" w:cs="Arial"/>
            </w:rPr>
          </w:rPrChange>
        </w:rPr>
        <w:t>of</w:t>
      </w:r>
      <w:r w:rsidRPr="002746DC">
        <w:rPr>
          <w:rFonts w:ascii="Arial" w:hAnsi="Arial" w:cs="Arial"/>
          <w:spacing w:val="-12"/>
          <w:sz w:val="21"/>
          <w:szCs w:val="21"/>
          <w:rPrChange w:id="73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40"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74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42" w:author="De Jesus Borges, Thiago" w:date="2024-08-15T12:22:00Z" w16du:dateUtc="2024-08-15T16:22:00Z">
            <w:rPr>
              <w:rFonts w:ascii="Arial" w:hAnsi="Arial" w:cs="Arial"/>
            </w:rPr>
          </w:rPrChange>
        </w:rPr>
        <w:t>patient’s</w:t>
      </w:r>
      <w:r w:rsidRPr="002746DC">
        <w:rPr>
          <w:rFonts w:ascii="Arial" w:hAnsi="Arial" w:cs="Arial"/>
          <w:spacing w:val="-12"/>
          <w:sz w:val="21"/>
          <w:szCs w:val="21"/>
          <w:rPrChange w:id="74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744" w:author="De Jesus Borges, Thiago" w:date="2024-08-15T12:22:00Z" w16du:dateUtc="2024-08-15T16:22:00Z">
            <w:rPr>
              <w:rFonts w:ascii="Arial" w:hAnsi="Arial" w:cs="Arial"/>
            </w:rPr>
          </w:rPrChange>
        </w:rPr>
        <w:t>condition.</w:t>
      </w:r>
      <w:r w:rsidRPr="002746DC">
        <w:rPr>
          <w:rFonts w:ascii="Arial" w:hAnsi="Arial" w:cs="Arial"/>
          <w:spacing w:val="-12"/>
          <w:sz w:val="21"/>
          <w:szCs w:val="21"/>
          <w:rPrChange w:id="745" w:author="De Jesus Borges, Thiago" w:date="2024-08-15T12:22:00Z" w16du:dateUtc="2024-08-15T16:22:00Z">
            <w:rPr>
              <w:rFonts w:ascii="Arial" w:hAnsi="Arial" w:cs="Arial"/>
              <w:spacing w:val="-12"/>
            </w:rPr>
          </w:rPrChange>
        </w:rPr>
        <w:t xml:space="preserve"> </w:t>
      </w:r>
      <w:r w:rsidR="006D1B68" w:rsidRPr="002746DC">
        <w:rPr>
          <w:rFonts w:ascii="Arial" w:hAnsi="Arial" w:cs="Arial"/>
          <w:sz w:val="21"/>
          <w:szCs w:val="21"/>
          <w:rPrChange w:id="746" w:author="De Jesus Borges, Thiago" w:date="2024-08-15T12:22:00Z" w16du:dateUtc="2024-08-15T16:22:00Z">
            <w:rPr>
              <w:rFonts w:ascii="Arial" w:hAnsi="Arial" w:cs="Arial"/>
            </w:rPr>
          </w:rPrChange>
        </w:rPr>
        <w:t>The same is true for pairwise stability; the</w:t>
      </w:r>
      <w:r w:rsidRPr="002746DC">
        <w:rPr>
          <w:rFonts w:ascii="Arial" w:hAnsi="Arial" w:cs="Arial"/>
          <w:spacing w:val="-9"/>
          <w:sz w:val="21"/>
          <w:szCs w:val="21"/>
          <w:rPrChange w:id="747"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48" w:author="De Jesus Borges, Thiago" w:date="2024-08-15T12:22:00Z" w16du:dateUtc="2024-08-15T16:22:00Z">
            <w:rPr>
              <w:rFonts w:ascii="Arial" w:hAnsi="Arial" w:cs="Arial"/>
              <w:spacing w:val="-2"/>
            </w:rPr>
          </w:rPrChange>
        </w:rPr>
        <w:t>log</w:t>
      </w:r>
      <w:r w:rsidRPr="002746DC">
        <w:rPr>
          <w:rFonts w:ascii="Arial" w:hAnsi="Arial" w:cs="Arial"/>
          <w:spacing w:val="-9"/>
          <w:sz w:val="21"/>
          <w:szCs w:val="21"/>
          <w:rPrChange w:id="749"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50" w:author="De Jesus Borges, Thiago" w:date="2024-08-15T12:22:00Z" w16du:dateUtc="2024-08-15T16:22:00Z">
            <w:rPr>
              <w:rFonts w:ascii="Arial" w:hAnsi="Arial" w:cs="Arial"/>
              <w:spacing w:val="-2"/>
            </w:rPr>
          </w:rPrChange>
        </w:rPr>
        <w:t>ratio</w:t>
      </w:r>
      <w:r w:rsidRPr="002746DC">
        <w:rPr>
          <w:rFonts w:ascii="Arial" w:hAnsi="Arial" w:cs="Arial"/>
          <w:spacing w:val="-9"/>
          <w:sz w:val="21"/>
          <w:szCs w:val="21"/>
          <w:rPrChange w:id="751"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52" w:author="De Jesus Borges, Thiago" w:date="2024-08-15T12:22:00Z" w16du:dateUtc="2024-08-15T16:22:00Z">
            <w:rPr>
              <w:rFonts w:ascii="Arial" w:hAnsi="Arial" w:cs="Arial"/>
              <w:spacing w:val="-2"/>
            </w:rPr>
          </w:rPrChange>
        </w:rPr>
        <w:t>of</w:t>
      </w:r>
      <w:r w:rsidRPr="002746DC">
        <w:rPr>
          <w:rFonts w:ascii="Arial" w:hAnsi="Arial" w:cs="Arial"/>
          <w:spacing w:val="-9"/>
          <w:sz w:val="21"/>
          <w:szCs w:val="21"/>
          <w:rPrChange w:id="753"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54" w:author="De Jesus Borges, Thiago" w:date="2024-08-15T12:22:00Z" w16du:dateUtc="2024-08-15T16:22:00Z">
            <w:rPr>
              <w:rFonts w:ascii="Arial" w:hAnsi="Arial" w:cs="Arial"/>
              <w:spacing w:val="-2"/>
            </w:rPr>
          </w:rPrChange>
        </w:rPr>
        <w:t>all</w:t>
      </w:r>
      <w:r w:rsidRPr="002746DC">
        <w:rPr>
          <w:rFonts w:ascii="Arial" w:hAnsi="Arial" w:cs="Arial"/>
          <w:spacing w:val="-9"/>
          <w:sz w:val="21"/>
          <w:szCs w:val="21"/>
          <w:rPrChange w:id="755"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56" w:author="De Jesus Borges, Thiago" w:date="2024-08-15T12:22:00Z" w16du:dateUtc="2024-08-15T16:22:00Z">
            <w:rPr>
              <w:rFonts w:ascii="Arial" w:hAnsi="Arial" w:cs="Arial"/>
              <w:spacing w:val="-2"/>
            </w:rPr>
          </w:rPrChange>
        </w:rPr>
        <w:t>paired</w:t>
      </w:r>
      <w:r w:rsidRPr="002746DC">
        <w:rPr>
          <w:rFonts w:ascii="Arial" w:hAnsi="Arial" w:cs="Arial"/>
          <w:spacing w:val="-9"/>
          <w:sz w:val="21"/>
          <w:szCs w:val="21"/>
          <w:rPrChange w:id="757"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58" w:author="De Jesus Borges, Thiago" w:date="2024-08-15T12:22:00Z" w16du:dateUtc="2024-08-15T16:22:00Z">
            <w:rPr>
              <w:rFonts w:ascii="Arial" w:hAnsi="Arial" w:cs="Arial"/>
              <w:spacing w:val="-2"/>
            </w:rPr>
          </w:rPrChange>
        </w:rPr>
        <w:t>gene</w:t>
      </w:r>
      <w:r w:rsidRPr="002746DC">
        <w:rPr>
          <w:rFonts w:ascii="Arial" w:hAnsi="Arial" w:cs="Arial"/>
          <w:spacing w:val="-9"/>
          <w:sz w:val="21"/>
          <w:szCs w:val="21"/>
          <w:rPrChange w:id="759"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60" w:author="De Jesus Borges, Thiago" w:date="2024-08-15T12:22:00Z" w16du:dateUtc="2024-08-15T16:22:00Z">
            <w:rPr>
              <w:rFonts w:ascii="Arial" w:hAnsi="Arial" w:cs="Arial"/>
              <w:spacing w:val="-2"/>
            </w:rPr>
          </w:rPrChange>
        </w:rPr>
        <w:t>combinations</w:t>
      </w:r>
      <w:r w:rsidRPr="002746DC">
        <w:rPr>
          <w:rFonts w:ascii="Arial" w:hAnsi="Arial" w:cs="Arial"/>
          <w:spacing w:val="-9"/>
          <w:sz w:val="21"/>
          <w:szCs w:val="21"/>
          <w:rPrChange w:id="761"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62" w:author="De Jesus Borges, Thiago" w:date="2024-08-15T12:22:00Z" w16du:dateUtc="2024-08-15T16:22:00Z">
            <w:rPr>
              <w:rFonts w:ascii="Arial" w:hAnsi="Arial" w:cs="Arial"/>
              <w:spacing w:val="-2"/>
            </w:rPr>
          </w:rPrChange>
        </w:rPr>
        <w:t>is</w:t>
      </w:r>
      <w:r w:rsidRPr="002746DC">
        <w:rPr>
          <w:rFonts w:ascii="Arial" w:hAnsi="Arial" w:cs="Arial"/>
          <w:spacing w:val="-9"/>
          <w:sz w:val="21"/>
          <w:szCs w:val="21"/>
          <w:rPrChange w:id="763"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64" w:author="De Jesus Borges, Thiago" w:date="2024-08-15T12:22:00Z" w16du:dateUtc="2024-08-15T16:22:00Z">
            <w:rPr>
              <w:rFonts w:ascii="Arial" w:hAnsi="Arial" w:cs="Arial"/>
              <w:spacing w:val="-2"/>
            </w:rPr>
          </w:rPrChange>
        </w:rPr>
        <w:t>calculated</w:t>
      </w:r>
      <w:r w:rsidRPr="002746DC">
        <w:rPr>
          <w:rFonts w:ascii="Arial" w:hAnsi="Arial" w:cs="Arial"/>
          <w:spacing w:val="-9"/>
          <w:sz w:val="21"/>
          <w:szCs w:val="21"/>
          <w:rPrChange w:id="765"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66" w:author="De Jesus Borges, Thiago" w:date="2024-08-15T12:22:00Z" w16du:dateUtc="2024-08-15T16:22:00Z">
            <w:rPr>
              <w:rFonts w:ascii="Arial" w:hAnsi="Arial" w:cs="Arial"/>
              <w:spacing w:val="-2"/>
            </w:rPr>
          </w:rPrChange>
        </w:rPr>
        <w:t>to</w:t>
      </w:r>
      <w:r w:rsidRPr="002746DC">
        <w:rPr>
          <w:rFonts w:ascii="Arial" w:hAnsi="Arial" w:cs="Arial"/>
          <w:spacing w:val="-9"/>
          <w:sz w:val="21"/>
          <w:szCs w:val="21"/>
          <w:rPrChange w:id="767"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68" w:author="De Jesus Borges, Thiago" w:date="2024-08-15T12:22:00Z" w16du:dateUtc="2024-08-15T16:22:00Z">
            <w:rPr>
              <w:rFonts w:ascii="Arial" w:hAnsi="Arial" w:cs="Arial"/>
              <w:spacing w:val="-2"/>
            </w:rPr>
          </w:rPrChange>
        </w:rPr>
        <w:t>assess</w:t>
      </w:r>
      <w:r w:rsidRPr="002746DC">
        <w:rPr>
          <w:rFonts w:ascii="Arial" w:hAnsi="Arial" w:cs="Arial"/>
          <w:spacing w:val="-9"/>
          <w:sz w:val="21"/>
          <w:szCs w:val="21"/>
          <w:rPrChange w:id="769"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770" w:author="De Jesus Borges, Thiago" w:date="2024-08-15T12:22:00Z" w16du:dateUtc="2024-08-15T16:22:00Z">
            <w:rPr>
              <w:rFonts w:ascii="Arial" w:hAnsi="Arial" w:cs="Arial"/>
              <w:spacing w:val="-2"/>
            </w:rPr>
          </w:rPrChange>
        </w:rPr>
        <w:t xml:space="preserve">how </w:t>
      </w:r>
      <w:r w:rsidRPr="002746DC">
        <w:rPr>
          <w:rFonts w:ascii="Arial" w:hAnsi="Arial" w:cs="Arial"/>
          <w:sz w:val="21"/>
          <w:szCs w:val="21"/>
          <w:rPrChange w:id="771" w:author="De Jesus Borges, Thiago" w:date="2024-08-15T12:22:00Z" w16du:dateUtc="2024-08-15T16:22:00Z">
            <w:rPr>
              <w:rFonts w:ascii="Arial" w:hAnsi="Arial" w:cs="Arial"/>
            </w:rPr>
          </w:rPrChange>
        </w:rPr>
        <w:t xml:space="preserve">much the expression of one gene varies </w:t>
      </w:r>
      <w:r w:rsidR="00604B3D" w:rsidRPr="002746DC">
        <w:rPr>
          <w:rFonts w:ascii="Arial" w:hAnsi="Arial" w:cs="Arial"/>
          <w:sz w:val="21"/>
          <w:szCs w:val="21"/>
          <w:rPrChange w:id="772" w:author="De Jesus Borges, Thiago" w:date="2024-08-15T12:22:00Z" w16du:dateUtc="2024-08-15T16:22:00Z">
            <w:rPr>
              <w:rFonts w:ascii="Arial" w:hAnsi="Arial" w:cs="Arial"/>
            </w:rPr>
          </w:rPrChange>
        </w:rPr>
        <w:t>with</w:t>
      </w:r>
      <w:r w:rsidRPr="002746DC">
        <w:rPr>
          <w:rFonts w:ascii="Arial" w:hAnsi="Arial" w:cs="Arial"/>
          <w:sz w:val="21"/>
          <w:szCs w:val="21"/>
          <w:rPrChange w:id="773" w:author="De Jesus Borges, Thiago" w:date="2024-08-15T12:22:00Z" w16du:dateUtc="2024-08-15T16:22:00Z">
            <w:rPr>
              <w:rFonts w:ascii="Arial" w:hAnsi="Arial" w:cs="Arial"/>
            </w:rPr>
          </w:rPrChange>
        </w:rPr>
        <w:t xml:space="preserve"> another in different conditions </w:t>
      </w:r>
      <w:r w:rsidRPr="002746DC">
        <w:rPr>
          <w:rFonts w:ascii="Arial" w:hAnsi="Arial" w:cs="Arial"/>
          <w:spacing w:val="-2"/>
          <w:sz w:val="21"/>
          <w:szCs w:val="21"/>
          <w:rPrChange w:id="774" w:author="De Jesus Borges, Thiago" w:date="2024-08-15T12:22:00Z" w16du:dateUtc="2024-08-15T16:22:00Z">
            <w:rPr>
              <w:rFonts w:ascii="Arial" w:hAnsi="Arial" w:cs="Arial"/>
              <w:spacing w:val="-2"/>
            </w:rPr>
          </w:rPrChange>
        </w:rPr>
        <w:t>[</w:t>
      </w:r>
      <w:r w:rsidRPr="002746DC">
        <w:rPr>
          <w:sz w:val="21"/>
          <w:szCs w:val="21"/>
          <w:rPrChange w:id="775" w:author="De Jesus Borges, Thiago" w:date="2024-08-15T12:22:00Z" w16du:dateUtc="2024-08-15T16:22:00Z">
            <w:rPr/>
          </w:rPrChange>
        </w:rPr>
        <w:fldChar w:fldCharType="begin"/>
      </w:r>
      <w:r w:rsidRPr="002746DC">
        <w:rPr>
          <w:sz w:val="21"/>
          <w:szCs w:val="21"/>
          <w:rPrChange w:id="776" w:author="De Jesus Borges, Thiago" w:date="2024-08-15T12:22:00Z" w16du:dateUtc="2024-08-15T16:22:00Z">
            <w:rPr/>
          </w:rPrChange>
        </w:rPr>
        <w:instrText>HYPERLINK \l "_bookmark23"</w:instrText>
      </w:r>
      <w:r w:rsidRPr="00EB5EE6">
        <w:rPr>
          <w:sz w:val="21"/>
          <w:szCs w:val="21"/>
        </w:rPr>
      </w:r>
      <w:r w:rsidRPr="002746DC">
        <w:rPr>
          <w:sz w:val="21"/>
          <w:szCs w:val="21"/>
          <w:rPrChange w:id="777"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778" w:author="De Jesus Borges, Thiago" w:date="2024-08-15T12:22:00Z" w16du:dateUtc="2024-08-15T16:22:00Z">
            <w:rPr>
              <w:rFonts w:ascii="Arial" w:hAnsi="Arial" w:cs="Arial"/>
              <w:color w:val="0000FF"/>
              <w:spacing w:val="-2"/>
            </w:rPr>
          </w:rPrChange>
        </w:rPr>
        <w:t>23</w:t>
      </w:r>
      <w:r w:rsidRPr="002746DC">
        <w:rPr>
          <w:rFonts w:ascii="Arial" w:hAnsi="Arial" w:cs="Arial"/>
          <w:color w:val="0000FF"/>
          <w:spacing w:val="-2"/>
          <w:sz w:val="21"/>
          <w:szCs w:val="21"/>
          <w:rPrChange w:id="779"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780" w:author="De Jesus Borges, Thiago" w:date="2024-08-15T12:22:00Z" w16du:dateUtc="2024-08-15T16:22:00Z">
            <w:rPr>
              <w:rFonts w:ascii="Arial" w:hAnsi="Arial" w:cs="Arial"/>
              <w:spacing w:val="-2"/>
            </w:rPr>
          </w:rPrChange>
        </w:rPr>
        <w:t>][</w:t>
      </w:r>
      <w:r w:rsidRPr="002746DC">
        <w:rPr>
          <w:sz w:val="21"/>
          <w:szCs w:val="21"/>
          <w:rPrChange w:id="781" w:author="De Jesus Borges, Thiago" w:date="2024-08-15T12:22:00Z" w16du:dateUtc="2024-08-15T16:22:00Z">
            <w:rPr/>
          </w:rPrChange>
        </w:rPr>
        <w:fldChar w:fldCharType="begin"/>
      </w:r>
      <w:r w:rsidRPr="002746DC">
        <w:rPr>
          <w:sz w:val="21"/>
          <w:szCs w:val="21"/>
          <w:rPrChange w:id="782" w:author="De Jesus Borges, Thiago" w:date="2024-08-15T12:22:00Z" w16du:dateUtc="2024-08-15T16:22:00Z">
            <w:rPr/>
          </w:rPrChange>
        </w:rPr>
        <w:instrText>HYPERLINK \l "_bookmark24"</w:instrText>
      </w:r>
      <w:r w:rsidRPr="00EB5EE6">
        <w:rPr>
          <w:sz w:val="21"/>
          <w:szCs w:val="21"/>
        </w:rPr>
      </w:r>
      <w:r w:rsidRPr="002746DC">
        <w:rPr>
          <w:sz w:val="21"/>
          <w:szCs w:val="21"/>
          <w:rPrChange w:id="783"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784" w:author="De Jesus Borges, Thiago" w:date="2024-08-15T12:22:00Z" w16du:dateUtc="2024-08-15T16:22:00Z">
            <w:rPr>
              <w:rFonts w:ascii="Arial" w:hAnsi="Arial" w:cs="Arial"/>
              <w:color w:val="0000FF"/>
              <w:spacing w:val="-2"/>
            </w:rPr>
          </w:rPrChange>
        </w:rPr>
        <w:t>24</w:t>
      </w:r>
      <w:r w:rsidRPr="002746DC">
        <w:rPr>
          <w:rFonts w:ascii="Arial" w:hAnsi="Arial" w:cs="Arial"/>
          <w:color w:val="0000FF"/>
          <w:spacing w:val="-2"/>
          <w:sz w:val="21"/>
          <w:szCs w:val="21"/>
          <w:rPrChange w:id="785"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786" w:author="De Jesus Borges, Thiago" w:date="2024-08-15T12:22:00Z" w16du:dateUtc="2024-08-15T16:22:00Z">
            <w:rPr>
              <w:rFonts w:ascii="Arial" w:hAnsi="Arial" w:cs="Arial"/>
              <w:spacing w:val="-2"/>
            </w:rPr>
          </w:rPrChange>
        </w:rPr>
        <w:t>].</w:t>
      </w:r>
      <w:r w:rsidRPr="002746DC">
        <w:rPr>
          <w:rFonts w:ascii="Arial" w:hAnsi="Arial" w:cs="Arial"/>
          <w:spacing w:val="-5"/>
          <w:sz w:val="21"/>
          <w:szCs w:val="21"/>
          <w:rPrChange w:id="78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788" w:author="De Jesus Borges, Thiago" w:date="2024-08-15T12:22:00Z" w16du:dateUtc="2024-08-15T16:22:00Z">
            <w:rPr>
              <w:rFonts w:ascii="Arial" w:hAnsi="Arial" w:cs="Arial"/>
              <w:spacing w:val="-2"/>
            </w:rPr>
          </w:rPrChange>
        </w:rPr>
        <w:t>Following</w:t>
      </w:r>
      <w:r w:rsidRPr="002746DC">
        <w:rPr>
          <w:rFonts w:ascii="Arial" w:hAnsi="Arial" w:cs="Arial"/>
          <w:spacing w:val="-5"/>
          <w:sz w:val="21"/>
          <w:szCs w:val="21"/>
          <w:rPrChange w:id="78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790" w:author="De Jesus Borges, Thiago" w:date="2024-08-15T12:22:00Z" w16du:dateUtc="2024-08-15T16:22:00Z">
            <w:rPr>
              <w:rFonts w:ascii="Arial" w:hAnsi="Arial" w:cs="Arial"/>
              <w:spacing w:val="-2"/>
            </w:rPr>
          </w:rPrChange>
        </w:rPr>
        <w:t>the</w:t>
      </w:r>
      <w:r w:rsidRPr="002746DC">
        <w:rPr>
          <w:rFonts w:ascii="Arial" w:hAnsi="Arial" w:cs="Arial"/>
          <w:spacing w:val="-5"/>
          <w:sz w:val="21"/>
          <w:szCs w:val="21"/>
          <w:rPrChange w:id="79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792" w:author="De Jesus Borges, Thiago" w:date="2024-08-15T12:22:00Z" w16du:dateUtc="2024-08-15T16:22:00Z">
            <w:rPr>
              <w:rFonts w:ascii="Arial" w:hAnsi="Arial" w:cs="Arial"/>
              <w:spacing w:val="-2"/>
            </w:rPr>
          </w:rPrChange>
        </w:rPr>
        <w:t>same</w:t>
      </w:r>
      <w:r w:rsidRPr="002746DC">
        <w:rPr>
          <w:rFonts w:ascii="Arial" w:hAnsi="Arial" w:cs="Arial"/>
          <w:spacing w:val="-5"/>
          <w:sz w:val="21"/>
          <w:szCs w:val="21"/>
          <w:rPrChange w:id="79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794" w:author="De Jesus Borges, Thiago" w:date="2024-08-15T12:22:00Z" w16du:dateUtc="2024-08-15T16:22:00Z">
            <w:rPr>
              <w:rFonts w:ascii="Arial" w:hAnsi="Arial" w:cs="Arial"/>
              <w:spacing w:val="-2"/>
            </w:rPr>
          </w:rPrChange>
        </w:rPr>
        <w:t>idea,</w:t>
      </w:r>
      <w:r w:rsidRPr="002746DC">
        <w:rPr>
          <w:rFonts w:ascii="Arial" w:hAnsi="Arial" w:cs="Arial"/>
          <w:spacing w:val="-5"/>
          <w:sz w:val="21"/>
          <w:szCs w:val="21"/>
          <w:rPrChange w:id="795" w:author="De Jesus Borges, Thiago" w:date="2024-08-15T12:22:00Z" w16du:dateUtc="2024-08-15T16:22:00Z">
            <w:rPr>
              <w:rFonts w:ascii="Arial" w:hAnsi="Arial" w:cs="Arial"/>
              <w:spacing w:val="-5"/>
            </w:rPr>
          </w:rPrChange>
        </w:rPr>
        <w:t xml:space="preserve"> </w:t>
      </w:r>
      <w:r w:rsidR="00604B3D" w:rsidRPr="002746DC">
        <w:rPr>
          <w:rFonts w:ascii="Arial" w:hAnsi="Arial" w:cs="Arial"/>
          <w:spacing w:val="-5"/>
          <w:sz w:val="21"/>
          <w:szCs w:val="21"/>
          <w:rPrChange w:id="796" w:author="De Jesus Borges, Thiago" w:date="2024-08-15T12:22:00Z" w16du:dateUtc="2024-08-15T16:22:00Z">
            <w:rPr>
              <w:rFonts w:ascii="Arial" w:hAnsi="Arial" w:cs="Arial"/>
              <w:spacing w:val="-5"/>
            </w:rPr>
          </w:rPrChange>
        </w:rPr>
        <w:t xml:space="preserve">a </w:t>
      </w:r>
      <w:r w:rsidRPr="002746DC">
        <w:rPr>
          <w:rFonts w:ascii="Arial" w:hAnsi="Arial" w:cs="Arial"/>
          <w:spacing w:val="-2"/>
          <w:sz w:val="21"/>
          <w:szCs w:val="21"/>
          <w:rPrChange w:id="797" w:author="De Jesus Borges, Thiago" w:date="2024-08-15T12:22:00Z" w16du:dateUtc="2024-08-15T16:22:00Z">
            <w:rPr>
              <w:rFonts w:ascii="Arial" w:hAnsi="Arial" w:cs="Arial"/>
              <w:spacing w:val="-2"/>
            </w:rPr>
          </w:rPrChange>
        </w:rPr>
        <w:t>lower</w:t>
      </w:r>
      <w:r w:rsidRPr="002746DC">
        <w:rPr>
          <w:rFonts w:ascii="Arial" w:hAnsi="Arial" w:cs="Arial"/>
          <w:spacing w:val="-5"/>
          <w:sz w:val="21"/>
          <w:szCs w:val="21"/>
          <w:rPrChange w:id="798" w:author="De Jesus Borges, Thiago" w:date="2024-08-15T12:22:00Z" w16du:dateUtc="2024-08-15T16:22:00Z">
            <w:rPr>
              <w:rFonts w:ascii="Arial" w:hAnsi="Arial" w:cs="Arial"/>
              <w:spacing w:val="-5"/>
            </w:rPr>
          </w:rPrChange>
        </w:rPr>
        <w:t xml:space="preserve"> </w:t>
      </w:r>
      <w:r w:rsidR="00EA6E49" w:rsidRPr="002746DC">
        <w:rPr>
          <w:rFonts w:ascii="Arial" w:hAnsi="Arial" w:cs="Arial"/>
          <w:spacing w:val="-2"/>
          <w:sz w:val="21"/>
          <w:szCs w:val="21"/>
          <w:rPrChange w:id="799" w:author="De Jesus Borges, Thiago" w:date="2024-08-15T12:22:00Z" w16du:dateUtc="2024-08-15T16:22:00Z">
            <w:rPr>
              <w:rFonts w:ascii="Arial" w:hAnsi="Arial" w:cs="Arial"/>
              <w:spacing w:val="-2"/>
            </w:rPr>
          </w:rPrChange>
        </w:rPr>
        <w:t>Gini</w:t>
      </w:r>
      <w:r w:rsidRPr="002746DC">
        <w:rPr>
          <w:rFonts w:ascii="Arial" w:hAnsi="Arial" w:cs="Arial"/>
          <w:spacing w:val="-5"/>
          <w:sz w:val="21"/>
          <w:szCs w:val="21"/>
          <w:rPrChange w:id="80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01" w:author="De Jesus Borges, Thiago" w:date="2024-08-15T12:22:00Z" w16du:dateUtc="2024-08-15T16:22:00Z">
            <w:rPr>
              <w:rFonts w:ascii="Arial" w:hAnsi="Arial" w:cs="Arial"/>
              <w:spacing w:val="-2"/>
            </w:rPr>
          </w:rPrChange>
        </w:rPr>
        <w:t>coefficient</w:t>
      </w:r>
      <w:r w:rsidRPr="002746DC">
        <w:rPr>
          <w:rFonts w:ascii="Arial" w:hAnsi="Arial" w:cs="Arial"/>
          <w:spacing w:val="-5"/>
          <w:sz w:val="21"/>
          <w:szCs w:val="21"/>
          <w:rPrChange w:id="802"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03" w:author="De Jesus Borges, Thiago" w:date="2024-08-15T12:22:00Z" w16du:dateUtc="2024-08-15T16:22:00Z">
            <w:rPr>
              <w:rFonts w:ascii="Arial" w:hAnsi="Arial" w:cs="Arial"/>
              <w:spacing w:val="-2"/>
            </w:rPr>
          </w:rPrChange>
        </w:rPr>
        <w:t>indicates</w:t>
      </w:r>
      <w:r w:rsidRPr="002746DC">
        <w:rPr>
          <w:rFonts w:ascii="Arial" w:hAnsi="Arial" w:cs="Arial"/>
          <w:spacing w:val="-5"/>
          <w:sz w:val="21"/>
          <w:szCs w:val="21"/>
          <w:rPrChange w:id="804"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05" w:author="De Jesus Borges, Thiago" w:date="2024-08-15T12:22:00Z" w16du:dateUtc="2024-08-15T16:22:00Z">
            <w:rPr>
              <w:rFonts w:ascii="Arial" w:hAnsi="Arial" w:cs="Arial"/>
              <w:spacing w:val="-2"/>
            </w:rPr>
          </w:rPrChange>
        </w:rPr>
        <w:t>more</w:t>
      </w:r>
      <w:r w:rsidRPr="002746DC">
        <w:rPr>
          <w:rFonts w:ascii="Arial" w:hAnsi="Arial" w:cs="Arial"/>
          <w:spacing w:val="-5"/>
          <w:sz w:val="21"/>
          <w:szCs w:val="21"/>
          <w:rPrChange w:id="806"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07" w:author="De Jesus Borges, Thiago" w:date="2024-08-15T12:22:00Z" w16du:dateUtc="2024-08-15T16:22:00Z">
            <w:rPr>
              <w:rFonts w:ascii="Arial" w:hAnsi="Arial" w:cs="Arial"/>
              <w:spacing w:val="-2"/>
            </w:rPr>
          </w:rPrChange>
        </w:rPr>
        <w:t>stability</w:t>
      </w:r>
      <w:r w:rsidRPr="002746DC">
        <w:rPr>
          <w:rFonts w:ascii="Arial" w:hAnsi="Arial" w:cs="Arial"/>
          <w:spacing w:val="-5"/>
          <w:sz w:val="21"/>
          <w:szCs w:val="21"/>
          <w:rPrChange w:id="808"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09" w:author="De Jesus Borges, Thiago" w:date="2024-08-15T12:22:00Z" w16du:dateUtc="2024-08-15T16:22:00Z">
            <w:rPr>
              <w:rFonts w:ascii="Arial" w:hAnsi="Arial" w:cs="Arial"/>
              <w:spacing w:val="-2"/>
            </w:rPr>
          </w:rPrChange>
        </w:rPr>
        <w:t>of</w:t>
      </w:r>
      <w:r w:rsidRPr="002746DC">
        <w:rPr>
          <w:rFonts w:ascii="Arial" w:hAnsi="Arial" w:cs="Arial"/>
          <w:spacing w:val="-5"/>
          <w:sz w:val="21"/>
          <w:szCs w:val="21"/>
          <w:rPrChange w:id="81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811" w:author="De Jesus Borges, Thiago" w:date="2024-08-15T12:22:00Z" w16du:dateUtc="2024-08-15T16:22:00Z">
            <w:rPr>
              <w:rFonts w:ascii="Arial" w:hAnsi="Arial" w:cs="Arial"/>
              <w:spacing w:val="-2"/>
            </w:rPr>
          </w:rPrChange>
        </w:rPr>
        <w:t>the gene</w:t>
      </w:r>
      <w:r w:rsidRPr="002746DC">
        <w:rPr>
          <w:rFonts w:ascii="Arial" w:hAnsi="Arial" w:cs="Arial"/>
          <w:spacing w:val="-3"/>
          <w:sz w:val="21"/>
          <w:szCs w:val="21"/>
          <w:rPrChange w:id="812"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813" w:author="De Jesus Borges, Thiago" w:date="2024-08-15T12:22:00Z" w16du:dateUtc="2024-08-15T16:22:00Z">
            <w:rPr>
              <w:rFonts w:ascii="Arial" w:hAnsi="Arial" w:cs="Arial"/>
              <w:spacing w:val="-2"/>
            </w:rPr>
          </w:rPrChange>
        </w:rPr>
        <w:t>expression</w:t>
      </w:r>
      <w:r w:rsidRPr="002746DC">
        <w:rPr>
          <w:rFonts w:ascii="Arial" w:hAnsi="Arial" w:cs="Arial"/>
          <w:spacing w:val="-3"/>
          <w:sz w:val="21"/>
          <w:szCs w:val="21"/>
          <w:rPrChange w:id="814"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815" w:author="De Jesus Borges, Thiago" w:date="2024-08-15T12:22:00Z" w16du:dateUtc="2024-08-15T16:22:00Z">
            <w:rPr>
              <w:rFonts w:ascii="Arial" w:hAnsi="Arial" w:cs="Arial"/>
              <w:spacing w:val="-2"/>
            </w:rPr>
          </w:rPrChange>
        </w:rPr>
        <w:t>in</w:t>
      </w:r>
      <w:r w:rsidRPr="002746DC">
        <w:rPr>
          <w:rFonts w:ascii="Arial" w:hAnsi="Arial" w:cs="Arial"/>
          <w:spacing w:val="-3"/>
          <w:sz w:val="21"/>
          <w:szCs w:val="21"/>
          <w:rPrChange w:id="816" w:author="De Jesus Borges, Thiago" w:date="2024-08-15T12:22:00Z" w16du:dateUtc="2024-08-15T16:22:00Z">
            <w:rPr>
              <w:rFonts w:ascii="Arial" w:hAnsi="Arial" w:cs="Arial"/>
              <w:spacing w:val="-3"/>
            </w:rPr>
          </w:rPrChange>
        </w:rPr>
        <w:t xml:space="preserve"> </w:t>
      </w:r>
      <w:r w:rsidR="00604B3D" w:rsidRPr="002746DC">
        <w:rPr>
          <w:rFonts w:ascii="Arial" w:hAnsi="Arial" w:cs="Arial"/>
          <w:spacing w:val="-2"/>
          <w:sz w:val="21"/>
          <w:szCs w:val="21"/>
          <w:rPrChange w:id="817" w:author="De Jesus Borges, Thiago" w:date="2024-08-15T12:22:00Z" w16du:dateUtc="2024-08-15T16:22:00Z">
            <w:rPr>
              <w:rFonts w:ascii="Arial" w:hAnsi="Arial" w:cs="Arial"/>
              <w:spacing w:val="-2"/>
            </w:rPr>
          </w:rPrChange>
        </w:rPr>
        <w:t>other</w:t>
      </w:r>
      <w:r w:rsidRPr="002746DC">
        <w:rPr>
          <w:rFonts w:ascii="Arial" w:hAnsi="Arial" w:cs="Arial"/>
          <w:spacing w:val="-3"/>
          <w:sz w:val="21"/>
          <w:szCs w:val="21"/>
          <w:rPrChange w:id="81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819" w:author="De Jesus Borges, Thiago" w:date="2024-08-15T12:22:00Z" w16du:dateUtc="2024-08-15T16:22:00Z">
            <w:rPr>
              <w:rFonts w:ascii="Arial" w:hAnsi="Arial" w:cs="Arial"/>
              <w:spacing w:val="-2"/>
            </w:rPr>
          </w:rPrChange>
        </w:rPr>
        <w:t>conditions</w:t>
      </w:r>
      <w:r w:rsidRPr="002746DC">
        <w:rPr>
          <w:rFonts w:ascii="Arial" w:hAnsi="Arial" w:cs="Arial"/>
          <w:spacing w:val="-3"/>
          <w:sz w:val="21"/>
          <w:szCs w:val="21"/>
          <w:rPrChange w:id="820"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821" w:author="De Jesus Borges, Thiago" w:date="2024-08-15T12:22:00Z" w16du:dateUtc="2024-08-15T16:22:00Z">
            <w:rPr>
              <w:rFonts w:ascii="Arial" w:hAnsi="Arial" w:cs="Arial"/>
              <w:spacing w:val="-2"/>
            </w:rPr>
          </w:rPrChange>
        </w:rPr>
        <w:t>[</w:t>
      </w:r>
      <w:r w:rsidRPr="002746DC">
        <w:rPr>
          <w:sz w:val="21"/>
          <w:szCs w:val="21"/>
          <w:rPrChange w:id="822" w:author="De Jesus Borges, Thiago" w:date="2024-08-15T12:22:00Z" w16du:dateUtc="2024-08-15T16:22:00Z">
            <w:rPr/>
          </w:rPrChange>
        </w:rPr>
        <w:fldChar w:fldCharType="begin"/>
      </w:r>
      <w:r w:rsidRPr="002746DC">
        <w:rPr>
          <w:sz w:val="21"/>
          <w:szCs w:val="21"/>
          <w:rPrChange w:id="823" w:author="De Jesus Borges, Thiago" w:date="2024-08-15T12:22:00Z" w16du:dateUtc="2024-08-15T16:22:00Z">
            <w:rPr/>
          </w:rPrChange>
        </w:rPr>
        <w:instrText>HYPERLINK \l "_bookmark25"</w:instrText>
      </w:r>
      <w:r w:rsidRPr="00EB5EE6">
        <w:rPr>
          <w:sz w:val="21"/>
          <w:szCs w:val="21"/>
        </w:rPr>
      </w:r>
      <w:r w:rsidRPr="002746DC">
        <w:rPr>
          <w:sz w:val="21"/>
          <w:szCs w:val="21"/>
          <w:rPrChange w:id="824"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825" w:author="De Jesus Borges, Thiago" w:date="2024-08-15T12:22:00Z" w16du:dateUtc="2024-08-15T16:22:00Z">
            <w:rPr>
              <w:rFonts w:ascii="Arial" w:hAnsi="Arial" w:cs="Arial"/>
              <w:color w:val="0000FF"/>
              <w:spacing w:val="-2"/>
            </w:rPr>
          </w:rPrChange>
        </w:rPr>
        <w:t>25</w:t>
      </w:r>
      <w:r w:rsidRPr="002746DC">
        <w:rPr>
          <w:rFonts w:ascii="Arial" w:hAnsi="Arial" w:cs="Arial"/>
          <w:color w:val="0000FF"/>
          <w:spacing w:val="-2"/>
          <w:sz w:val="21"/>
          <w:szCs w:val="21"/>
          <w:rPrChange w:id="826"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827" w:author="De Jesus Borges, Thiago" w:date="2024-08-15T12:22:00Z" w16du:dateUtc="2024-08-15T16:22:00Z">
            <w:rPr>
              <w:rFonts w:ascii="Arial" w:hAnsi="Arial" w:cs="Arial"/>
              <w:spacing w:val="-2"/>
            </w:rPr>
          </w:rPrChange>
        </w:rPr>
        <w:t>][</w:t>
      </w:r>
      <w:r w:rsidRPr="002746DC">
        <w:rPr>
          <w:sz w:val="21"/>
          <w:szCs w:val="21"/>
          <w:rPrChange w:id="828" w:author="De Jesus Borges, Thiago" w:date="2024-08-15T12:22:00Z" w16du:dateUtc="2024-08-15T16:22:00Z">
            <w:rPr/>
          </w:rPrChange>
        </w:rPr>
        <w:fldChar w:fldCharType="begin"/>
      </w:r>
      <w:r w:rsidRPr="002746DC">
        <w:rPr>
          <w:sz w:val="21"/>
          <w:szCs w:val="21"/>
          <w:rPrChange w:id="829" w:author="De Jesus Borges, Thiago" w:date="2024-08-15T12:22:00Z" w16du:dateUtc="2024-08-15T16:22:00Z">
            <w:rPr/>
          </w:rPrChange>
        </w:rPr>
        <w:instrText>HYPERLINK \l "_bookmark26"</w:instrText>
      </w:r>
      <w:r w:rsidRPr="00EB5EE6">
        <w:rPr>
          <w:sz w:val="21"/>
          <w:szCs w:val="21"/>
        </w:rPr>
      </w:r>
      <w:r w:rsidRPr="002746DC">
        <w:rPr>
          <w:sz w:val="21"/>
          <w:szCs w:val="21"/>
          <w:rPrChange w:id="830"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831" w:author="De Jesus Borges, Thiago" w:date="2024-08-15T12:22:00Z" w16du:dateUtc="2024-08-15T16:22:00Z">
            <w:rPr>
              <w:rFonts w:ascii="Arial" w:hAnsi="Arial" w:cs="Arial"/>
              <w:color w:val="0000FF"/>
              <w:spacing w:val="-2"/>
            </w:rPr>
          </w:rPrChange>
        </w:rPr>
        <w:t>26</w:t>
      </w:r>
      <w:r w:rsidRPr="002746DC">
        <w:rPr>
          <w:rFonts w:ascii="Arial" w:hAnsi="Arial" w:cs="Arial"/>
          <w:color w:val="0000FF"/>
          <w:spacing w:val="-2"/>
          <w:sz w:val="21"/>
          <w:szCs w:val="21"/>
          <w:rPrChange w:id="832"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833" w:author="De Jesus Borges, Thiago" w:date="2024-08-15T12:22:00Z" w16du:dateUtc="2024-08-15T16:22:00Z">
            <w:rPr>
              <w:rFonts w:ascii="Arial" w:hAnsi="Arial" w:cs="Arial"/>
              <w:spacing w:val="-2"/>
            </w:rPr>
          </w:rPrChange>
        </w:rPr>
        <w:t>][</w:t>
      </w:r>
      <w:r w:rsidRPr="002746DC">
        <w:rPr>
          <w:sz w:val="21"/>
          <w:szCs w:val="21"/>
          <w:rPrChange w:id="834" w:author="De Jesus Borges, Thiago" w:date="2024-08-15T12:22:00Z" w16du:dateUtc="2024-08-15T16:22:00Z">
            <w:rPr/>
          </w:rPrChange>
        </w:rPr>
        <w:fldChar w:fldCharType="begin"/>
      </w:r>
      <w:r w:rsidRPr="002746DC">
        <w:rPr>
          <w:sz w:val="21"/>
          <w:szCs w:val="21"/>
          <w:rPrChange w:id="835" w:author="De Jesus Borges, Thiago" w:date="2024-08-15T12:22:00Z" w16du:dateUtc="2024-08-15T16:22:00Z">
            <w:rPr/>
          </w:rPrChange>
        </w:rPr>
        <w:instrText>HYPERLINK \l "_bookmark27"</w:instrText>
      </w:r>
      <w:r w:rsidRPr="00EB5EE6">
        <w:rPr>
          <w:sz w:val="21"/>
          <w:szCs w:val="21"/>
        </w:rPr>
      </w:r>
      <w:r w:rsidRPr="002746DC">
        <w:rPr>
          <w:sz w:val="21"/>
          <w:szCs w:val="21"/>
          <w:rPrChange w:id="836"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837" w:author="De Jesus Borges, Thiago" w:date="2024-08-15T12:22:00Z" w16du:dateUtc="2024-08-15T16:22:00Z">
            <w:rPr>
              <w:rFonts w:ascii="Arial" w:hAnsi="Arial" w:cs="Arial"/>
              <w:color w:val="0000FF"/>
              <w:spacing w:val="-2"/>
            </w:rPr>
          </w:rPrChange>
        </w:rPr>
        <w:t>27</w:t>
      </w:r>
      <w:r w:rsidRPr="002746DC">
        <w:rPr>
          <w:rFonts w:ascii="Arial" w:hAnsi="Arial" w:cs="Arial"/>
          <w:color w:val="0000FF"/>
          <w:spacing w:val="-2"/>
          <w:sz w:val="21"/>
          <w:szCs w:val="21"/>
          <w:rPrChange w:id="838"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839" w:author="De Jesus Borges, Thiago" w:date="2024-08-15T12:22:00Z" w16du:dateUtc="2024-08-15T16:22:00Z">
            <w:rPr>
              <w:rFonts w:ascii="Arial" w:hAnsi="Arial" w:cs="Arial"/>
              <w:spacing w:val="-2"/>
            </w:rPr>
          </w:rPrChange>
        </w:rPr>
        <w:t>].</w:t>
      </w:r>
    </w:p>
    <w:p w14:paraId="2646F6D7" w14:textId="7FB4E3D4" w:rsidR="00F675DE" w:rsidRPr="002746DC" w:rsidRDefault="0047037D" w:rsidP="003362E4">
      <w:pPr>
        <w:pStyle w:val="BodyText"/>
        <w:spacing w:line="254" w:lineRule="auto"/>
        <w:ind w:left="360" w:right="317" w:firstLine="298"/>
        <w:rPr>
          <w:rFonts w:ascii="Arial" w:hAnsi="Arial" w:cs="Arial"/>
          <w:sz w:val="21"/>
          <w:szCs w:val="21"/>
          <w:rPrChange w:id="840" w:author="De Jesus Borges, Thiago" w:date="2024-08-15T12:22:00Z" w16du:dateUtc="2024-08-15T16:22:00Z">
            <w:rPr>
              <w:rFonts w:ascii="Arial" w:hAnsi="Arial" w:cs="Arial"/>
            </w:rPr>
          </w:rPrChange>
        </w:rPr>
      </w:pPr>
      <w:r w:rsidRPr="002746DC">
        <w:rPr>
          <w:rFonts w:ascii="Arial" w:hAnsi="Arial" w:cs="Arial"/>
          <w:sz w:val="21"/>
          <w:szCs w:val="21"/>
          <w:rPrChange w:id="841" w:author="De Jesus Borges, Thiago" w:date="2024-08-15T12:22:00Z" w16du:dateUtc="2024-08-15T16:22:00Z">
            <w:rPr>
              <w:rFonts w:ascii="Arial" w:hAnsi="Arial" w:cs="Arial"/>
            </w:rPr>
          </w:rPrChange>
        </w:rPr>
        <w:t>To</w:t>
      </w:r>
      <w:r w:rsidRPr="002746DC">
        <w:rPr>
          <w:rFonts w:ascii="Arial" w:hAnsi="Arial" w:cs="Arial"/>
          <w:spacing w:val="-4"/>
          <w:sz w:val="21"/>
          <w:szCs w:val="21"/>
          <w:rPrChange w:id="84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43" w:author="De Jesus Borges, Thiago" w:date="2024-08-15T12:22:00Z" w16du:dateUtc="2024-08-15T16:22:00Z">
            <w:rPr>
              <w:rFonts w:ascii="Arial" w:hAnsi="Arial" w:cs="Arial"/>
            </w:rPr>
          </w:rPrChange>
        </w:rPr>
        <w:t>select</w:t>
      </w:r>
      <w:r w:rsidRPr="002746DC">
        <w:rPr>
          <w:rFonts w:ascii="Arial" w:hAnsi="Arial" w:cs="Arial"/>
          <w:spacing w:val="-4"/>
          <w:sz w:val="21"/>
          <w:szCs w:val="21"/>
          <w:rPrChange w:id="84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45" w:author="De Jesus Borges, Thiago" w:date="2024-08-15T12:22:00Z" w16du:dateUtc="2024-08-15T16:22:00Z">
            <w:rPr>
              <w:rFonts w:ascii="Arial" w:hAnsi="Arial" w:cs="Arial"/>
            </w:rPr>
          </w:rPrChange>
        </w:rPr>
        <w:t>the</w:t>
      </w:r>
      <w:r w:rsidRPr="002746DC">
        <w:rPr>
          <w:rFonts w:ascii="Arial" w:hAnsi="Arial" w:cs="Arial"/>
          <w:spacing w:val="-4"/>
          <w:sz w:val="21"/>
          <w:szCs w:val="21"/>
          <w:rPrChange w:id="84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47" w:author="De Jesus Borges, Thiago" w:date="2024-08-15T12:22:00Z" w16du:dateUtc="2024-08-15T16:22:00Z">
            <w:rPr>
              <w:rFonts w:ascii="Arial" w:hAnsi="Arial" w:cs="Arial"/>
            </w:rPr>
          </w:rPrChange>
        </w:rPr>
        <w:t>genes</w:t>
      </w:r>
      <w:r w:rsidRPr="002746DC">
        <w:rPr>
          <w:rFonts w:ascii="Arial" w:hAnsi="Arial" w:cs="Arial"/>
          <w:spacing w:val="-4"/>
          <w:sz w:val="21"/>
          <w:szCs w:val="21"/>
          <w:rPrChange w:id="84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49" w:author="De Jesus Borges, Thiago" w:date="2024-08-15T12:22:00Z" w16du:dateUtc="2024-08-15T16:22:00Z">
            <w:rPr>
              <w:rFonts w:ascii="Arial" w:hAnsi="Arial" w:cs="Arial"/>
            </w:rPr>
          </w:rPrChange>
        </w:rPr>
        <w:t>in</w:t>
      </w:r>
      <w:r w:rsidRPr="002746DC">
        <w:rPr>
          <w:rFonts w:ascii="Arial" w:hAnsi="Arial" w:cs="Arial"/>
          <w:spacing w:val="-4"/>
          <w:sz w:val="21"/>
          <w:szCs w:val="21"/>
          <w:rPrChange w:id="85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51" w:author="De Jesus Borges, Thiago" w:date="2024-08-15T12:22:00Z" w16du:dateUtc="2024-08-15T16:22:00Z">
            <w:rPr>
              <w:rFonts w:ascii="Arial" w:hAnsi="Arial" w:cs="Arial"/>
            </w:rPr>
          </w:rPrChange>
        </w:rPr>
        <w:t>an</w:t>
      </w:r>
      <w:r w:rsidRPr="002746DC">
        <w:rPr>
          <w:rFonts w:ascii="Arial" w:hAnsi="Arial" w:cs="Arial"/>
          <w:spacing w:val="-4"/>
          <w:sz w:val="21"/>
          <w:szCs w:val="21"/>
          <w:rPrChange w:id="85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53" w:author="De Jesus Borges, Thiago" w:date="2024-08-15T12:22:00Z" w16du:dateUtc="2024-08-15T16:22:00Z">
            <w:rPr>
              <w:rFonts w:ascii="Arial" w:hAnsi="Arial" w:cs="Arial"/>
            </w:rPr>
          </w:rPrChange>
        </w:rPr>
        <w:t>unbiased</w:t>
      </w:r>
      <w:r w:rsidRPr="002746DC">
        <w:rPr>
          <w:rFonts w:ascii="Arial" w:hAnsi="Arial" w:cs="Arial"/>
          <w:spacing w:val="-4"/>
          <w:sz w:val="21"/>
          <w:szCs w:val="21"/>
          <w:rPrChange w:id="85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55" w:author="De Jesus Borges, Thiago" w:date="2024-08-15T12:22:00Z" w16du:dateUtc="2024-08-15T16:22:00Z">
            <w:rPr>
              <w:rFonts w:ascii="Arial" w:hAnsi="Arial" w:cs="Arial"/>
            </w:rPr>
          </w:rPrChange>
        </w:rPr>
        <w:t>way,</w:t>
      </w:r>
      <w:r w:rsidRPr="002746DC">
        <w:rPr>
          <w:rFonts w:ascii="Arial" w:hAnsi="Arial" w:cs="Arial"/>
          <w:spacing w:val="-4"/>
          <w:sz w:val="21"/>
          <w:szCs w:val="21"/>
          <w:rPrChange w:id="85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57" w:author="De Jesus Borges, Thiago" w:date="2024-08-15T12:22:00Z" w16du:dateUtc="2024-08-15T16:22:00Z">
            <w:rPr>
              <w:rFonts w:ascii="Arial" w:hAnsi="Arial" w:cs="Arial"/>
            </w:rPr>
          </w:rPrChange>
        </w:rPr>
        <w:t>we</w:t>
      </w:r>
      <w:r w:rsidRPr="002746DC">
        <w:rPr>
          <w:rFonts w:ascii="Arial" w:hAnsi="Arial" w:cs="Arial"/>
          <w:spacing w:val="-4"/>
          <w:sz w:val="21"/>
          <w:szCs w:val="21"/>
          <w:rPrChange w:id="85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59" w:author="De Jesus Borges, Thiago" w:date="2024-08-15T12:22:00Z" w16du:dateUtc="2024-08-15T16:22:00Z">
            <w:rPr>
              <w:rFonts w:ascii="Arial" w:hAnsi="Arial" w:cs="Arial"/>
            </w:rPr>
          </w:rPrChange>
        </w:rPr>
        <w:t>perform</w:t>
      </w:r>
      <w:r w:rsidRPr="002746DC">
        <w:rPr>
          <w:rFonts w:ascii="Arial" w:hAnsi="Arial" w:cs="Arial"/>
          <w:spacing w:val="-4"/>
          <w:sz w:val="21"/>
          <w:szCs w:val="21"/>
          <w:rPrChange w:id="86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61" w:author="De Jesus Borges, Thiago" w:date="2024-08-15T12:22:00Z" w16du:dateUtc="2024-08-15T16:22:00Z">
            <w:rPr>
              <w:rFonts w:ascii="Arial" w:hAnsi="Arial" w:cs="Arial"/>
            </w:rPr>
          </w:rPrChange>
        </w:rPr>
        <w:t>another</w:t>
      </w:r>
      <w:r w:rsidRPr="002746DC">
        <w:rPr>
          <w:rFonts w:ascii="Arial" w:hAnsi="Arial" w:cs="Arial"/>
          <w:spacing w:val="-4"/>
          <w:sz w:val="21"/>
          <w:szCs w:val="21"/>
          <w:rPrChange w:id="86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63" w:author="De Jesus Borges, Thiago" w:date="2024-08-15T12:22:00Z" w16du:dateUtc="2024-08-15T16:22:00Z">
            <w:rPr>
              <w:rFonts w:ascii="Arial" w:hAnsi="Arial" w:cs="Arial"/>
            </w:rPr>
          </w:rPrChange>
        </w:rPr>
        <w:t>unsupervised</w:t>
      </w:r>
      <w:r w:rsidRPr="002746DC">
        <w:rPr>
          <w:rFonts w:ascii="Arial" w:hAnsi="Arial" w:cs="Arial"/>
          <w:spacing w:val="-4"/>
          <w:sz w:val="21"/>
          <w:szCs w:val="21"/>
          <w:rPrChange w:id="86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865" w:author="De Jesus Borges, Thiago" w:date="2024-08-15T12:22:00Z" w16du:dateUtc="2024-08-15T16:22:00Z">
            <w:rPr>
              <w:rFonts w:ascii="Arial" w:hAnsi="Arial" w:cs="Arial"/>
            </w:rPr>
          </w:rPrChange>
        </w:rPr>
        <w:t>cluster on</w:t>
      </w:r>
      <w:r w:rsidRPr="002746DC">
        <w:rPr>
          <w:rFonts w:ascii="Arial" w:hAnsi="Arial" w:cs="Arial"/>
          <w:spacing w:val="-1"/>
          <w:sz w:val="21"/>
          <w:szCs w:val="21"/>
          <w:rPrChange w:id="86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867" w:author="De Jesus Borges, Thiago" w:date="2024-08-15T12:22:00Z" w16du:dateUtc="2024-08-15T16:22:00Z">
            <w:rPr>
              <w:rFonts w:ascii="Arial" w:hAnsi="Arial" w:cs="Arial"/>
            </w:rPr>
          </w:rPrChange>
        </w:rPr>
        <w:t>the</w:t>
      </w:r>
      <w:r w:rsidRPr="002746DC">
        <w:rPr>
          <w:rFonts w:ascii="Arial" w:hAnsi="Arial" w:cs="Arial"/>
          <w:spacing w:val="-1"/>
          <w:sz w:val="21"/>
          <w:szCs w:val="21"/>
          <w:rPrChange w:id="86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869" w:author="De Jesus Borges, Thiago" w:date="2024-08-15T12:22:00Z" w16du:dateUtc="2024-08-15T16:22:00Z">
            <w:rPr>
              <w:rFonts w:ascii="Arial" w:hAnsi="Arial" w:cs="Arial"/>
            </w:rPr>
          </w:rPrChange>
        </w:rPr>
        <w:t>CV,</w:t>
      </w:r>
      <w:r w:rsidRPr="002746DC">
        <w:rPr>
          <w:rFonts w:ascii="Arial" w:hAnsi="Arial" w:cs="Arial"/>
          <w:spacing w:val="-1"/>
          <w:sz w:val="21"/>
          <w:szCs w:val="21"/>
          <w:rPrChange w:id="870" w:author="De Jesus Borges, Thiago" w:date="2024-08-15T12:22:00Z" w16du:dateUtc="2024-08-15T16:22:00Z">
            <w:rPr>
              <w:rFonts w:ascii="Arial" w:hAnsi="Arial" w:cs="Arial"/>
              <w:spacing w:val="-1"/>
            </w:rPr>
          </w:rPrChange>
        </w:rPr>
        <w:t xml:space="preserve"> </w:t>
      </w:r>
      <w:proofErr w:type="spellStart"/>
      <w:r w:rsidRPr="002746DC">
        <w:rPr>
          <w:rFonts w:ascii="Arial" w:hAnsi="Arial" w:cs="Arial"/>
          <w:sz w:val="21"/>
          <w:szCs w:val="21"/>
          <w:rPrChange w:id="871" w:author="De Jesus Borges, Thiago" w:date="2024-08-15T12:22:00Z" w16du:dateUtc="2024-08-15T16:22:00Z">
            <w:rPr>
              <w:rFonts w:ascii="Arial" w:hAnsi="Arial" w:cs="Arial"/>
            </w:rPr>
          </w:rPrChange>
        </w:rPr>
        <w:t>cvSTB</w:t>
      </w:r>
      <w:proofErr w:type="spellEnd"/>
      <w:r w:rsidR="00604B3D" w:rsidRPr="002746DC">
        <w:rPr>
          <w:rFonts w:ascii="Arial" w:hAnsi="Arial" w:cs="Arial"/>
          <w:spacing w:val="-1"/>
          <w:sz w:val="21"/>
          <w:szCs w:val="21"/>
          <w:rPrChange w:id="872" w:author="De Jesus Borges, Thiago" w:date="2024-08-15T12:22:00Z" w16du:dateUtc="2024-08-15T16:22:00Z">
            <w:rPr>
              <w:rFonts w:ascii="Arial" w:hAnsi="Arial" w:cs="Arial"/>
              <w:spacing w:val="-1"/>
            </w:rPr>
          </w:rPrChange>
        </w:rPr>
        <w:t xml:space="preserve">, and </w:t>
      </w:r>
      <w:r w:rsidR="00EA6E49" w:rsidRPr="002746DC">
        <w:rPr>
          <w:rFonts w:ascii="Arial" w:hAnsi="Arial" w:cs="Arial"/>
          <w:spacing w:val="-1"/>
          <w:sz w:val="21"/>
          <w:szCs w:val="21"/>
          <w:rPrChange w:id="873" w:author="De Jesus Borges, Thiago" w:date="2024-08-15T12:22:00Z" w16du:dateUtc="2024-08-15T16:22:00Z">
            <w:rPr>
              <w:rFonts w:ascii="Arial" w:hAnsi="Arial" w:cs="Arial"/>
              <w:spacing w:val="-1"/>
            </w:rPr>
          </w:rPrChange>
        </w:rPr>
        <w:t>Gini</w:t>
      </w:r>
      <w:r w:rsidR="00604B3D" w:rsidRPr="002746DC">
        <w:rPr>
          <w:rFonts w:ascii="Arial" w:hAnsi="Arial" w:cs="Arial"/>
          <w:spacing w:val="-1"/>
          <w:sz w:val="21"/>
          <w:szCs w:val="21"/>
          <w:rPrChange w:id="874" w:author="De Jesus Borges, Thiago" w:date="2024-08-15T12:22:00Z" w16du:dateUtc="2024-08-15T16:22:00Z">
            <w:rPr>
              <w:rFonts w:ascii="Arial" w:hAnsi="Arial" w:cs="Arial"/>
              <w:spacing w:val="-1"/>
            </w:rPr>
          </w:rPrChange>
        </w:rPr>
        <w:t xml:space="preserve"> metrics per gene (Fig 2E</w:t>
      </w:r>
      <w:ins w:id="875" w:author="De Jesus Borges, Thiago" w:date="2024-08-16T13:30:00Z" w16du:dateUtc="2024-08-16T17:30:00Z">
        <w:r w:rsidR="00BD75B0">
          <w:rPr>
            <w:rFonts w:ascii="Arial" w:hAnsi="Arial" w:cs="Arial"/>
            <w:spacing w:val="-1"/>
            <w:sz w:val="21"/>
            <w:szCs w:val="21"/>
          </w:rPr>
          <w:t xml:space="preserve">, </w:t>
        </w:r>
      </w:ins>
      <w:r w:rsidR="00604B3D" w:rsidRPr="002746DC">
        <w:rPr>
          <w:rFonts w:ascii="Arial" w:hAnsi="Arial" w:cs="Arial"/>
          <w:spacing w:val="-1"/>
          <w:sz w:val="21"/>
          <w:szCs w:val="21"/>
          <w:rPrChange w:id="876" w:author="De Jesus Borges, Thiago" w:date="2024-08-15T12:22:00Z" w16du:dateUtc="2024-08-15T16:22:00Z">
            <w:rPr>
              <w:rFonts w:ascii="Arial" w:hAnsi="Arial" w:cs="Arial"/>
              <w:spacing w:val="-1"/>
            </w:rPr>
          </w:rPrChange>
        </w:rPr>
        <w:t>G</w:t>
      </w:r>
      <w:ins w:id="877" w:author="De Jesus Borges, Thiago" w:date="2024-08-16T13:30:00Z" w16du:dateUtc="2024-08-16T17:30:00Z">
        <w:r w:rsidR="00BD75B0">
          <w:rPr>
            <w:rFonts w:ascii="Arial" w:hAnsi="Arial" w:cs="Arial"/>
            <w:spacing w:val="-1"/>
            <w:sz w:val="21"/>
            <w:szCs w:val="21"/>
          </w:rPr>
          <w:t xml:space="preserve">, </w:t>
        </w:r>
      </w:ins>
      <w:r w:rsidR="00604B3D" w:rsidRPr="002746DC">
        <w:rPr>
          <w:rFonts w:ascii="Arial" w:hAnsi="Arial" w:cs="Arial"/>
          <w:spacing w:val="-1"/>
          <w:sz w:val="21"/>
          <w:szCs w:val="21"/>
          <w:rPrChange w:id="878" w:author="De Jesus Borges, Thiago" w:date="2024-08-15T12:22:00Z" w16du:dateUtc="2024-08-15T16:22:00Z">
            <w:rPr>
              <w:rFonts w:ascii="Arial" w:hAnsi="Arial" w:cs="Arial"/>
              <w:spacing w:val="-1"/>
            </w:rPr>
          </w:rPrChange>
        </w:rPr>
        <w:t xml:space="preserve">I) and </w:t>
      </w:r>
      <w:r w:rsidR="006D1B68" w:rsidRPr="002746DC">
        <w:rPr>
          <w:rFonts w:ascii="Arial" w:hAnsi="Arial" w:cs="Arial"/>
          <w:spacing w:val="-1"/>
          <w:sz w:val="21"/>
          <w:szCs w:val="21"/>
          <w:rPrChange w:id="879" w:author="De Jesus Borges, Thiago" w:date="2024-08-15T12:22:00Z" w16du:dateUtc="2024-08-15T16:22:00Z">
            <w:rPr>
              <w:rFonts w:ascii="Arial" w:hAnsi="Arial" w:cs="Arial"/>
              <w:spacing w:val="-1"/>
            </w:rPr>
          </w:rPrChange>
        </w:rPr>
        <w:t>choose</w:t>
      </w:r>
      <w:r w:rsidR="00604B3D" w:rsidRPr="002746DC">
        <w:rPr>
          <w:rFonts w:ascii="Arial" w:hAnsi="Arial" w:cs="Arial"/>
          <w:spacing w:val="-1"/>
          <w:sz w:val="21"/>
          <w:szCs w:val="21"/>
          <w:rPrChange w:id="880" w:author="De Jesus Borges, Thiago" w:date="2024-08-15T12:22:00Z" w16du:dateUtc="2024-08-15T16:22:00Z">
            <w:rPr>
              <w:rFonts w:ascii="Arial" w:hAnsi="Arial" w:cs="Arial"/>
              <w:spacing w:val="-1"/>
            </w:rPr>
          </w:rPrChange>
        </w:rPr>
        <w:t xml:space="preserve"> the group of genes with the </w:t>
      </w:r>
      <w:r w:rsidRPr="002746DC">
        <w:rPr>
          <w:rFonts w:ascii="Arial" w:hAnsi="Arial" w:cs="Arial"/>
          <w:sz w:val="21"/>
          <w:szCs w:val="21"/>
          <w:rPrChange w:id="881" w:author="De Jesus Borges, Thiago" w:date="2024-08-15T12:22:00Z" w16du:dateUtc="2024-08-15T16:22:00Z">
            <w:rPr>
              <w:rFonts w:ascii="Arial" w:hAnsi="Arial" w:cs="Arial"/>
            </w:rPr>
          </w:rPrChange>
        </w:rPr>
        <w:t xml:space="preserve">lowest values of those metrics in 635 samples with rejection and non-rejection samples. </w:t>
      </w:r>
      <w:r w:rsidR="00291A64" w:rsidRPr="002746DC">
        <w:rPr>
          <w:rFonts w:ascii="Arial" w:hAnsi="Arial" w:cs="Arial"/>
          <w:sz w:val="21"/>
          <w:szCs w:val="21"/>
          <w:rPrChange w:id="882" w:author="De Jesus Borges, Thiago" w:date="2024-08-15T12:22:00Z" w16du:dateUtc="2024-08-15T16:22:00Z">
            <w:rPr>
              <w:rFonts w:ascii="Arial" w:hAnsi="Arial" w:cs="Arial"/>
            </w:rPr>
          </w:rPrChange>
        </w:rPr>
        <w:t>Group</w:t>
      </w:r>
      <w:r w:rsidRPr="002746DC">
        <w:rPr>
          <w:rFonts w:ascii="Arial" w:hAnsi="Arial" w:cs="Arial"/>
          <w:sz w:val="21"/>
          <w:szCs w:val="21"/>
          <w:rPrChange w:id="883" w:author="De Jesus Borges, Thiago" w:date="2024-08-15T12:22:00Z" w16du:dateUtc="2024-08-15T16:22:00Z">
            <w:rPr>
              <w:rFonts w:ascii="Arial" w:hAnsi="Arial" w:cs="Arial"/>
            </w:rPr>
          </w:rPrChange>
        </w:rPr>
        <w:t xml:space="preserve"> 14 has the best candidates for housekeeping genes</w:t>
      </w:r>
      <w:r w:rsidR="00604B3D" w:rsidRPr="002746DC">
        <w:rPr>
          <w:rFonts w:ascii="Arial" w:hAnsi="Arial" w:cs="Arial"/>
          <w:sz w:val="21"/>
          <w:szCs w:val="21"/>
          <w:rPrChange w:id="884" w:author="De Jesus Borges, Thiago" w:date="2024-08-15T12:22:00Z" w16du:dateUtc="2024-08-15T16:22:00Z">
            <w:rPr>
              <w:rFonts w:ascii="Arial" w:hAnsi="Arial" w:cs="Arial"/>
            </w:rPr>
          </w:rPrChange>
        </w:rPr>
        <w:t xml:space="preserve"> since this group has values for the coefficient of variation, Gini coefficient,</w:t>
      </w:r>
      <w:r w:rsidRPr="002746DC">
        <w:rPr>
          <w:rFonts w:ascii="Arial" w:hAnsi="Arial" w:cs="Arial"/>
          <w:spacing w:val="-4"/>
          <w:sz w:val="21"/>
          <w:szCs w:val="21"/>
          <w:rPrChange w:id="88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886" w:author="De Jesus Borges, Thiago" w:date="2024-08-15T12:22:00Z" w16du:dateUtc="2024-08-15T16:22:00Z">
            <w:rPr>
              <w:rFonts w:ascii="Arial" w:hAnsi="Arial" w:cs="Arial"/>
              <w:spacing w:val="-2"/>
            </w:rPr>
          </w:rPrChange>
        </w:rPr>
        <w:t>and</w:t>
      </w:r>
      <w:r w:rsidRPr="002746DC">
        <w:rPr>
          <w:rFonts w:ascii="Arial" w:hAnsi="Arial" w:cs="Arial"/>
          <w:spacing w:val="-4"/>
          <w:sz w:val="21"/>
          <w:szCs w:val="21"/>
          <w:rPrChange w:id="88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888" w:author="De Jesus Borges, Thiago" w:date="2024-08-15T12:22:00Z" w16du:dateUtc="2024-08-15T16:22:00Z">
            <w:rPr>
              <w:rFonts w:ascii="Arial" w:hAnsi="Arial" w:cs="Arial"/>
              <w:spacing w:val="-2"/>
            </w:rPr>
          </w:rPrChange>
        </w:rPr>
        <w:t>coefficient</w:t>
      </w:r>
      <w:r w:rsidRPr="002746DC">
        <w:rPr>
          <w:rFonts w:ascii="Arial" w:hAnsi="Arial" w:cs="Arial"/>
          <w:spacing w:val="-4"/>
          <w:sz w:val="21"/>
          <w:szCs w:val="21"/>
          <w:rPrChange w:id="889"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890" w:author="De Jesus Borges, Thiago" w:date="2024-08-15T12:22:00Z" w16du:dateUtc="2024-08-15T16:22:00Z">
            <w:rPr>
              <w:rFonts w:ascii="Arial" w:hAnsi="Arial" w:cs="Arial"/>
              <w:spacing w:val="-2"/>
            </w:rPr>
          </w:rPrChange>
        </w:rPr>
        <w:t>of</w:t>
      </w:r>
      <w:r w:rsidRPr="002746DC">
        <w:rPr>
          <w:rFonts w:ascii="Arial" w:hAnsi="Arial" w:cs="Arial"/>
          <w:spacing w:val="-4"/>
          <w:sz w:val="21"/>
          <w:szCs w:val="21"/>
          <w:rPrChange w:id="891"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892" w:author="De Jesus Borges, Thiago" w:date="2024-08-15T12:22:00Z" w16du:dateUtc="2024-08-15T16:22:00Z">
            <w:rPr>
              <w:rFonts w:ascii="Arial" w:hAnsi="Arial" w:cs="Arial"/>
              <w:spacing w:val="-2"/>
            </w:rPr>
          </w:rPrChange>
        </w:rPr>
        <w:t xml:space="preserve">variance </w:t>
      </w:r>
      <w:r w:rsidRPr="002746DC">
        <w:rPr>
          <w:rFonts w:ascii="Arial" w:hAnsi="Arial" w:cs="Arial"/>
          <w:sz w:val="21"/>
          <w:szCs w:val="21"/>
          <w:rPrChange w:id="893" w:author="De Jesus Borges, Thiago" w:date="2024-08-15T12:22:00Z" w16du:dateUtc="2024-08-15T16:22:00Z">
            <w:rPr>
              <w:rFonts w:ascii="Arial" w:hAnsi="Arial" w:cs="Arial"/>
            </w:rPr>
          </w:rPrChange>
        </w:rPr>
        <w:t>of stability lower than the medians of each of these metrics in all 635 samples (Fig 2F</w:t>
      </w:r>
      <w:ins w:id="894" w:author="De Jesus Borges, Thiago" w:date="2024-08-16T13:31:00Z" w16du:dateUtc="2024-08-16T17:31:00Z">
        <w:r w:rsidR="00BD75B0">
          <w:rPr>
            <w:rFonts w:ascii="Arial" w:hAnsi="Arial" w:cs="Arial"/>
            <w:sz w:val="21"/>
            <w:szCs w:val="21"/>
          </w:rPr>
          <w:t xml:space="preserve">, </w:t>
        </w:r>
      </w:ins>
      <w:r w:rsidRPr="002746DC">
        <w:rPr>
          <w:rFonts w:ascii="Arial" w:hAnsi="Arial" w:cs="Arial"/>
          <w:sz w:val="21"/>
          <w:szCs w:val="21"/>
          <w:rPrChange w:id="895" w:author="De Jesus Borges, Thiago" w:date="2024-08-15T12:22:00Z" w16du:dateUtc="2024-08-15T16:22:00Z">
            <w:rPr>
              <w:rFonts w:ascii="Arial" w:hAnsi="Arial" w:cs="Arial"/>
            </w:rPr>
          </w:rPrChange>
        </w:rPr>
        <w:t>H</w:t>
      </w:r>
      <w:ins w:id="896" w:author="De Jesus Borges, Thiago" w:date="2024-08-16T13:31:00Z" w16du:dateUtc="2024-08-16T17:31:00Z">
        <w:r w:rsidR="00BD75B0">
          <w:rPr>
            <w:rFonts w:ascii="Arial" w:hAnsi="Arial" w:cs="Arial"/>
            <w:sz w:val="21"/>
            <w:szCs w:val="21"/>
          </w:rPr>
          <w:t xml:space="preserve">, </w:t>
        </w:r>
      </w:ins>
      <w:r w:rsidRPr="002746DC">
        <w:rPr>
          <w:rFonts w:ascii="Arial" w:hAnsi="Arial" w:cs="Arial"/>
          <w:sz w:val="21"/>
          <w:szCs w:val="21"/>
          <w:rPrChange w:id="897" w:author="De Jesus Borges, Thiago" w:date="2024-08-15T12:22:00Z" w16du:dateUtc="2024-08-15T16:22:00Z">
            <w:rPr>
              <w:rFonts w:ascii="Arial" w:hAnsi="Arial" w:cs="Arial"/>
            </w:rPr>
          </w:rPrChange>
        </w:rPr>
        <w:t xml:space="preserve">J). </w:t>
      </w:r>
      <w:r w:rsidR="002A6431" w:rsidRPr="002746DC">
        <w:rPr>
          <w:rFonts w:ascii="Arial" w:hAnsi="Arial" w:cs="Arial"/>
          <w:sz w:val="21"/>
          <w:szCs w:val="21"/>
          <w:rPrChange w:id="898" w:author="De Jesus Borges, Thiago" w:date="2024-08-15T12:22:00Z" w16du:dateUtc="2024-08-15T16:22:00Z">
            <w:rPr>
              <w:rFonts w:ascii="Arial" w:hAnsi="Arial" w:cs="Arial"/>
            </w:rPr>
          </w:rPrChange>
        </w:rPr>
        <w:t>This strategy solves</w:t>
      </w:r>
      <w:r w:rsidRPr="002746DC">
        <w:rPr>
          <w:rFonts w:ascii="Arial" w:hAnsi="Arial" w:cs="Arial"/>
          <w:sz w:val="21"/>
          <w:szCs w:val="21"/>
          <w:rPrChange w:id="899" w:author="De Jesus Borges, Thiago" w:date="2024-08-15T12:22:00Z" w16du:dateUtc="2024-08-15T16:22:00Z">
            <w:rPr>
              <w:rFonts w:ascii="Arial" w:hAnsi="Arial" w:cs="Arial"/>
            </w:rPr>
          </w:rPrChange>
        </w:rPr>
        <w:t xml:space="preserve"> the known problem of defining arbitrary cutoff levels</w:t>
      </w:r>
      <w:r w:rsidRPr="002746DC">
        <w:rPr>
          <w:rFonts w:ascii="Arial" w:hAnsi="Arial" w:cs="Arial"/>
          <w:spacing w:val="-1"/>
          <w:sz w:val="21"/>
          <w:szCs w:val="21"/>
          <w:rPrChange w:id="900"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01" w:author="De Jesus Borges, Thiago" w:date="2024-08-15T12:22:00Z" w16du:dateUtc="2024-08-15T16:22:00Z">
            <w:rPr>
              <w:rFonts w:ascii="Arial" w:hAnsi="Arial" w:cs="Arial"/>
            </w:rPr>
          </w:rPrChange>
        </w:rPr>
        <w:t>of</w:t>
      </w:r>
      <w:r w:rsidRPr="002746DC">
        <w:rPr>
          <w:rFonts w:ascii="Arial" w:hAnsi="Arial" w:cs="Arial"/>
          <w:spacing w:val="-1"/>
          <w:sz w:val="21"/>
          <w:szCs w:val="21"/>
          <w:rPrChange w:id="902"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03" w:author="De Jesus Borges, Thiago" w:date="2024-08-15T12:22:00Z" w16du:dateUtc="2024-08-15T16:22:00Z">
            <w:rPr>
              <w:rFonts w:ascii="Arial" w:hAnsi="Arial" w:cs="Arial"/>
            </w:rPr>
          </w:rPrChange>
        </w:rPr>
        <w:t>housekeeping</w:t>
      </w:r>
      <w:r w:rsidRPr="002746DC">
        <w:rPr>
          <w:rFonts w:ascii="Arial" w:hAnsi="Arial" w:cs="Arial"/>
          <w:spacing w:val="-1"/>
          <w:sz w:val="21"/>
          <w:szCs w:val="21"/>
          <w:rPrChange w:id="904" w:author="De Jesus Borges, Thiago" w:date="2024-08-15T12:22:00Z" w16du:dateUtc="2024-08-15T16:22:00Z">
            <w:rPr>
              <w:rFonts w:ascii="Arial" w:hAnsi="Arial" w:cs="Arial"/>
              <w:spacing w:val="-1"/>
            </w:rPr>
          </w:rPrChange>
        </w:rPr>
        <w:t xml:space="preserve"> </w:t>
      </w:r>
      <w:r w:rsidR="00604B3D" w:rsidRPr="002746DC">
        <w:rPr>
          <w:rFonts w:ascii="Arial" w:hAnsi="Arial" w:cs="Arial"/>
          <w:sz w:val="21"/>
          <w:szCs w:val="21"/>
          <w:rPrChange w:id="905" w:author="De Jesus Borges, Thiago" w:date="2024-08-15T12:22:00Z" w16du:dateUtc="2024-08-15T16:22:00Z">
            <w:rPr>
              <w:rFonts w:ascii="Arial" w:hAnsi="Arial" w:cs="Arial"/>
            </w:rPr>
          </w:rPrChange>
        </w:rPr>
        <w:t>gene</w:t>
      </w:r>
      <w:r w:rsidRPr="002746DC">
        <w:rPr>
          <w:rFonts w:ascii="Arial" w:hAnsi="Arial" w:cs="Arial"/>
          <w:spacing w:val="-1"/>
          <w:sz w:val="21"/>
          <w:szCs w:val="21"/>
          <w:rPrChange w:id="90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07" w:author="De Jesus Borges, Thiago" w:date="2024-08-15T12:22:00Z" w16du:dateUtc="2024-08-15T16:22:00Z">
            <w:rPr>
              <w:rFonts w:ascii="Arial" w:hAnsi="Arial" w:cs="Arial"/>
            </w:rPr>
          </w:rPrChange>
        </w:rPr>
        <w:t>expressions</w:t>
      </w:r>
      <w:r w:rsidRPr="002746DC">
        <w:rPr>
          <w:rFonts w:ascii="Arial" w:hAnsi="Arial" w:cs="Arial"/>
          <w:spacing w:val="-1"/>
          <w:sz w:val="21"/>
          <w:szCs w:val="21"/>
          <w:rPrChange w:id="90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09" w:author="De Jesus Borges, Thiago" w:date="2024-08-15T12:22:00Z" w16du:dateUtc="2024-08-15T16:22:00Z">
            <w:rPr>
              <w:rFonts w:ascii="Arial" w:hAnsi="Arial" w:cs="Arial"/>
            </w:rPr>
          </w:rPrChange>
        </w:rPr>
        <w:t>[</w:t>
      </w:r>
      <w:r w:rsidRPr="002746DC">
        <w:rPr>
          <w:sz w:val="21"/>
          <w:szCs w:val="21"/>
          <w:rPrChange w:id="910" w:author="De Jesus Borges, Thiago" w:date="2024-08-15T12:22:00Z" w16du:dateUtc="2024-08-15T16:22:00Z">
            <w:rPr/>
          </w:rPrChange>
        </w:rPr>
        <w:fldChar w:fldCharType="begin"/>
      </w:r>
      <w:r w:rsidRPr="002746DC">
        <w:rPr>
          <w:sz w:val="21"/>
          <w:szCs w:val="21"/>
          <w:rPrChange w:id="911" w:author="De Jesus Borges, Thiago" w:date="2024-08-15T12:22:00Z" w16du:dateUtc="2024-08-15T16:22:00Z">
            <w:rPr/>
          </w:rPrChange>
        </w:rPr>
        <w:instrText>HYPERLINK \l "_bookmark11"</w:instrText>
      </w:r>
      <w:r w:rsidRPr="00EB5EE6">
        <w:rPr>
          <w:sz w:val="21"/>
          <w:szCs w:val="21"/>
        </w:rPr>
      </w:r>
      <w:r w:rsidRPr="002746DC">
        <w:rPr>
          <w:sz w:val="21"/>
          <w:szCs w:val="21"/>
          <w:rPrChange w:id="912"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913" w:author="De Jesus Borges, Thiago" w:date="2024-08-15T12:22:00Z" w16du:dateUtc="2024-08-15T16:22:00Z">
            <w:rPr>
              <w:rFonts w:ascii="Arial" w:hAnsi="Arial" w:cs="Arial"/>
              <w:color w:val="0000FF"/>
            </w:rPr>
          </w:rPrChange>
        </w:rPr>
        <w:t>11</w:t>
      </w:r>
      <w:r w:rsidRPr="002746DC">
        <w:rPr>
          <w:rFonts w:ascii="Arial" w:hAnsi="Arial" w:cs="Arial"/>
          <w:color w:val="0000FF"/>
          <w:sz w:val="21"/>
          <w:szCs w:val="21"/>
          <w:rPrChange w:id="914"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915" w:author="De Jesus Borges, Thiago" w:date="2024-08-15T12:22:00Z" w16du:dateUtc="2024-08-15T16:22:00Z">
            <w:rPr>
              <w:rFonts w:ascii="Arial" w:hAnsi="Arial" w:cs="Arial"/>
            </w:rPr>
          </w:rPrChange>
        </w:rPr>
        <w:t>].</w:t>
      </w:r>
      <w:r w:rsidRPr="002746DC">
        <w:rPr>
          <w:rFonts w:ascii="Arial" w:hAnsi="Arial" w:cs="Arial"/>
          <w:spacing w:val="-1"/>
          <w:sz w:val="21"/>
          <w:szCs w:val="21"/>
          <w:rPrChange w:id="91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17" w:author="De Jesus Borges, Thiago" w:date="2024-08-15T12:22:00Z" w16du:dateUtc="2024-08-15T16:22:00Z">
            <w:rPr>
              <w:rFonts w:ascii="Arial" w:hAnsi="Arial" w:cs="Arial"/>
            </w:rPr>
          </w:rPrChange>
        </w:rPr>
        <w:t>A</w:t>
      </w:r>
      <w:r w:rsidRPr="002746DC">
        <w:rPr>
          <w:rFonts w:ascii="Arial" w:hAnsi="Arial" w:cs="Arial"/>
          <w:spacing w:val="-1"/>
          <w:sz w:val="21"/>
          <w:szCs w:val="21"/>
          <w:rPrChange w:id="91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19" w:author="De Jesus Borges, Thiago" w:date="2024-08-15T12:22:00Z" w16du:dateUtc="2024-08-15T16:22:00Z">
            <w:rPr>
              <w:rFonts w:ascii="Arial" w:hAnsi="Arial" w:cs="Arial"/>
            </w:rPr>
          </w:rPrChange>
        </w:rPr>
        <w:t>total</w:t>
      </w:r>
      <w:r w:rsidRPr="002746DC">
        <w:rPr>
          <w:rFonts w:ascii="Arial" w:hAnsi="Arial" w:cs="Arial"/>
          <w:spacing w:val="-1"/>
          <w:sz w:val="21"/>
          <w:szCs w:val="21"/>
          <w:rPrChange w:id="920"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21" w:author="De Jesus Borges, Thiago" w:date="2024-08-15T12:22:00Z" w16du:dateUtc="2024-08-15T16:22:00Z">
            <w:rPr>
              <w:rFonts w:ascii="Arial" w:hAnsi="Arial" w:cs="Arial"/>
            </w:rPr>
          </w:rPrChange>
        </w:rPr>
        <w:t>of</w:t>
      </w:r>
      <w:r w:rsidRPr="002746DC">
        <w:rPr>
          <w:rFonts w:ascii="Arial" w:hAnsi="Arial" w:cs="Arial"/>
          <w:spacing w:val="-1"/>
          <w:sz w:val="21"/>
          <w:szCs w:val="21"/>
          <w:rPrChange w:id="922"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23" w:author="De Jesus Borges, Thiago" w:date="2024-08-15T12:22:00Z" w16du:dateUtc="2024-08-15T16:22:00Z">
            <w:rPr>
              <w:rFonts w:ascii="Arial" w:hAnsi="Arial" w:cs="Arial"/>
            </w:rPr>
          </w:rPrChange>
        </w:rPr>
        <w:t>85</w:t>
      </w:r>
      <w:r w:rsidRPr="002746DC">
        <w:rPr>
          <w:rFonts w:ascii="Arial" w:hAnsi="Arial" w:cs="Arial"/>
          <w:spacing w:val="-1"/>
          <w:sz w:val="21"/>
          <w:szCs w:val="21"/>
          <w:rPrChange w:id="924"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25" w:author="De Jesus Borges, Thiago" w:date="2024-08-15T12:22:00Z" w16du:dateUtc="2024-08-15T16:22:00Z">
            <w:rPr>
              <w:rFonts w:ascii="Arial" w:hAnsi="Arial" w:cs="Arial"/>
            </w:rPr>
          </w:rPrChange>
        </w:rPr>
        <w:t>candidates</w:t>
      </w:r>
      <w:r w:rsidRPr="002746DC">
        <w:rPr>
          <w:rFonts w:ascii="Arial" w:hAnsi="Arial" w:cs="Arial"/>
          <w:spacing w:val="-1"/>
          <w:sz w:val="21"/>
          <w:szCs w:val="21"/>
          <w:rPrChange w:id="92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27" w:author="De Jesus Borges, Thiago" w:date="2024-08-15T12:22:00Z" w16du:dateUtc="2024-08-15T16:22:00Z">
            <w:rPr>
              <w:rFonts w:ascii="Arial" w:hAnsi="Arial" w:cs="Arial"/>
            </w:rPr>
          </w:rPrChange>
        </w:rPr>
        <w:t>were</w:t>
      </w:r>
      <w:r w:rsidRPr="002746DC">
        <w:rPr>
          <w:rFonts w:ascii="Arial" w:hAnsi="Arial" w:cs="Arial"/>
          <w:spacing w:val="-1"/>
          <w:sz w:val="21"/>
          <w:szCs w:val="21"/>
          <w:rPrChange w:id="92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929" w:author="De Jesus Borges, Thiago" w:date="2024-08-15T12:22:00Z" w16du:dateUtc="2024-08-15T16:22:00Z">
            <w:rPr>
              <w:rFonts w:ascii="Arial" w:hAnsi="Arial" w:cs="Arial"/>
            </w:rPr>
          </w:rPrChange>
        </w:rPr>
        <w:t>selected for the following filtering step.</w:t>
      </w:r>
    </w:p>
    <w:p w14:paraId="5265CDD7" w14:textId="36750A59" w:rsidR="000A7174" w:rsidRPr="002746DC" w:rsidRDefault="0047037D" w:rsidP="003362E4">
      <w:pPr>
        <w:pStyle w:val="BodyText"/>
        <w:spacing w:line="254" w:lineRule="auto"/>
        <w:ind w:left="360" w:right="318" w:firstLine="298"/>
        <w:rPr>
          <w:rFonts w:ascii="Arial" w:hAnsi="Arial" w:cs="Arial"/>
          <w:spacing w:val="-2"/>
          <w:sz w:val="21"/>
          <w:szCs w:val="21"/>
          <w:rPrChange w:id="930" w:author="De Jesus Borges, Thiago" w:date="2024-08-15T12:22:00Z" w16du:dateUtc="2024-08-15T16:22:00Z">
            <w:rPr>
              <w:rFonts w:ascii="Arial" w:hAnsi="Arial" w:cs="Arial"/>
              <w:spacing w:val="-2"/>
            </w:rPr>
          </w:rPrChange>
        </w:rPr>
      </w:pPr>
      <w:r w:rsidRPr="002746DC">
        <w:rPr>
          <w:rFonts w:ascii="Arial" w:hAnsi="Arial" w:cs="Arial"/>
          <w:sz w:val="21"/>
          <w:szCs w:val="21"/>
          <w:rPrChange w:id="931" w:author="De Jesus Borges, Thiago" w:date="2024-08-15T12:22:00Z" w16du:dateUtc="2024-08-15T16:22:00Z">
            <w:rPr>
              <w:rFonts w:ascii="Arial" w:hAnsi="Arial" w:cs="Arial"/>
            </w:rPr>
          </w:rPrChange>
        </w:rPr>
        <w:t xml:space="preserve">After selecting the genes consistently expressed in all 635 samples, we </w:t>
      </w:r>
      <w:r w:rsidRPr="002746DC">
        <w:rPr>
          <w:rFonts w:ascii="Arial" w:hAnsi="Arial" w:cs="Arial"/>
          <w:spacing w:val="-2"/>
          <w:sz w:val="21"/>
          <w:szCs w:val="21"/>
          <w:rPrChange w:id="932" w:author="De Jesus Borges, Thiago" w:date="2024-08-15T12:22:00Z" w16du:dateUtc="2024-08-15T16:22:00Z">
            <w:rPr>
              <w:rFonts w:ascii="Arial" w:hAnsi="Arial" w:cs="Arial"/>
              <w:spacing w:val="-2"/>
            </w:rPr>
          </w:rPrChange>
        </w:rPr>
        <w:t>ask</w:t>
      </w:r>
      <w:r w:rsidRPr="002746DC">
        <w:rPr>
          <w:rFonts w:ascii="Arial" w:hAnsi="Arial" w:cs="Arial"/>
          <w:spacing w:val="-4"/>
          <w:sz w:val="21"/>
          <w:szCs w:val="21"/>
          <w:rPrChange w:id="933"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34" w:author="De Jesus Borges, Thiago" w:date="2024-08-15T12:22:00Z" w16du:dateUtc="2024-08-15T16:22:00Z">
            <w:rPr>
              <w:rFonts w:ascii="Arial" w:hAnsi="Arial" w:cs="Arial"/>
              <w:spacing w:val="-2"/>
            </w:rPr>
          </w:rPrChange>
        </w:rPr>
        <w:t>whether</w:t>
      </w:r>
      <w:r w:rsidRPr="002746DC">
        <w:rPr>
          <w:rFonts w:ascii="Arial" w:hAnsi="Arial" w:cs="Arial"/>
          <w:spacing w:val="-4"/>
          <w:sz w:val="21"/>
          <w:szCs w:val="21"/>
          <w:rPrChange w:id="93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36" w:author="De Jesus Borges, Thiago" w:date="2024-08-15T12:22:00Z" w16du:dateUtc="2024-08-15T16:22:00Z">
            <w:rPr>
              <w:rFonts w:ascii="Arial" w:hAnsi="Arial" w:cs="Arial"/>
              <w:spacing w:val="-2"/>
            </w:rPr>
          </w:rPrChange>
        </w:rPr>
        <w:t>some</w:t>
      </w:r>
      <w:r w:rsidRPr="002746DC">
        <w:rPr>
          <w:rFonts w:ascii="Arial" w:hAnsi="Arial" w:cs="Arial"/>
          <w:spacing w:val="-4"/>
          <w:sz w:val="21"/>
          <w:szCs w:val="21"/>
          <w:rPrChange w:id="93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38" w:author="De Jesus Borges, Thiago" w:date="2024-08-15T12:22:00Z" w16du:dateUtc="2024-08-15T16:22:00Z">
            <w:rPr>
              <w:rFonts w:ascii="Arial" w:hAnsi="Arial" w:cs="Arial"/>
              <w:spacing w:val="-2"/>
            </w:rPr>
          </w:rPrChange>
        </w:rPr>
        <w:t>of</w:t>
      </w:r>
      <w:r w:rsidRPr="002746DC">
        <w:rPr>
          <w:rFonts w:ascii="Arial" w:hAnsi="Arial" w:cs="Arial"/>
          <w:spacing w:val="-4"/>
          <w:sz w:val="21"/>
          <w:szCs w:val="21"/>
          <w:rPrChange w:id="939"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40" w:author="De Jesus Borges, Thiago" w:date="2024-08-15T12:22:00Z" w16du:dateUtc="2024-08-15T16:22:00Z">
            <w:rPr>
              <w:rFonts w:ascii="Arial" w:hAnsi="Arial" w:cs="Arial"/>
              <w:spacing w:val="-2"/>
            </w:rPr>
          </w:rPrChange>
        </w:rPr>
        <w:t>those</w:t>
      </w:r>
      <w:r w:rsidRPr="002746DC">
        <w:rPr>
          <w:rFonts w:ascii="Arial" w:hAnsi="Arial" w:cs="Arial"/>
          <w:spacing w:val="-4"/>
          <w:sz w:val="21"/>
          <w:szCs w:val="21"/>
          <w:rPrChange w:id="941"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42" w:author="De Jesus Borges, Thiago" w:date="2024-08-15T12:22:00Z" w16du:dateUtc="2024-08-15T16:22:00Z">
            <w:rPr>
              <w:rFonts w:ascii="Arial" w:hAnsi="Arial" w:cs="Arial"/>
              <w:spacing w:val="-2"/>
            </w:rPr>
          </w:rPrChange>
        </w:rPr>
        <w:t>85</w:t>
      </w:r>
      <w:r w:rsidRPr="002746DC">
        <w:rPr>
          <w:rFonts w:ascii="Arial" w:hAnsi="Arial" w:cs="Arial"/>
          <w:spacing w:val="-4"/>
          <w:sz w:val="21"/>
          <w:szCs w:val="21"/>
          <w:rPrChange w:id="943"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44" w:author="De Jesus Borges, Thiago" w:date="2024-08-15T12:22:00Z" w16du:dateUtc="2024-08-15T16:22:00Z">
            <w:rPr>
              <w:rFonts w:ascii="Arial" w:hAnsi="Arial" w:cs="Arial"/>
              <w:spacing w:val="-2"/>
            </w:rPr>
          </w:rPrChange>
        </w:rPr>
        <w:t>targets</w:t>
      </w:r>
      <w:r w:rsidRPr="002746DC">
        <w:rPr>
          <w:rFonts w:ascii="Arial" w:hAnsi="Arial" w:cs="Arial"/>
          <w:spacing w:val="-4"/>
          <w:sz w:val="21"/>
          <w:szCs w:val="21"/>
          <w:rPrChange w:id="94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46" w:author="De Jesus Borges, Thiago" w:date="2024-08-15T12:22:00Z" w16du:dateUtc="2024-08-15T16:22:00Z">
            <w:rPr>
              <w:rFonts w:ascii="Arial" w:hAnsi="Arial" w:cs="Arial"/>
              <w:spacing w:val="-2"/>
            </w:rPr>
          </w:rPrChange>
        </w:rPr>
        <w:t>are</w:t>
      </w:r>
      <w:r w:rsidRPr="002746DC">
        <w:rPr>
          <w:rFonts w:ascii="Arial" w:hAnsi="Arial" w:cs="Arial"/>
          <w:spacing w:val="-4"/>
          <w:sz w:val="21"/>
          <w:szCs w:val="21"/>
          <w:rPrChange w:id="947"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48" w:author="De Jesus Borges, Thiago" w:date="2024-08-15T12:22:00Z" w16du:dateUtc="2024-08-15T16:22:00Z">
            <w:rPr>
              <w:rFonts w:ascii="Arial" w:hAnsi="Arial" w:cs="Arial"/>
              <w:spacing w:val="-2"/>
            </w:rPr>
          </w:rPrChange>
        </w:rPr>
        <w:t>differentiated</w:t>
      </w:r>
      <w:r w:rsidRPr="002746DC">
        <w:rPr>
          <w:rFonts w:ascii="Arial" w:hAnsi="Arial" w:cs="Arial"/>
          <w:spacing w:val="-4"/>
          <w:sz w:val="21"/>
          <w:szCs w:val="21"/>
          <w:rPrChange w:id="949"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50" w:author="De Jesus Borges, Thiago" w:date="2024-08-15T12:22:00Z" w16du:dateUtc="2024-08-15T16:22:00Z">
            <w:rPr>
              <w:rFonts w:ascii="Arial" w:hAnsi="Arial" w:cs="Arial"/>
              <w:spacing w:val="-2"/>
            </w:rPr>
          </w:rPrChange>
        </w:rPr>
        <w:t>expressed</w:t>
      </w:r>
      <w:r w:rsidRPr="002746DC">
        <w:rPr>
          <w:rFonts w:ascii="Arial" w:hAnsi="Arial" w:cs="Arial"/>
          <w:spacing w:val="-4"/>
          <w:sz w:val="21"/>
          <w:szCs w:val="21"/>
          <w:rPrChange w:id="951"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52" w:author="De Jesus Borges, Thiago" w:date="2024-08-15T12:22:00Z" w16du:dateUtc="2024-08-15T16:22:00Z">
            <w:rPr>
              <w:rFonts w:ascii="Arial" w:hAnsi="Arial" w:cs="Arial"/>
              <w:spacing w:val="-2"/>
            </w:rPr>
          </w:rPrChange>
        </w:rPr>
        <w:t>by</w:t>
      </w:r>
      <w:r w:rsidRPr="002746DC">
        <w:rPr>
          <w:rFonts w:ascii="Arial" w:hAnsi="Arial" w:cs="Arial"/>
          <w:spacing w:val="-4"/>
          <w:sz w:val="21"/>
          <w:szCs w:val="21"/>
          <w:rPrChange w:id="953"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54" w:author="De Jesus Borges, Thiago" w:date="2024-08-15T12:22:00Z" w16du:dateUtc="2024-08-15T16:22:00Z">
            <w:rPr>
              <w:rFonts w:ascii="Arial" w:hAnsi="Arial" w:cs="Arial"/>
              <w:spacing w:val="-2"/>
            </w:rPr>
          </w:rPrChange>
        </w:rPr>
        <w:t>comparing</w:t>
      </w:r>
      <w:r w:rsidRPr="002746DC">
        <w:rPr>
          <w:rFonts w:ascii="Arial" w:hAnsi="Arial" w:cs="Arial"/>
          <w:spacing w:val="-4"/>
          <w:sz w:val="21"/>
          <w:szCs w:val="21"/>
          <w:rPrChange w:id="955"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956" w:author="De Jesus Borges, Thiago" w:date="2024-08-15T12:22:00Z" w16du:dateUtc="2024-08-15T16:22:00Z">
            <w:rPr>
              <w:rFonts w:ascii="Arial" w:hAnsi="Arial" w:cs="Arial"/>
              <w:spacing w:val="-2"/>
            </w:rPr>
          </w:rPrChange>
        </w:rPr>
        <w:t>rejec</w:t>
      </w:r>
      <w:r w:rsidRPr="002746DC">
        <w:rPr>
          <w:rFonts w:ascii="Arial" w:hAnsi="Arial" w:cs="Arial"/>
          <w:sz w:val="21"/>
          <w:szCs w:val="21"/>
          <w:rPrChange w:id="957" w:author="De Jesus Borges, Thiago" w:date="2024-08-15T12:22:00Z" w16du:dateUtc="2024-08-15T16:22:00Z">
            <w:rPr>
              <w:rFonts w:ascii="Arial" w:hAnsi="Arial" w:cs="Arial"/>
            </w:rPr>
          </w:rPrChange>
        </w:rPr>
        <w:t>tion</w:t>
      </w:r>
      <w:r w:rsidRPr="002746DC">
        <w:rPr>
          <w:rFonts w:ascii="Arial" w:hAnsi="Arial" w:cs="Arial"/>
          <w:spacing w:val="-13"/>
          <w:sz w:val="21"/>
          <w:szCs w:val="21"/>
          <w:rPrChange w:id="958"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959"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96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61" w:author="De Jesus Borges, Thiago" w:date="2024-08-15T12:22:00Z" w16du:dateUtc="2024-08-15T16:22:00Z">
            <w:rPr>
              <w:rFonts w:ascii="Arial" w:hAnsi="Arial" w:cs="Arial"/>
            </w:rPr>
          </w:rPrChange>
        </w:rPr>
        <w:t>non-rejection</w:t>
      </w:r>
      <w:r w:rsidRPr="002746DC">
        <w:rPr>
          <w:rFonts w:ascii="Arial" w:hAnsi="Arial" w:cs="Arial"/>
          <w:spacing w:val="-12"/>
          <w:sz w:val="21"/>
          <w:szCs w:val="21"/>
          <w:rPrChange w:id="96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63" w:author="De Jesus Borges, Thiago" w:date="2024-08-15T12:22:00Z" w16du:dateUtc="2024-08-15T16:22:00Z">
            <w:rPr>
              <w:rFonts w:ascii="Arial" w:hAnsi="Arial" w:cs="Arial"/>
            </w:rPr>
          </w:rPrChange>
        </w:rPr>
        <w:t>states</w:t>
      </w:r>
      <w:r w:rsidRPr="002746DC">
        <w:rPr>
          <w:rFonts w:ascii="Arial" w:hAnsi="Arial" w:cs="Arial"/>
          <w:spacing w:val="-12"/>
          <w:sz w:val="21"/>
          <w:szCs w:val="21"/>
          <w:rPrChange w:id="96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65" w:author="De Jesus Borges, Thiago" w:date="2024-08-15T12:22:00Z" w16du:dateUtc="2024-08-15T16:22:00Z">
            <w:rPr>
              <w:rFonts w:ascii="Arial" w:hAnsi="Arial" w:cs="Arial"/>
            </w:rPr>
          </w:rPrChange>
        </w:rPr>
        <w:t>in</w:t>
      </w:r>
      <w:r w:rsidRPr="002746DC">
        <w:rPr>
          <w:rFonts w:ascii="Arial" w:hAnsi="Arial" w:cs="Arial"/>
          <w:spacing w:val="-12"/>
          <w:sz w:val="21"/>
          <w:szCs w:val="21"/>
          <w:rPrChange w:id="96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67" w:author="De Jesus Borges, Thiago" w:date="2024-08-15T12:22:00Z" w16du:dateUtc="2024-08-15T16:22:00Z">
            <w:rPr>
              <w:rFonts w:ascii="Arial" w:hAnsi="Arial" w:cs="Arial"/>
            </w:rPr>
          </w:rPrChange>
        </w:rPr>
        <w:t>384</w:t>
      </w:r>
      <w:r w:rsidRPr="002746DC">
        <w:rPr>
          <w:rFonts w:ascii="Arial" w:hAnsi="Arial" w:cs="Arial"/>
          <w:spacing w:val="-12"/>
          <w:sz w:val="21"/>
          <w:szCs w:val="21"/>
          <w:rPrChange w:id="96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69" w:author="De Jesus Borges, Thiago" w:date="2024-08-15T12:22:00Z" w16du:dateUtc="2024-08-15T16:22:00Z">
            <w:rPr>
              <w:rFonts w:ascii="Arial" w:hAnsi="Arial" w:cs="Arial"/>
            </w:rPr>
          </w:rPrChange>
        </w:rPr>
        <w:t>posttransplant</w:t>
      </w:r>
      <w:r w:rsidRPr="002746DC">
        <w:rPr>
          <w:rFonts w:ascii="Arial" w:hAnsi="Arial" w:cs="Arial"/>
          <w:spacing w:val="-12"/>
          <w:sz w:val="21"/>
          <w:szCs w:val="21"/>
          <w:rPrChange w:id="97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71" w:author="De Jesus Borges, Thiago" w:date="2024-08-15T12:22:00Z" w16du:dateUtc="2024-08-15T16:22:00Z">
            <w:rPr>
              <w:rFonts w:ascii="Arial" w:hAnsi="Arial" w:cs="Arial"/>
            </w:rPr>
          </w:rPrChange>
        </w:rPr>
        <w:t>samples</w:t>
      </w:r>
      <w:r w:rsidRPr="002746DC">
        <w:rPr>
          <w:rFonts w:ascii="Arial" w:hAnsi="Arial" w:cs="Arial"/>
          <w:spacing w:val="-12"/>
          <w:sz w:val="21"/>
          <w:szCs w:val="21"/>
          <w:rPrChange w:id="97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73" w:author="De Jesus Borges, Thiago" w:date="2024-08-15T12:22:00Z" w16du:dateUtc="2024-08-15T16:22:00Z">
            <w:rPr>
              <w:rFonts w:ascii="Arial" w:hAnsi="Arial" w:cs="Arial"/>
            </w:rPr>
          </w:rPrChange>
        </w:rPr>
        <w:t>from</w:t>
      </w:r>
      <w:r w:rsidRPr="002746DC">
        <w:rPr>
          <w:rFonts w:ascii="Arial" w:hAnsi="Arial" w:cs="Arial"/>
          <w:spacing w:val="-12"/>
          <w:sz w:val="21"/>
          <w:szCs w:val="21"/>
          <w:rPrChange w:id="97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75"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97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77" w:author="De Jesus Borges, Thiago" w:date="2024-08-15T12:22:00Z" w16du:dateUtc="2024-08-15T16:22:00Z">
            <w:rPr>
              <w:rFonts w:ascii="Arial" w:hAnsi="Arial" w:cs="Arial"/>
            </w:rPr>
          </w:rPrChange>
        </w:rPr>
        <w:t>GSE175718</w:t>
      </w:r>
      <w:r w:rsidRPr="002746DC">
        <w:rPr>
          <w:rFonts w:ascii="Arial" w:hAnsi="Arial" w:cs="Arial"/>
          <w:spacing w:val="-12"/>
          <w:sz w:val="21"/>
          <w:szCs w:val="21"/>
          <w:rPrChange w:id="97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979" w:author="De Jesus Borges, Thiago" w:date="2024-08-15T12:22:00Z" w16du:dateUtc="2024-08-15T16:22:00Z">
            <w:rPr>
              <w:rFonts w:ascii="Arial" w:hAnsi="Arial" w:cs="Arial"/>
            </w:rPr>
          </w:rPrChange>
        </w:rPr>
        <w:t>[</w:t>
      </w:r>
      <w:r w:rsidRPr="002746DC">
        <w:rPr>
          <w:sz w:val="21"/>
          <w:szCs w:val="21"/>
          <w:rPrChange w:id="980" w:author="De Jesus Borges, Thiago" w:date="2024-08-15T12:22:00Z" w16du:dateUtc="2024-08-15T16:22:00Z">
            <w:rPr/>
          </w:rPrChange>
        </w:rPr>
        <w:fldChar w:fldCharType="begin"/>
      </w:r>
      <w:r w:rsidRPr="002746DC">
        <w:rPr>
          <w:sz w:val="21"/>
          <w:szCs w:val="21"/>
          <w:rPrChange w:id="981" w:author="De Jesus Borges, Thiago" w:date="2024-08-15T12:22:00Z" w16du:dateUtc="2024-08-15T16:22:00Z">
            <w:rPr/>
          </w:rPrChange>
        </w:rPr>
        <w:instrText>HYPERLINK \l "_bookmark28"</w:instrText>
      </w:r>
      <w:r w:rsidRPr="00EB5EE6">
        <w:rPr>
          <w:sz w:val="21"/>
          <w:szCs w:val="21"/>
        </w:rPr>
      </w:r>
      <w:r w:rsidRPr="002746DC">
        <w:rPr>
          <w:sz w:val="21"/>
          <w:szCs w:val="21"/>
          <w:rPrChange w:id="982"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983" w:author="De Jesus Borges, Thiago" w:date="2024-08-15T12:22:00Z" w16du:dateUtc="2024-08-15T16:22:00Z">
            <w:rPr>
              <w:rFonts w:ascii="Arial" w:hAnsi="Arial" w:cs="Arial"/>
              <w:color w:val="0000FF"/>
            </w:rPr>
          </w:rPrChange>
        </w:rPr>
        <w:t>28</w:t>
      </w:r>
      <w:r w:rsidRPr="002746DC">
        <w:rPr>
          <w:rFonts w:ascii="Arial" w:hAnsi="Arial" w:cs="Arial"/>
          <w:color w:val="0000FF"/>
          <w:sz w:val="21"/>
          <w:szCs w:val="21"/>
          <w:rPrChange w:id="984"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985" w:author="De Jesus Borges, Thiago" w:date="2024-08-15T12:22:00Z" w16du:dateUtc="2024-08-15T16:22:00Z">
            <w:rPr>
              <w:rFonts w:ascii="Arial" w:hAnsi="Arial" w:cs="Arial"/>
            </w:rPr>
          </w:rPrChange>
        </w:rPr>
        <w:t xml:space="preserve">] study. We performed </w:t>
      </w:r>
      <w:r w:rsidR="00604B3D" w:rsidRPr="002746DC">
        <w:rPr>
          <w:rFonts w:ascii="Arial" w:hAnsi="Arial" w:cs="Arial"/>
          <w:sz w:val="21"/>
          <w:szCs w:val="21"/>
          <w:rPrChange w:id="986" w:author="De Jesus Borges, Thiago" w:date="2024-08-15T12:22:00Z" w16du:dateUtc="2024-08-15T16:22:00Z">
            <w:rPr>
              <w:rFonts w:ascii="Arial" w:hAnsi="Arial" w:cs="Arial"/>
            </w:rPr>
          </w:rPrChange>
        </w:rPr>
        <w:t>the Kruskal-Wallis H-test to identify genes with significant differences in expression across non-rejection, ABMR,</w:t>
      </w:r>
      <w:r w:rsidRPr="002746DC">
        <w:rPr>
          <w:rFonts w:ascii="Arial" w:hAnsi="Arial" w:cs="Arial"/>
          <w:spacing w:val="20"/>
          <w:sz w:val="21"/>
          <w:szCs w:val="21"/>
          <w:rPrChange w:id="987"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988" w:author="De Jesus Borges, Thiago" w:date="2024-08-15T12:22:00Z" w16du:dateUtc="2024-08-15T16:22:00Z">
            <w:rPr>
              <w:rFonts w:ascii="Arial" w:hAnsi="Arial" w:cs="Arial"/>
            </w:rPr>
          </w:rPrChange>
        </w:rPr>
        <w:t>and</w:t>
      </w:r>
      <w:r w:rsidRPr="002746DC">
        <w:rPr>
          <w:rFonts w:ascii="Arial" w:hAnsi="Arial" w:cs="Arial"/>
          <w:spacing w:val="20"/>
          <w:sz w:val="21"/>
          <w:szCs w:val="21"/>
          <w:rPrChange w:id="989"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990" w:author="De Jesus Borges, Thiago" w:date="2024-08-15T12:22:00Z" w16du:dateUtc="2024-08-15T16:22:00Z">
            <w:rPr>
              <w:rFonts w:ascii="Arial" w:hAnsi="Arial" w:cs="Arial"/>
            </w:rPr>
          </w:rPrChange>
        </w:rPr>
        <w:t>TCMR</w:t>
      </w:r>
      <w:r w:rsidRPr="002746DC">
        <w:rPr>
          <w:rFonts w:ascii="Arial" w:hAnsi="Arial" w:cs="Arial"/>
          <w:spacing w:val="21"/>
          <w:sz w:val="21"/>
          <w:szCs w:val="21"/>
          <w:rPrChange w:id="991" w:author="De Jesus Borges, Thiago" w:date="2024-08-15T12:22:00Z" w16du:dateUtc="2024-08-15T16:22:00Z">
            <w:rPr>
              <w:rFonts w:ascii="Arial" w:hAnsi="Arial" w:cs="Arial"/>
              <w:spacing w:val="21"/>
            </w:rPr>
          </w:rPrChange>
        </w:rPr>
        <w:t xml:space="preserve"> </w:t>
      </w:r>
      <w:r w:rsidRPr="002746DC">
        <w:rPr>
          <w:rFonts w:ascii="Arial" w:hAnsi="Arial" w:cs="Arial"/>
          <w:sz w:val="21"/>
          <w:szCs w:val="21"/>
          <w:rPrChange w:id="992" w:author="De Jesus Borges, Thiago" w:date="2024-08-15T12:22:00Z" w16du:dateUtc="2024-08-15T16:22:00Z">
            <w:rPr>
              <w:rFonts w:ascii="Arial" w:hAnsi="Arial" w:cs="Arial"/>
            </w:rPr>
          </w:rPrChange>
        </w:rPr>
        <w:t>(Table</w:t>
      </w:r>
      <w:r w:rsidRPr="002746DC">
        <w:rPr>
          <w:rFonts w:ascii="Arial" w:hAnsi="Arial" w:cs="Arial"/>
          <w:spacing w:val="20"/>
          <w:sz w:val="21"/>
          <w:szCs w:val="21"/>
          <w:rPrChange w:id="993"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994" w:author="De Jesus Borges, Thiago" w:date="2024-08-15T12:22:00Z" w16du:dateUtc="2024-08-15T16:22:00Z">
            <w:rPr>
              <w:rFonts w:ascii="Arial" w:hAnsi="Arial" w:cs="Arial"/>
            </w:rPr>
          </w:rPrChange>
        </w:rPr>
        <w:t>S1).</w:t>
      </w:r>
      <w:r w:rsidRPr="002746DC">
        <w:rPr>
          <w:rFonts w:ascii="Arial" w:hAnsi="Arial" w:cs="Arial"/>
          <w:spacing w:val="20"/>
          <w:sz w:val="21"/>
          <w:szCs w:val="21"/>
          <w:rPrChange w:id="995"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996" w:author="De Jesus Borges, Thiago" w:date="2024-08-15T12:22:00Z" w16du:dateUtc="2024-08-15T16:22:00Z">
            <w:rPr>
              <w:rFonts w:ascii="Arial" w:hAnsi="Arial" w:cs="Arial"/>
            </w:rPr>
          </w:rPrChange>
        </w:rPr>
        <w:t>The</w:t>
      </w:r>
      <w:r w:rsidRPr="002746DC">
        <w:rPr>
          <w:rFonts w:ascii="Arial" w:hAnsi="Arial" w:cs="Arial"/>
          <w:spacing w:val="20"/>
          <w:sz w:val="21"/>
          <w:szCs w:val="21"/>
          <w:rPrChange w:id="997" w:author="De Jesus Borges, Thiago" w:date="2024-08-15T12:22:00Z" w16du:dateUtc="2024-08-15T16:22:00Z">
            <w:rPr>
              <w:rFonts w:ascii="Arial" w:hAnsi="Arial" w:cs="Arial"/>
              <w:spacing w:val="20"/>
            </w:rPr>
          </w:rPrChange>
        </w:rPr>
        <w:t xml:space="preserve"> </w:t>
      </w:r>
      <w:r w:rsidRPr="002746DC">
        <w:rPr>
          <w:rFonts w:ascii="Arial" w:hAnsi="Arial" w:cs="Arial"/>
          <w:spacing w:val="-2"/>
          <w:sz w:val="21"/>
          <w:szCs w:val="21"/>
          <w:rPrChange w:id="998" w:author="De Jesus Borges, Thiago" w:date="2024-08-15T12:22:00Z" w16du:dateUtc="2024-08-15T16:22:00Z">
            <w:rPr>
              <w:rFonts w:ascii="Arial" w:hAnsi="Arial" w:cs="Arial"/>
              <w:spacing w:val="-2"/>
            </w:rPr>
          </w:rPrChange>
        </w:rPr>
        <w:t>genes</w:t>
      </w:r>
      <w:r w:rsidR="007966D0" w:rsidRPr="002746DC">
        <w:rPr>
          <w:rFonts w:ascii="Arial" w:hAnsi="Arial" w:cs="Arial"/>
          <w:spacing w:val="-2"/>
          <w:sz w:val="21"/>
          <w:szCs w:val="21"/>
          <w:rPrChange w:id="999" w:author="De Jesus Borges, Thiago" w:date="2024-08-15T12:22:00Z" w16du:dateUtc="2024-08-15T16:22:00Z">
            <w:rPr>
              <w:rFonts w:ascii="Arial" w:hAnsi="Arial" w:cs="Arial"/>
              <w:spacing w:val="-2"/>
            </w:rPr>
          </w:rPrChange>
        </w:rPr>
        <w:t xml:space="preserve"> </w:t>
      </w:r>
      <w:r w:rsidRPr="002746DC">
        <w:rPr>
          <w:rFonts w:ascii="Arial" w:hAnsi="Arial" w:cs="Arial"/>
          <w:i/>
          <w:sz w:val="21"/>
          <w:szCs w:val="21"/>
          <w:rPrChange w:id="1000" w:author="De Jesus Borges, Thiago" w:date="2024-08-15T12:22:00Z" w16du:dateUtc="2024-08-15T16:22:00Z">
            <w:rPr>
              <w:rFonts w:ascii="Arial" w:hAnsi="Arial" w:cs="Arial"/>
              <w:i/>
            </w:rPr>
          </w:rPrChange>
        </w:rPr>
        <w:t>AKT2,</w:t>
      </w:r>
      <w:r w:rsidRPr="002746DC">
        <w:rPr>
          <w:rFonts w:ascii="Arial" w:hAnsi="Arial" w:cs="Arial"/>
          <w:i/>
          <w:spacing w:val="24"/>
          <w:sz w:val="21"/>
          <w:szCs w:val="21"/>
          <w:rPrChange w:id="1001" w:author="De Jesus Borges, Thiago" w:date="2024-08-15T12:22:00Z" w16du:dateUtc="2024-08-15T16:22:00Z">
            <w:rPr>
              <w:rFonts w:ascii="Arial" w:hAnsi="Arial" w:cs="Arial"/>
              <w:i/>
              <w:spacing w:val="24"/>
            </w:rPr>
          </w:rPrChange>
        </w:rPr>
        <w:t xml:space="preserve"> </w:t>
      </w:r>
      <w:r w:rsidRPr="002746DC">
        <w:rPr>
          <w:rFonts w:ascii="Arial" w:hAnsi="Arial" w:cs="Arial"/>
          <w:i/>
          <w:sz w:val="21"/>
          <w:szCs w:val="21"/>
          <w:rPrChange w:id="1002" w:author="De Jesus Borges, Thiago" w:date="2024-08-15T12:22:00Z" w16du:dateUtc="2024-08-15T16:22:00Z">
            <w:rPr>
              <w:rFonts w:ascii="Arial" w:hAnsi="Arial" w:cs="Arial"/>
              <w:i/>
            </w:rPr>
          </w:rPrChange>
        </w:rPr>
        <w:t>ANKRD11,</w:t>
      </w:r>
      <w:r w:rsidRPr="002746DC">
        <w:rPr>
          <w:rFonts w:ascii="Arial" w:hAnsi="Arial" w:cs="Arial"/>
          <w:i/>
          <w:spacing w:val="24"/>
          <w:sz w:val="21"/>
          <w:szCs w:val="21"/>
          <w:rPrChange w:id="1003" w:author="De Jesus Borges, Thiago" w:date="2024-08-15T12:22:00Z" w16du:dateUtc="2024-08-15T16:22:00Z">
            <w:rPr>
              <w:rFonts w:ascii="Arial" w:hAnsi="Arial" w:cs="Arial"/>
              <w:i/>
              <w:spacing w:val="24"/>
            </w:rPr>
          </w:rPrChange>
        </w:rPr>
        <w:t xml:space="preserve"> </w:t>
      </w:r>
      <w:r w:rsidRPr="002746DC">
        <w:rPr>
          <w:rFonts w:ascii="Arial" w:hAnsi="Arial" w:cs="Arial"/>
          <w:i/>
          <w:sz w:val="21"/>
          <w:szCs w:val="21"/>
          <w:rPrChange w:id="1004" w:author="De Jesus Borges, Thiago" w:date="2024-08-15T12:22:00Z" w16du:dateUtc="2024-08-15T16:22:00Z">
            <w:rPr>
              <w:rFonts w:ascii="Arial" w:hAnsi="Arial" w:cs="Arial"/>
              <w:i/>
            </w:rPr>
          </w:rPrChange>
        </w:rPr>
        <w:t>BTG1,</w:t>
      </w:r>
      <w:r w:rsidRPr="002746DC">
        <w:rPr>
          <w:rFonts w:ascii="Arial" w:hAnsi="Arial" w:cs="Arial"/>
          <w:i/>
          <w:spacing w:val="23"/>
          <w:sz w:val="21"/>
          <w:szCs w:val="21"/>
          <w:rPrChange w:id="1005" w:author="De Jesus Borges, Thiago" w:date="2024-08-15T12:22:00Z" w16du:dateUtc="2024-08-15T16:22:00Z">
            <w:rPr>
              <w:rFonts w:ascii="Arial" w:hAnsi="Arial" w:cs="Arial"/>
              <w:i/>
              <w:spacing w:val="23"/>
            </w:rPr>
          </w:rPrChange>
        </w:rPr>
        <w:t xml:space="preserve"> </w:t>
      </w:r>
      <w:r w:rsidRPr="002746DC">
        <w:rPr>
          <w:rFonts w:ascii="Arial" w:hAnsi="Arial" w:cs="Arial"/>
          <w:i/>
          <w:sz w:val="21"/>
          <w:szCs w:val="21"/>
          <w:rPrChange w:id="1006" w:author="De Jesus Borges, Thiago" w:date="2024-08-15T12:22:00Z" w16du:dateUtc="2024-08-15T16:22:00Z">
            <w:rPr>
              <w:rFonts w:ascii="Arial" w:hAnsi="Arial" w:cs="Arial"/>
              <w:i/>
            </w:rPr>
          </w:rPrChange>
        </w:rPr>
        <w:t>CYLD,</w:t>
      </w:r>
      <w:r w:rsidRPr="002746DC">
        <w:rPr>
          <w:rFonts w:ascii="Arial" w:hAnsi="Arial" w:cs="Arial"/>
          <w:i/>
          <w:spacing w:val="24"/>
          <w:sz w:val="21"/>
          <w:szCs w:val="21"/>
          <w:rPrChange w:id="1007" w:author="De Jesus Borges, Thiago" w:date="2024-08-15T12:22:00Z" w16du:dateUtc="2024-08-15T16:22:00Z">
            <w:rPr>
              <w:rFonts w:ascii="Arial" w:hAnsi="Arial" w:cs="Arial"/>
              <w:i/>
              <w:spacing w:val="24"/>
            </w:rPr>
          </w:rPrChange>
        </w:rPr>
        <w:t xml:space="preserve"> </w:t>
      </w:r>
      <w:r w:rsidRPr="002746DC">
        <w:rPr>
          <w:rFonts w:ascii="Arial" w:hAnsi="Arial" w:cs="Arial"/>
          <w:i/>
          <w:sz w:val="21"/>
          <w:szCs w:val="21"/>
          <w:rPrChange w:id="1008" w:author="De Jesus Borges, Thiago" w:date="2024-08-15T12:22:00Z" w16du:dateUtc="2024-08-15T16:22:00Z">
            <w:rPr>
              <w:rFonts w:ascii="Arial" w:hAnsi="Arial" w:cs="Arial"/>
              <w:i/>
            </w:rPr>
          </w:rPrChange>
        </w:rPr>
        <w:t>EWSR1,</w:t>
      </w:r>
      <w:r w:rsidRPr="002746DC">
        <w:rPr>
          <w:rFonts w:ascii="Arial" w:hAnsi="Arial" w:cs="Arial"/>
          <w:i/>
          <w:spacing w:val="24"/>
          <w:sz w:val="21"/>
          <w:szCs w:val="21"/>
          <w:rPrChange w:id="1009" w:author="De Jesus Borges, Thiago" w:date="2024-08-15T12:22:00Z" w16du:dateUtc="2024-08-15T16:22:00Z">
            <w:rPr>
              <w:rFonts w:ascii="Arial" w:hAnsi="Arial" w:cs="Arial"/>
              <w:i/>
              <w:spacing w:val="24"/>
            </w:rPr>
          </w:rPrChange>
        </w:rPr>
        <w:t xml:space="preserve"> </w:t>
      </w:r>
      <w:r w:rsidRPr="002746DC">
        <w:rPr>
          <w:rFonts w:ascii="Arial" w:hAnsi="Arial" w:cs="Arial"/>
          <w:i/>
          <w:sz w:val="21"/>
          <w:szCs w:val="21"/>
          <w:rPrChange w:id="1010" w:author="De Jesus Borges, Thiago" w:date="2024-08-15T12:22:00Z" w16du:dateUtc="2024-08-15T16:22:00Z">
            <w:rPr>
              <w:rFonts w:ascii="Arial" w:hAnsi="Arial" w:cs="Arial"/>
              <w:i/>
            </w:rPr>
          </w:rPrChange>
        </w:rPr>
        <w:t>FUS</w:t>
      </w:r>
      <w:r w:rsidR="00604B3D" w:rsidRPr="002746DC">
        <w:rPr>
          <w:rFonts w:ascii="Arial" w:hAnsi="Arial" w:cs="Arial"/>
          <w:i/>
          <w:sz w:val="21"/>
          <w:szCs w:val="21"/>
          <w:rPrChange w:id="1011" w:author="De Jesus Borges, Thiago" w:date="2024-08-15T12:22:00Z" w16du:dateUtc="2024-08-15T16:22:00Z">
            <w:rPr>
              <w:rFonts w:ascii="Arial" w:hAnsi="Arial" w:cs="Arial"/>
              <w:i/>
            </w:rPr>
          </w:rPrChange>
        </w:rPr>
        <w:t>,</w:t>
      </w:r>
      <w:r w:rsidRPr="002746DC">
        <w:rPr>
          <w:rFonts w:ascii="Arial" w:hAnsi="Arial" w:cs="Arial"/>
          <w:i/>
          <w:spacing w:val="45"/>
          <w:sz w:val="21"/>
          <w:szCs w:val="21"/>
          <w:rPrChange w:id="1012" w:author="De Jesus Borges, Thiago" w:date="2024-08-15T12:22:00Z" w16du:dateUtc="2024-08-15T16:22:00Z">
            <w:rPr>
              <w:rFonts w:ascii="Arial" w:hAnsi="Arial" w:cs="Arial"/>
              <w:i/>
              <w:spacing w:val="45"/>
            </w:rPr>
          </w:rPrChange>
        </w:rPr>
        <w:t xml:space="preserve"> </w:t>
      </w:r>
      <w:r w:rsidRPr="002746DC">
        <w:rPr>
          <w:rFonts w:ascii="Arial" w:hAnsi="Arial" w:cs="Arial"/>
          <w:sz w:val="21"/>
          <w:szCs w:val="21"/>
          <w:rPrChange w:id="1013" w:author="De Jesus Borges, Thiago" w:date="2024-08-15T12:22:00Z" w16du:dateUtc="2024-08-15T16:22:00Z">
            <w:rPr>
              <w:rFonts w:ascii="Arial" w:hAnsi="Arial" w:cs="Arial"/>
            </w:rPr>
          </w:rPrChange>
        </w:rPr>
        <w:t>and</w:t>
      </w:r>
      <w:r w:rsidRPr="002746DC">
        <w:rPr>
          <w:rFonts w:ascii="Arial" w:hAnsi="Arial" w:cs="Arial"/>
          <w:spacing w:val="15"/>
          <w:sz w:val="21"/>
          <w:szCs w:val="21"/>
          <w:rPrChange w:id="1014" w:author="De Jesus Borges, Thiago" w:date="2024-08-15T12:22:00Z" w16du:dateUtc="2024-08-15T16:22:00Z">
            <w:rPr>
              <w:rFonts w:ascii="Arial" w:hAnsi="Arial" w:cs="Arial"/>
              <w:spacing w:val="15"/>
            </w:rPr>
          </w:rPrChange>
        </w:rPr>
        <w:t xml:space="preserve"> </w:t>
      </w:r>
      <w:r w:rsidRPr="002746DC">
        <w:rPr>
          <w:rFonts w:ascii="Arial" w:hAnsi="Arial" w:cs="Arial"/>
          <w:i/>
          <w:sz w:val="21"/>
          <w:szCs w:val="21"/>
          <w:rPrChange w:id="1015" w:author="De Jesus Borges, Thiago" w:date="2024-08-15T12:22:00Z" w16du:dateUtc="2024-08-15T16:22:00Z">
            <w:rPr>
              <w:rFonts w:ascii="Arial" w:hAnsi="Arial" w:cs="Arial"/>
              <w:i/>
            </w:rPr>
          </w:rPrChange>
        </w:rPr>
        <w:t>PRRC2C</w:t>
      </w:r>
      <w:r w:rsidRPr="002746DC">
        <w:rPr>
          <w:rFonts w:ascii="Arial" w:hAnsi="Arial" w:cs="Arial"/>
          <w:i/>
          <w:spacing w:val="52"/>
          <w:sz w:val="21"/>
          <w:szCs w:val="21"/>
          <w:rPrChange w:id="1016" w:author="De Jesus Borges, Thiago" w:date="2024-08-15T12:22:00Z" w16du:dateUtc="2024-08-15T16:22:00Z">
            <w:rPr>
              <w:rFonts w:ascii="Arial" w:hAnsi="Arial" w:cs="Arial"/>
              <w:i/>
              <w:spacing w:val="52"/>
            </w:rPr>
          </w:rPrChange>
        </w:rPr>
        <w:t xml:space="preserve"> </w:t>
      </w:r>
      <w:r w:rsidRPr="002746DC">
        <w:rPr>
          <w:rFonts w:ascii="Arial" w:hAnsi="Arial" w:cs="Arial"/>
          <w:sz w:val="21"/>
          <w:szCs w:val="21"/>
          <w:rPrChange w:id="1017" w:author="De Jesus Borges, Thiago" w:date="2024-08-15T12:22:00Z" w16du:dateUtc="2024-08-15T16:22:00Z">
            <w:rPr>
              <w:rFonts w:ascii="Arial" w:hAnsi="Arial" w:cs="Arial"/>
            </w:rPr>
          </w:rPrChange>
        </w:rPr>
        <w:t>have</w:t>
      </w:r>
      <w:r w:rsidRPr="002746DC">
        <w:rPr>
          <w:rFonts w:ascii="Arial" w:hAnsi="Arial" w:cs="Arial"/>
          <w:spacing w:val="15"/>
          <w:sz w:val="21"/>
          <w:szCs w:val="21"/>
          <w:rPrChange w:id="1018" w:author="De Jesus Borges, Thiago" w:date="2024-08-15T12:22:00Z" w16du:dateUtc="2024-08-15T16:22:00Z">
            <w:rPr>
              <w:rFonts w:ascii="Arial" w:hAnsi="Arial" w:cs="Arial"/>
              <w:spacing w:val="15"/>
            </w:rPr>
          </w:rPrChange>
        </w:rPr>
        <w:t xml:space="preserve"> </w:t>
      </w:r>
      <w:r w:rsidRPr="002746DC">
        <w:rPr>
          <w:rFonts w:ascii="Arial" w:hAnsi="Arial" w:cs="Arial"/>
          <w:sz w:val="21"/>
          <w:szCs w:val="21"/>
          <w:rPrChange w:id="1019" w:author="De Jesus Borges, Thiago" w:date="2024-08-15T12:22:00Z" w16du:dateUtc="2024-08-15T16:22:00Z">
            <w:rPr>
              <w:rFonts w:ascii="Arial" w:hAnsi="Arial" w:cs="Arial"/>
            </w:rPr>
          </w:rPrChange>
        </w:rPr>
        <w:t>p-values</w:t>
      </w:r>
      <w:r w:rsidRPr="002746DC">
        <w:rPr>
          <w:rFonts w:ascii="Arial" w:hAnsi="Arial" w:cs="Arial"/>
          <w:spacing w:val="15"/>
          <w:sz w:val="21"/>
          <w:szCs w:val="21"/>
          <w:rPrChange w:id="1020" w:author="De Jesus Borges, Thiago" w:date="2024-08-15T12:22:00Z" w16du:dateUtc="2024-08-15T16:22:00Z">
            <w:rPr>
              <w:rFonts w:ascii="Arial" w:hAnsi="Arial" w:cs="Arial"/>
              <w:spacing w:val="15"/>
            </w:rPr>
          </w:rPrChange>
        </w:rPr>
        <w:t xml:space="preserve"> </w:t>
      </w:r>
      <w:r w:rsidRPr="002746DC">
        <w:rPr>
          <w:rFonts w:ascii="Arial" w:hAnsi="Arial" w:cs="Arial"/>
          <w:i/>
          <w:sz w:val="21"/>
          <w:szCs w:val="21"/>
          <w:rPrChange w:id="1021" w:author="De Jesus Borges, Thiago" w:date="2024-08-15T12:22:00Z" w16du:dateUtc="2024-08-15T16:22:00Z">
            <w:rPr>
              <w:rFonts w:ascii="Arial" w:hAnsi="Arial" w:cs="Arial"/>
              <w:i/>
            </w:rPr>
          </w:rPrChange>
        </w:rPr>
        <w:t>≤</w:t>
      </w:r>
      <w:r w:rsidR="000A7174" w:rsidRPr="002746DC">
        <w:rPr>
          <w:rFonts w:ascii="Arial" w:hAnsi="Arial" w:cs="Arial"/>
          <w:i/>
          <w:spacing w:val="-3"/>
          <w:sz w:val="21"/>
          <w:szCs w:val="21"/>
          <w:rPrChange w:id="1022" w:author="De Jesus Borges, Thiago" w:date="2024-08-15T12:22:00Z" w16du:dateUtc="2024-08-15T16:22:00Z">
            <w:rPr>
              <w:rFonts w:ascii="Arial" w:hAnsi="Arial" w:cs="Arial"/>
              <w:i/>
              <w:spacing w:val="-3"/>
            </w:rPr>
          </w:rPrChange>
        </w:rPr>
        <w:t xml:space="preserve"> </w:t>
      </w:r>
      <w:r w:rsidRPr="002746DC">
        <w:rPr>
          <w:rFonts w:ascii="Arial" w:hAnsi="Arial" w:cs="Arial"/>
          <w:spacing w:val="-2"/>
          <w:sz w:val="21"/>
          <w:szCs w:val="21"/>
          <w:rPrChange w:id="1023" w:author="De Jesus Borges, Thiago" w:date="2024-08-15T12:22:00Z" w16du:dateUtc="2024-08-15T16:22:00Z">
            <w:rPr>
              <w:rFonts w:ascii="Arial" w:hAnsi="Arial" w:cs="Arial"/>
              <w:spacing w:val="-2"/>
            </w:rPr>
          </w:rPrChange>
        </w:rPr>
        <w:t>0.05,</w:t>
      </w:r>
      <w:r w:rsidR="007966D0" w:rsidRPr="002746DC">
        <w:rPr>
          <w:rFonts w:ascii="Arial" w:hAnsi="Arial" w:cs="Arial"/>
          <w:sz w:val="21"/>
          <w:szCs w:val="21"/>
          <w:rPrChange w:id="1024"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25" w:author="De Jesus Borges, Thiago" w:date="2024-08-15T12:22:00Z" w16du:dateUtc="2024-08-15T16:22:00Z">
            <w:rPr>
              <w:rFonts w:ascii="Arial" w:hAnsi="Arial" w:cs="Arial"/>
              <w:spacing w:val="-2"/>
            </w:rPr>
          </w:rPrChange>
        </w:rPr>
        <w:t>indicating</w:t>
      </w:r>
      <w:r w:rsidRPr="002746DC">
        <w:rPr>
          <w:rFonts w:ascii="Arial" w:hAnsi="Arial" w:cs="Arial"/>
          <w:spacing w:val="-8"/>
          <w:sz w:val="21"/>
          <w:szCs w:val="21"/>
          <w:rPrChange w:id="1026"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1027" w:author="De Jesus Borges, Thiago" w:date="2024-08-15T12:22:00Z" w16du:dateUtc="2024-08-15T16:22:00Z">
            <w:rPr>
              <w:rFonts w:ascii="Arial" w:hAnsi="Arial" w:cs="Arial"/>
              <w:spacing w:val="-2"/>
            </w:rPr>
          </w:rPrChange>
        </w:rPr>
        <w:t>their</w:t>
      </w:r>
      <w:r w:rsidRPr="002746DC">
        <w:rPr>
          <w:rFonts w:ascii="Arial" w:hAnsi="Arial" w:cs="Arial"/>
          <w:spacing w:val="-7"/>
          <w:sz w:val="21"/>
          <w:szCs w:val="21"/>
          <w:rPrChange w:id="1028"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29" w:author="De Jesus Borges, Thiago" w:date="2024-08-15T12:22:00Z" w16du:dateUtc="2024-08-15T16:22:00Z">
            <w:rPr>
              <w:rFonts w:ascii="Arial" w:hAnsi="Arial" w:cs="Arial"/>
              <w:spacing w:val="-2"/>
            </w:rPr>
          </w:rPrChange>
        </w:rPr>
        <w:t>expression</w:t>
      </w:r>
      <w:r w:rsidRPr="002746DC">
        <w:rPr>
          <w:rFonts w:ascii="Arial" w:hAnsi="Arial" w:cs="Arial"/>
          <w:spacing w:val="-7"/>
          <w:sz w:val="21"/>
          <w:szCs w:val="21"/>
          <w:rPrChange w:id="1030"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31" w:author="De Jesus Borges, Thiago" w:date="2024-08-15T12:22:00Z" w16du:dateUtc="2024-08-15T16:22:00Z">
            <w:rPr>
              <w:rFonts w:ascii="Arial" w:hAnsi="Arial" w:cs="Arial"/>
              <w:spacing w:val="-2"/>
            </w:rPr>
          </w:rPrChange>
        </w:rPr>
        <w:t>levels</w:t>
      </w:r>
      <w:r w:rsidRPr="002746DC">
        <w:rPr>
          <w:rFonts w:ascii="Arial" w:hAnsi="Arial" w:cs="Arial"/>
          <w:spacing w:val="-6"/>
          <w:sz w:val="21"/>
          <w:szCs w:val="21"/>
          <w:rPrChange w:id="1032"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1033" w:author="De Jesus Borges, Thiago" w:date="2024-08-15T12:22:00Z" w16du:dateUtc="2024-08-15T16:22:00Z">
            <w:rPr>
              <w:rFonts w:ascii="Arial" w:hAnsi="Arial" w:cs="Arial"/>
              <w:spacing w:val="-2"/>
            </w:rPr>
          </w:rPrChange>
        </w:rPr>
        <w:t>were</w:t>
      </w:r>
      <w:r w:rsidRPr="002746DC">
        <w:rPr>
          <w:rFonts w:ascii="Arial" w:hAnsi="Arial" w:cs="Arial"/>
          <w:spacing w:val="-8"/>
          <w:sz w:val="21"/>
          <w:szCs w:val="21"/>
          <w:rPrChange w:id="1034"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1035" w:author="De Jesus Borges, Thiago" w:date="2024-08-15T12:22:00Z" w16du:dateUtc="2024-08-15T16:22:00Z">
            <w:rPr>
              <w:rFonts w:ascii="Arial" w:hAnsi="Arial" w:cs="Arial"/>
              <w:spacing w:val="-2"/>
            </w:rPr>
          </w:rPrChange>
        </w:rPr>
        <w:t>significantly</w:t>
      </w:r>
      <w:r w:rsidRPr="002746DC">
        <w:rPr>
          <w:rFonts w:ascii="Arial" w:hAnsi="Arial" w:cs="Arial"/>
          <w:spacing w:val="-7"/>
          <w:sz w:val="21"/>
          <w:szCs w:val="21"/>
          <w:rPrChange w:id="1036"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37" w:author="De Jesus Borges, Thiago" w:date="2024-08-15T12:22:00Z" w16du:dateUtc="2024-08-15T16:22:00Z">
            <w:rPr>
              <w:rFonts w:ascii="Arial" w:hAnsi="Arial" w:cs="Arial"/>
              <w:spacing w:val="-2"/>
            </w:rPr>
          </w:rPrChange>
        </w:rPr>
        <w:t>different</w:t>
      </w:r>
      <w:r w:rsidRPr="002746DC">
        <w:rPr>
          <w:rFonts w:ascii="Arial" w:hAnsi="Arial" w:cs="Arial"/>
          <w:spacing w:val="-7"/>
          <w:sz w:val="21"/>
          <w:szCs w:val="21"/>
          <w:rPrChange w:id="1038"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39" w:author="De Jesus Borges, Thiago" w:date="2024-08-15T12:22:00Z" w16du:dateUtc="2024-08-15T16:22:00Z">
            <w:rPr>
              <w:rFonts w:ascii="Arial" w:hAnsi="Arial" w:cs="Arial"/>
              <w:spacing w:val="-2"/>
            </w:rPr>
          </w:rPrChange>
        </w:rPr>
        <w:t>among</w:t>
      </w:r>
      <w:r w:rsidRPr="002746DC">
        <w:rPr>
          <w:rFonts w:ascii="Arial" w:hAnsi="Arial" w:cs="Arial"/>
          <w:spacing w:val="-7"/>
          <w:sz w:val="21"/>
          <w:szCs w:val="21"/>
          <w:rPrChange w:id="1040"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41" w:author="De Jesus Borges, Thiago" w:date="2024-08-15T12:22:00Z" w16du:dateUtc="2024-08-15T16:22:00Z">
            <w:rPr>
              <w:rFonts w:ascii="Arial" w:hAnsi="Arial" w:cs="Arial"/>
              <w:spacing w:val="-2"/>
            </w:rPr>
          </w:rPrChange>
        </w:rPr>
        <w:t>the</w:t>
      </w:r>
      <w:r w:rsidRPr="002746DC">
        <w:rPr>
          <w:rFonts w:ascii="Arial" w:hAnsi="Arial" w:cs="Arial"/>
          <w:spacing w:val="-7"/>
          <w:sz w:val="21"/>
          <w:szCs w:val="21"/>
          <w:rPrChange w:id="1042"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1043" w:author="De Jesus Borges, Thiago" w:date="2024-08-15T12:22:00Z" w16du:dateUtc="2024-08-15T16:22:00Z">
            <w:rPr>
              <w:rFonts w:ascii="Arial" w:hAnsi="Arial" w:cs="Arial"/>
              <w:spacing w:val="-2"/>
            </w:rPr>
          </w:rPrChange>
        </w:rPr>
        <w:t>outcomes.</w:t>
      </w:r>
      <w:r w:rsidRPr="002746DC">
        <w:rPr>
          <w:rFonts w:ascii="Arial" w:hAnsi="Arial" w:cs="Arial"/>
          <w:spacing w:val="-7"/>
          <w:sz w:val="21"/>
          <w:szCs w:val="21"/>
          <w:rPrChange w:id="1044" w:author="De Jesus Borges, Thiago" w:date="2024-08-15T12:22:00Z" w16du:dateUtc="2024-08-15T16:22:00Z">
            <w:rPr>
              <w:rFonts w:ascii="Arial" w:hAnsi="Arial" w:cs="Arial"/>
              <w:spacing w:val="-7"/>
            </w:rPr>
          </w:rPrChange>
        </w:rPr>
        <w:t xml:space="preserve"> </w:t>
      </w:r>
      <w:r w:rsidRPr="002746DC">
        <w:rPr>
          <w:rFonts w:ascii="Arial" w:hAnsi="Arial" w:cs="Arial"/>
          <w:spacing w:val="-5"/>
          <w:sz w:val="21"/>
          <w:szCs w:val="21"/>
          <w:rPrChange w:id="1045" w:author="De Jesus Borges, Thiago" w:date="2024-08-15T12:22:00Z" w16du:dateUtc="2024-08-15T16:22:00Z">
            <w:rPr>
              <w:rFonts w:ascii="Arial" w:hAnsi="Arial" w:cs="Arial"/>
              <w:spacing w:val="-5"/>
            </w:rPr>
          </w:rPrChange>
        </w:rPr>
        <w:t>We</w:t>
      </w:r>
      <w:r w:rsidR="007966D0" w:rsidRPr="002746DC">
        <w:rPr>
          <w:rFonts w:ascii="Arial" w:hAnsi="Arial" w:cs="Arial"/>
          <w:sz w:val="21"/>
          <w:szCs w:val="21"/>
          <w:rPrChange w:id="1046"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47" w:author="De Jesus Borges, Thiago" w:date="2024-08-15T12:22:00Z" w16du:dateUtc="2024-08-15T16:22:00Z">
            <w:rPr>
              <w:rFonts w:ascii="Arial" w:hAnsi="Arial" w:cs="Arial"/>
              <w:spacing w:val="-2"/>
            </w:rPr>
          </w:rPrChange>
        </w:rPr>
        <w:t>exclude</w:t>
      </w:r>
      <w:r w:rsidRPr="002746DC">
        <w:rPr>
          <w:rFonts w:ascii="Arial" w:hAnsi="Arial" w:cs="Arial"/>
          <w:sz w:val="21"/>
          <w:szCs w:val="21"/>
          <w:rPrChange w:id="1048"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49" w:author="De Jesus Borges, Thiago" w:date="2024-08-15T12:22:00Z" w16du:dateUtc="2024-08-15T16:22:00Z">
            <w:rPr>
              <w:rFonts w:ascii="Arial" w:hAnsi="Arial" w:cs="Arial"/>
              <w:spacing w:val="-2"/>
            </w:rPr>
          </w:rPrChange>
        </w:rPr>
        <w:t>them</w:t>
      </w:r>
      <w:r w:rsidRPr="002746DC">
        <w:rPr>
          <w:rFonts w:ascii="Arial" w:hAnsi="Arial" w:cs="Arial"/>
          <w:sz w:val="21"/>
          <w:szCs w:val="21"/>
          <w:rPrChange w:id="1050"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51" w:author="De Jesus Borges, Thiago" w:date="2024-08-15T12:22:00Z" w16du:dateUtc="2024-08-15T16:22:00Z">
            <w:rPr>
              <w:rFonts w:ascii="Arial" w:hAnsi="Arial" w:cs="Arial"/>
              <w:spacing w:val="-2"/>
            </w:rPr>
          </w:rPrChange>
        </w:rPr>
        <w:t>from</w:t>
      </w:r>
      <w:r w:rsidRPr="002746DC">
        <w:rPr>
          <w:rFonts w:ascii="Arial" w:hAnsi="Arial" w:cs="Arial"/>
          <w:sz w:val="21"/>
          <w:szCs w:val="21"/>
          <w:rPrChange w:id="1052"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53" w:author="De Jesus Borges, Thiago" w:date="2024-08-15T12:22:00Z" w16du:dateUtc="2024-08-15T16:22:00Z">
            <w:rPr>
              <w:rFonts w:ascii="Arial" w:hAnsi="Arial" w:cs="Arial"/>
              <w:spacing w:val="-2"/>
            </w:rPr>
          </w:rPrChange>
        </w:rPr>
        <w:t>the</w:t>
      </w:r>
      <w:r w:rsidRPr="002746DC">
        <w:rPr>
          <w:rFonts w:ascii="Arial" w:hAnsi="Arial" w:cs="Arial"/>
          <w:spacing w:val="1"/>
          <w:sz w:val="21"/>
          <w:szCs w:val="21"/>
          <w:rPrChange w:id="1054"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1055" w:author="De Jesus Borges, Thiago" w:date="2024-08-15T12:22:00Z" w16du:dateUtc="2024-08-15T16:22:00Z">
            <w:rPr>
              <w:rFonts w:ascii="Arial" w:hAnsi="Arial" w:cs="Arial"/>
              <w:spacing w:val="-2"/>
            </w:rPr>
          </w:rPrChange>
        </w:rPr>
        <w:t>set</w:t>
      </w:r>
      <w:r w:rsidRPr="002746DC">
        <w:rPr>
          <w:rFonts w:ascii="Arial" w:hAnsi="Arial" w:cs="Arial"/>
          <w:sz w:val="21"/>
          <w:szCs w:val="21"/>
          <w:rPrChange w:id="1056"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57" w:author="De Jesus Borges, Thiago" w:date="2024-08-15T12:22:00Z" w16du:dateUtc="2024-08-15T16:22:00Z">
            <w:rPr>
              <w:rFonts w:ascii="Arial" w:hAnsi="Arial" w:cs="Arial"/>
              <w:spacing w:val="-2"/>
            </w:rPr>
          </w:rPrChange>
        </w:rPr>
        <w:t>of</w:t>
      </w:r>
      <w:r w:rsidRPr="002746DC">
        <w:rPr>
          <w:rFonts w:ascii="Arial" w:hAnsi="Arial" w:cs="Arial"/>
          <w:sz w:val="21"/>
          <w:szCs w:val="21"/>
          <w:rPrChange w:id="1058"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59" w:author="De Jesus Borges, Thiago" w:date="2024-08-15T12:22:00Z" w16du:dateUtc="2024-08-15T16:22:00Z">
            <w:rPr>
              <w:rFonts w:ascii="Arial" w:hAnsi="Arial" w:cs="Arial"/>
              <w:spacing w:val="-2"/>
            </w:rPr>
          </w:rPrChange>
        </w:rPr>
        <w:t>housekeeping</w:t>
      </w:r>
      <w:r w:rsidRPr="002746DC">
        <w:rPr>
          <w:rFonts w:ascii="Arial" w:hAnsi="Arial" w:cs="Arial"/>
          <w:spacing w:val="1"/>
          <w:sz w:val="21"/>
          <w:szCs w:val="21"/>
          <w:rPrChange w:id="1060"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1061" w:author="De Jesus Borges, Thiago" w:date="2024-08-15T12:22:00Z" w16du:dateUtc="2024-08-15T16:22:00Z">
            <w:rPr>
              <w:rFonts w:ascii="Arial" w:hAnsi="Arial" w:cs="Arial"/>
              <w:spacing w:val="-2"/>
            </w:rPr>
          </w:rPrChange>
        </w:rPr>
        <w:t>genes</w:t>
      </w:r>
      <w:r w:rsidRPr="002746DC">
        <w:rPr>
          <w:rFonts w:ascii="Arial" w:hAnsi="Arial" w:cs="Arial"/>
          <w:sz w:val="21"/>
          <w:szCs w:val="21"/>
          <w:rPrChange w:id="1062"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1063" w:author="De Jesus Borges, Thiago" w:date="2024-08-15T12:22:00Z" w16du:dateUtc="2024-08-15T16:22:00Z">
            <w:rPr>
              <w:rFonts w:ascii="Arial" w:hAnsi="Arial" w:cs="Arial"/>
              <w:spacing w:val="-2"/>
            </w:rPr>
          </w:rPrChange>
        </w:rPr>
        <w:t>candidates.</w:t>
      </w:r>
    </w:p>
    <w:p w14:paraId="3E5B8C7F" w14:textId="73183D9B" w:rsidR="0088597B" w:rsidRPr="002746DC" w:rsidRDefault="0047037D" w:rsidP="003362E4">
      <w:pPr>
        <w:pStyle w:val="BodyText"/>
        <w:spacing w:line="254" w:lineRule="auto"/>
        <w:ind w:left="360" w:right="318" w:firstLine="298"/>
        <w:rPr>
          <w:rFonts w:ascii="Arial" w:hAnsi="Arial" w:cs="Arial"/>
          <w:spacing w:val="-4"/>
          <w:sz w:val="21"/>
          <w:szCs w:val="21"/>
          <w:rPrChange w:id="1064" w:author="De Jesus Borges, Thiago" w:date="2024-08-15T12:22:00Z" w16du:dateUtc="2024-08-15T16:22:00Z">
            <w:rPr>
              <w:rFonts w:ascii="Arial" w:hAnsi="Arial" w:cs="Arial"/>
              <w:spacing w:val="-4"/>
            </w:rPr>
          </w:rPrChange>
        </w:rPr>
      </w:pPr>
      <w:r w:rsidRPr="002746DC">
        <w:rPr>
          <w:rFonts w:ascii="Arial" w:hAnsi="Arial" w:cs="Arial"/>
          <w:sz w:val="21"/>
          <w:szCs w:val="21"/>
          <w:rPrChange w:id="1065" w:author="De Jesus Borges, Thiago" w:date="2024-08-15T12:22:00Z" w16du:dateUtc="2024-08-15T16:22:00Z">
            <w:rPr>
              <w:rFonts w:ascii="Arial" w:hAnsi="Arial" w:cs="Arial"/>
            </w:rPr>
          </w:rPrChange>
        </w:rPr>
        <w:lastRenderedPageBreak/>
        <w:t>Since</w:t>
      </w:r>
      <w:r w:rsidRPr="002746DC">
        <w:rPr>
          <w:rFonts w:ascii="Arial" w:hAnsi="Arial" w:cs="Arial"/>
          <w:spacing w:val="16"/>
          <w:sz w:val="21"/>
          <w:szCs w:val="21"/>
          <w:rPrChange w:id="1066"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67" w:author="De Jesus Borges, Thiago" w:date="2024-08-15T12:22:00Z" w16du:dateUtc="2024-08-15T16:22:00Z">
            <w:rPr>
              <w:rFonts w:ascii="Arial" w:hAnsi="Arial" w:cs="Arial"/>
            </w:rPr>
          </w:rPrChange>
        </w:rPr>
        <w:t>the</w:t>
      </w:r>
      <w:r w:rsidRPr="002746DC">
        <w:rPr>
          <w:rFonts w:ascii="Arial" w:hAnsi="Arial" w:cs="Arial"/>
          <w:spacing w:val="16"/>
          <w:sz w:val="21"/>
          <w:szCs w:val="21"/>
          <w:rPrChange w:id="1068"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69" w:author="De Jesus Borges, Thiago" w:date="2024-08-15T12:22:00Z" w16du:dateUtc="2024-08-15T16:22:00Z">
            <w:rPr>
              <w:rFonts w:ascii="Arial" w:hAnsi="Arial" w:cs="Arial"/>
            </w:rPr>
          </w:rPrChange>
        </w:rPr>
        <w:t>previous</w:t>
      </w:r>
      <w:r w:rsidRPr="002746DC">
        <w:rPr>
          <w:rFonts w:ascii="Arial" w:hAnsi="Arial" w:cs="Arial"/>
          <w:spacing w:val="16"/>
          <w:sz w:val="21"/>
          <w:szCs w:val="21"/>
          <w:rPrChange w:id="1070"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71" w:author="De Jesus Borges, Thiago" w:date="2024-08-15T12:22:00Z" w16du:dateUtc="2024-08-15T16:22:00Z">
            <w:rPr>
              <w:rFonts w:ascii="Arial" w:hAnsi="Arial" w:cs="Arial"/>
            </w:rPr>
          </w:rPrChange>
        </w:rPr>
        <w:t>test</w:t>
      </w:r>
      <w:r w:rsidRPr="002746DC">
        <w:rPr>
          <w:rFonts w:ascii="Arial" w:hAnsi="Arial" w:cs="Arial"/>
          <w:spacing w:val="16"/>
          <w:sz w:val="21"/>
          <w:szCs w:val="21"/>
          <w:rPrChange w:id="1072"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73" w:author="De Jesus Borges, Thiago" w:date="2024-08-15T12:22:00Z" w16du:dateUtc="2024-08-15T16:22:00Z">
            <w:rPr>
              <w:rFonts w:ascii="Arial" w:hAnsi="Arial" w:cs="Arial"/>
            </w:rPr>
          </w:rPrChange>
        </w:rPr>
        <w:t>doesn’t</w:t>
      </w:r>
      <w:r w:rsidRPr="002746DC">
        <w:rPr>
          <w:rFonts w:ascii="Arial" w:hAnsi="Arial" w:cs="Arial"/>
          <w:spacing w:val="16"/>
          <w:sz w:val="21"/>
          <w:szCs w:val="21"/>
          <w:rPrChange w:id="1074"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75" w:author="De Jesus Borges, Thiago" w:date="2024-08-15T12:22:00Z" w16du:dateUtc="2024-08-15T16:22:00Z">
            <w:rPr>
              <w:rFonts w:ascii="Arial" w:hAnsi="Arial" w:cs="Arial"/>
            </w:rPr>
          </w:rPrChange>
        </w:rPr>
        <w:t>guarantee</w:t>
      </w:r>
      <w:r w:rsidRPr="002746DC">
        <w:rPr>
          <w:rFonts w:ascii="Arial" w:hAnsi="Arial" w:cs="Arial"/>
          <w:spacing w:val="16"/>
          <w:sz w:val="21"/>
          <w:szCs w:val="21"/>
          <w:rPrChange w:id="1076"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77" w:author="De Jesus Borges, Thiago" w:date="2024-08-15T12:22:00Z" w16du:dateUtc="2024-08-15T16:22:00Z">
            <w:rPr>
              <w:rFonts w:ascii="Arial" w:hAnsi="Arial" w:cs="Arial"/>
            </w:rPr>
          </w:rPrChange>
        </w:rPr>
        <w:t>equivalence</w:t>
      </w:r>
      <w:r w:rsidRPr="002746DC">
        <w:rPr>
          <w:rFonts w:ascii="Arial" w:hAnsi="Arial" w:cs="Arial"/>
          <w:spacing w:val="16"/>
          <w:sz w:val="21"/>
          <w:szCs w:val="21"/>
          <w:rPrChange w:id="1078"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79" w:author="De Jesus Borges, Thiago" w:date="2024-08-15T12:22:00Z" w16du:dateUtc="2024-08-15T16:22:00Z">
            <w:rPr>
              <w:rFonts w:ascii="Arial" w:hAnsi="Arial" w:cs="Arial"/>
            </w:rPr>
          </w:rPrChange>
        </w:rPr>
        <w:t>of</w:t>
      </w:r>
      <w:r w:rsidRPr="002746DC">
        <w:rPr>
          <w:rFonts w:ascii="Arial" w:hAnsi="Arial" w:cs="Arial"/>
          <w:spacing w:val="16"/>
          <w:sz w:val="21"/>
          <w:szCs w:val="21"/>
          <w:rPrChange w:id="1080"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81" w:author="De Jesus Borges, Thiago" w:date="2024-08-15T12:22:00Z" w16du:dateUtc="2024-08-15T16:22:00Z">
            <w:rPr>
              <w:rFonts w:ascii="Arial" w:hAnsi="Arial" w:cs="Arial"/>
            </w:rPr>
          </w:rPrChange>
        </w:rPr>
        <w:t>the</w:t>
      </w:r>
      <w:r w:rsidRPr="002746DC">
        <w:rPr>
          <w:rFonts w:ascii="Arial" w:hAnsi="Arial" w:cs="Arial"/>
          <w:spacing w:val="16"/>
          <w:sz w:val="21"/>
          <w:szCs w:val="21"/>
          <w:rPrChange w:id="1082"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83" w:author="De Jesus Borges, Thiago" w:date="2024-08-15T12:22:00Z" w16du:dateUtc="2024-08-15T16:22:00Z">
            <w:rPr>
              <w:rFonts w:ascii="Arial" w:hAnsi="Arial" w:cs="Arial"/>
            </w:rPr>
          </w:rPrChange>
        </w:rPr>
        <w:t>78</w:t>
      </w:r>
      <w:r w:rsidRPr="002746DC">
        <w:rPr>
          <w:rFonts w:ascii="Arial" w:hAnsi="Arial" w:cs="Arial"/>
          <w:spacing w:val="16"/>
          <w:sz w:val="21"/>
          <w:szCs w:val="21"/>
          <w:rPrChange w:id="1084"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85" w:author="De Jesus Borges, Thiago" w:date="2024-08-15T12:22:00Z" w16du:dateUtc="2024-08-15T16:22:00Z">
            <w:rPr>
              <w:rFonts w:ascii="Arial" w:hAnsi="Arial" w:cs="Arial"/>
            </w:rPr>
          </w:rPrChange>
        </w:rPr>
        <w:t>remaining</w:t>
      </w:r>
      <w:r w:rsidR="007966D0" w:rsidRPr="002746DC">
        <w:rPr>
          <w:rFonts w:ascii="Arial" w:hAnsi="Arial" w:cs="Arial"/>
          <w:spacing w:val="16"/>
          <w:sz w:val="21"/>
          <w:szCs w:val="21"/>
          <w:rPrChange w:id="1086"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1087" w:author="De Jesus Borges, Thiago" w:date="2024-08-15T12:22:00Z" w16du:dateUtc="2024-08-15T16:22:00Z">
            <w:rPr>
              <w:rFonts w:ascii="Arial" w:hAnsi="Arial" w:cs="Arial"/>
            </w:rPr>
          </w:rPrChange>
        </w:rPr>
        <w:t>candidates,</w:t>
      </w:r>
      <w:r w:rsidRPr="002746DC">
        <w:rPr>
          <w:rFonts w:ascii="Arial" w:hAnsi="Arial" w:cs="Arial"/>
          <w:spacing w:val="63"/>
          <w:sz w:val="21"/>
          <w:szCs w:val="21"/>
          <w:rPrChange w:id="1088"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089" w:author="De Jesus Borges, Thiago" w:date="2024-08-15T12:22:00Z" w16du:dateUtc="2024-08-15T16:22:00Z">
            <w:rPr>
              <w:rFonts w:ascii="Arial" w:hAnsi="Arial" w:cs="Arial"/>
            </w:rPr>
          </w:rPrChange>
        </w:rPr>
        <w:t>we</w:t>
      </w:r>
      <w:r w:rsidRPr="002746DC">
        <w:rPr>
          <w:rFonts w:ascii="Arial" w:hAnsi="Arial" w:cs="Arial"/>
          <w:spacing w:val="63"/>
          <w:sz w:val="21"/>
          <w:szCs w:val="21"/>
          <w:rPrChange w:id="1090"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091" w:author="De Jesus Borges, Thiago" w:date="2024-08-15T12:22:00Z" w16du:dateUtc="2024-08-15T16:22:00Z">
            <w:rPr>
              <w:rFonts w:ascii="Arial" w:hAnsi="Arial" w:cs="Arial"/>
            </w:rPr>
          </w:rPrChange>
        </w:rPr>
        <w:t>perform</w:t>
      </w:r>
      <w:r w:rsidRPr="002746DC">
        <w:rPr>
          <w:rFonts w:ascii="Arial" w:hAnsi="Arial" w:cs="Arial"/>
          <w:spacing w:val="63"/>
          <w:sz w:val="21"/>
          <w:szCs w:val="21"/>
          <w:rPrChange w:id="1092"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093" w:author="De Jesus Borges, Thiago" w:date="2024-08-15T12:22:00Z" w16du:dateUtc="2024-08-15T16:22:00Z">
            <w:rPr>
              <w:rFonts w:ascii="Arial" w:hAnsi="Arial" w:cs="Arial"/>
            </w:rPr>
          </w:rPrChange>
        </w:rPr>
        <w:t>the</w:t>
      </w:r>
      <w:r w:rsidRPr="002746DC">
        <w:rPr>
          <w:rFonts w:ascii="Arial" w:hAnsi="Arial" w:cs="Arial"/>
          <w:spacing w:val="64"/>
          <w:sz w:val="21"/>
          <w:szCs w:val="21"/>
          <w:rPrChange w:id="1094" w:author="De Jesus Borges, Thiago" w:date="2024-08-15T12:22:00Z" w16du:dateUtc="2024-08-15T16:22:00Z">
            <w:rPr>
              <w:rFonts w:ascii="Arial" w:hAnsi="Arial" w:cs="Arial"/>
              <w:spacing w:val="64"/>
            </w:rPr>
          </w:rPrChange>
        </w:rPr>
        <w:t xml:space="preserve"> </w:t>
      </w:r>
      <w:r w:rsidRPr="002746DC">
        <w:rPr>
          <w:rFonts w:ascii="Arial" w:hAnsi="Arial" w:cs="Arial"/>
          <w:sz w:val="21"/>
          <w:szCs w:val="21"/>
          <w:rPrChange w:id="1095" w:author="De Jesus Borges, Thiago" w:date="2024-08-15T12:22:00Z" w16du:dateUtc="2024-08-15T16:22:00Z">
            <w:rPr>
              <w:rFonts w:ascii="Arial" w:hAnsi="Arial" w:cs="Arial"/>
            </w:rPr>
          </w:rPrChange>
        </w:rPr>
        <w:t>Two-One-Sided-Test</w:t>
      </w:r>
      <w:r w:rsidRPr="002746DC">
        <w:rPr>
          <w:rFonts w:ascii="Arial" w:hAnsi="Arial" w:cs="Arial"/>
          <w:spacing w:val="63"/>
          <w:sz w:val="21"/>
          <w:szCs w:val="21"/>
          <w:rPrChange w:id="1096"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097" w:author="De Jesus Borges, Thiago" w:date="2024-08-15T12:22:00Z" w16du:dateUtc="2024-08-15T16:22:00Z">
            <w:rPr>
              <w:rFonts w:ascii="Arial" w:hAnsi="Arial" w:cs="Arial"/>
            </w:rPr>
          </w:rPrChange>
        </w:rPr>
        <w:t>(TOST)</w:t>
      </w:r>
      <w:r w:rsidRPr="002746DC">
        <w:rPr>
          <w:rFonts w:ascii="Arial" w:hAnsi="Arial" w:cs="Arial"/>
          <w:spacing w:val="63"/>
          <w:sz w:val="21"/>
          <w:szCs w:val="21"/>
          <w:rPrChange w:id="1098"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099" w:author="De Jesus Borges, Thiago" w:date="2024-08-15T12:22:00Z" w16du:dateUtc="2024-08-15T16:22:00Z">
            <w:rPr>
              <w:rFonts w:ascii="Arial" w:hAnsi="Arial" w:cs="Arial"/>
            </w:rPr>
          </w:rPrChange>
        </w:rPr>
        <w:t>with</w:t>
      </w:r>
      <w:r w:rsidRPr="002746DC">
        <w:rPr>
          <w:rFonts w:ascii="Arial" w:hAnsi="Arial" w:cs="Arial"/>
          <w:spacing w:val="64"/>
          <w:sz w:val="21"/>
          <w:szCs w:val="21"/>
          <w:rPrChange w:id="1100" w:author="De Jesus Borges, Thiago" w:date="2024-08-15T12:22:00Z" w16du:dateUtc="2024-08-15T16:22:00Z">
            <w:rPr>
              <w:rFonts w:ascii="Arial" w:hAnsi="Arial" w:cs="Arial"/>
              <w:spacing w:val="64"/>
            </w:rPr>
          </w:rPrChange>
        </w:rPr>
        <w:t xml:space="preserve"> </w:t>
      </w:r>
      <w:r w:rsidRPr="002746DC">
        <w:rPr>
          <w:rFonts w:ascii="Arial" w:hAnsi="Arial" w:cs="Arial"/>
          <w:sz w:val="21"/>
          <w:szCs w:val="21"/>
          <w:rPrChange w:id="1101" w:author="De Jesus Borges, Thiago" w:date="2024-08-15T12:22:00Z" w16du:dateUtc="2024-08-15T16:22:00Z">
            <w:rPr>
              <w:rFonts w:ascii="Arial" w:hAnsi="Arial" w:cs="Arial"/>
            </w:rPr>
          </w:rPrChange>
        </w:rPr>
        <w:t>the</w:t>
      </w:r>
      <w:r w:rsidRPr="002746DC">
        <w:rPr>
          <w:rFonts w:ascii="Arial" w:hAnsi="Arial" w:cs="Arial"/>
          <w:spacing w:val="63"/>
          <w:sz w:val="21"/>
          <w:szCs w:val="21"/>
          <w:rPrChange w:id="1102" w:author="De Jesus Borges, Thiago" w:date="2024-08-15T12:22:00Z" w16du:dateUtc="2024-08-15T16:22:00Z">
            <w:rPr>
              <w:rFonts w:ascii="Arial" w:hAnsi="Arial" w:cs="Arial"/>
              <w:spacing w:val="63"/>
            </w:rPr>
          </w:rPrChange>
        </w:rPr>
        <w:t xml:space="preserve"> </w:t>
      </w:r>
      <w:r w:rsidRPr="002746DC">
        <w:rPr>
          <w:rFonts w:ascii="Arial" w:hAnsi="Arial" w:cs="Arial"/>
          <w:sz w:val="21"/>
          <w:szCs w:val="21"/>
          <w:rPrChange w:id="1103" w:author="De Jesus Borges, Thiago" w:date="2024-08-15T12:22:00Z" w16du:dateUtc="2024-08-15T16:22:00Z">
            <w:rPr>
              <w:rFonts w:ascii="Arial" w:hAnsi="Arial" w:cs="Arial"/>
            </w:rPr>
          </w:rPrChange>
        </w:rPr>
        <w:t>non-</w:t>
      </w:r>
      <w:r w:rsidRPr="002746DC">
        <w:rPr>
          <w:rFonts w:ascii="Arial" w:hAnsi="Arial" w:cs="Arial"/>
          <w:spacing w:val="-2"/>
          <w:sz w:val="21"/>
          <w:szCs w:val="21"/>
          <w:rPrChange w:id="1104" w:author="De Jesus Borges, Thiago" w:date="2024-08-15T12:22:00Z" w16du:dateUtc="2024-08-15T16:22:00Z">
            <w:rPr>
              <w:rFonts w:ascii="Arial" w:hAnsi="Arial" w:cs="Arial"/>
              <w:spacing w:val="-2"/>
            </w:rPr>
          </w:rPrChange>
        </w:rPr>
        <w:t>parametric</w:t>
      </w:r>
      <w:r w:rsidR="000A7174" w:rsidRPr="002746DC">
        <w:rPr>
          <w:rFonts w:ascii="Arial" w:hAnsi="Arial" w:cs="Arial"/>
          <w:spacing w:val="-2"/>
          <w:sz w:val="21"/>
          <w:szCs w:val="21"/>
          <w:rPrChange w:id="1105"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106" w:author="De Jesus Borges, Thiago" w:date="2024-08-15T12:22:00Z" w16du:dateUtc="2024-08-15T16:22:00Z">
            <w:rPr>
              <w:rFonts w:ascii="Arial" w:hAnsi="Arial" w:cs="Arial"/>
            </w:rPr>
          </w:rPrChange>
        </w:rPr>
        <w:t>Brunner-</w:t>
      </w:r>
      <w:proofErr w:type="spellStart"/>
      <w:r w:rsidRPr="002746DC">
        <w:rPr>
          <w:rFonts w:ascii="Arial" w:hAnsi="Arial" w:cs="Arial"/>
          <w:sz w:val="21"/>
          <w:szCs w:val="21"/>
          <w:rPrChange w:id="1107" w:author="De Jesus Borges, Thiago" w:date="2024-08-15T12:22:00Z" w16du:dateUtc="2024-08-15T16:22:00Z">
            <w:rPr>
              <w:rFonts w:ascii="Arial" w:hAnsi="Arial" w:cs="Arial"/>
            </w:rPr>
          </w:rPrChange>
        </w:rPr>
        <w:t>Munzel</w:t>
      </w:r>
      <w:proofErr w:type="spellEnd"/>
      <w:r w:rsidRPr="002746DC">
        <w:rPr>
          <w:rFonts w:ascii="Arial" w:hAnsi="Arial" w:cs="Arial"/>
          <w:spacing w:val="22"/>
          <w:sz w:val="21"/>
          <w:szCs w:val="21"/>
          <w:rPrChange w:id="1108" w:author="De Jesus Borges, Thiago" w:date="2024-08-15T12:22:00Z" w16du:dateUtc="2024-08-15T16:22:00Z">
            <w:rPr>
              <w:rFonts w:ascii="Arial" w:hAnsi="Arial" w:cs="Arial"/>
              <w:spacing w:val="22"/>
            </w:rPr>
          </w:rPrChange>
        </w:rPr>
        <w:t xml:space="preserve"> </w:t>
      </w:r>
      <w:r w:rsidRPr="002746DC">
        <w:rPr>
          <w:rFonts w:ascii="Arial" w:hAnsi="Arial" w:cs="Arial"/>
          <w:sz w:val="21"/>
          <w:szCs w:val="21"/>
          <w:rPrChange w:id="1109" w:author="De Jesus Borges, Thiago" w:date="2024-08-15T12:22:00Z" w16du:dateUtc="2024-08-15T16:22:00Z">
            <w:rPr>
              <w:rFonts w:ascii="Arial" w:hAnsi="Arial" w:cs="Arial"/>
            </w:rPr>
          </w:rPrChange>
        </w:rPr>
        <w:t>test</w:t>
      </w:r>
      <w:r w:rsidRPr="002746DC">
        <w:rPr>
          <w:rFonts w:ascii="Arial" w:hAnsi="Arial" w:cs="Arial"/>
          <w:spacing w:val="23"/>
          <w:sz w:val="21"/>
          <w:szCs w:val="21"/>
          <w:rPrChange w:id="1110"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11" w:author="De Jesus Borges, Thiago" w:date="2024-08-15T12:22:00Z" w16du:dateUtc="2024-08-15T16:22:00Z">
            <w:rPr>
              <w:rFonts w:ascii="Arial" w:hAnsi="Arial" w:cs="Arial"/>
            </w:rPr>
          </w:rPrChange>
        </w:rPr>
        <w:t>to</w:t>
      </w:r>
      <w:r w:rsidRPr="002746DC">
        <w:rPr>
          <w:rFonts w:ascii="Arial" w:hAnsi="Arial" w:cs="Arial"/>
          <w:spacing w:val="23"/>
          <w:sz w:val="21"/>
          <w:szCs w:val="21"/>
          <w:rPrChange w:id="1112"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13" w:author="De Jesus Borges, Thiago" w:date="2024-08-15T12:22:00Z" w16du:dateUtc="2024-08-15T16:22:00Z">
            <w:rPr>
              <w:rFonts w:ascii="Arial" w:hAnsi="Arial" w:cs="Arial"/>
            </w:rPr>
          </w:rPrChange>
        </w:rPr>
        <w:t>verify</w:t>
      </w:r>
      <w:r w:rsidRPr="002746DC">
        <w:rPr>
          <w:rFonts w:ascii="Arial" w:hAnsi="Arial" w:cs="Arial"/>
          <w:spacing w:val="23"/>
          <w:sz w:val="21"/>
          <w:szCs w:val="21"/>
          <w:rPrChange w:id="1114" w:author="De Jesus Borges, Thiago" w:date="2024-08-15T12:22:00Z" w16du:dateUtc="2024-08-15T16:22:00Z">
            <w:rPr>
              <w:rFonts w:ascii="Arial" w:hAnsi="Arial" w:cs="Arial"/>
              <w:spacing w:val="23"/>
            </w:rPr>
          </w:rPrChange>
        </w:rPr>
        <w:t xml:space="preserve"> </w:t>
      </w:r>
      <w:r w:rsidR="00BA30CC">
        <w:rPr>
          <w:rFonts w:ascii="Arial" w:hAnsi="Arial" w:cs="Arial"/>
          <w:sz w:val="21"/>
          <w:szCs w:val="21"/>
        </w:rPr>
        <w:t xml:space="preserve">whether </w:t>
      </w:r>
      <w:r w:rsidRPr="002746DC">
        <w:rPr>
          <w:rFonts w:ascii="Arial" w:hAnsi="Arial" w:cs="Arial"/>
          <w:sz w:val="21"/>
          <w:szCs w:val="21"/>
          <w:rPrChange w:id="1115" w:author="De Jesus Borges, Thiago" w:date="2024-08-15T12:22:00Z" w16du:dateUtc="2024-08-15T16:22:00Z">
            <w:rPr>
              <w:rFonts w:ascii="Arial" w:hAnsi="Arial" w:cs="Arial"/>
            </w:rPr>
          </w:rPrChange>
        </w:rPr>
        <w:t>the</w:t>
      </w:r>
      <w:r w:rsidRPr="002746DC">
        <w:rPr>
          <w:rFonts w:ascii="Arial" w:hAnsi="Arial" w:cs="Arial"/>
          <w:spacing w:val="23"/>
          <w:sz w:val="21"/>
          <w:szCs w:val="21"/>
          <w:rPrChange w:id="1116"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17" w:author="De Jesus Borges, Thiago" w:date="2024-08-15T12:22:00Z" w16du:dateUtc="2024-08-15T16:22:00Z">
            <w:rPr>
              <w:rFonts w:ascii="Arial" w:hAnsi="Arial" w:cs="Arial"/>
            </w:rPr>
          </w:rPrChange>
        </w:rPr>
        <w:t>78</w:t>
      </w:r>
      <w:r w:rsidRPr="002746DC">
        <w:rPr>
          <w:rFonts w:ascii="Arial" w:hAnsi="Arial" w:cs="Arial"/>
          <w:spacing w:val="23"/>
          <w:sz w:val="21"/>
          <w:szCs w:val="21"/>
          <w:rPrChange w:id="1118"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19" w:author="De Jesus Borges, Thiago" w:date="2024-08-15T12:22:00Z" w16du:dateUtc="2024-08-15T16:22:00Z">
            <w:rPr>
              <w:rFonts w:ascii="Arial" w:hAnsi="Arial" w:cs="Arial"/>
            </w:rPr>
          </w:rPrChange>
        </w:rPr>
        <w:t>genes</w:t>
      </w:r>
      <w:r w:rsidRPr="002746DC">
        <w:rPr>
          <w:rFonts w:ascii="Arial" w:hAnsi="Arial" w:cs="Arial"/>
          <w:spacing w:val="23"/>
          <w:sz w:val="21"/>
          <w:szCs w:val="21"/>
          <w:rPrChange w:id="1120"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21" w:author="De Jesus Borges, Thiago" w:date="2024-08-15T12:22:00Z" w16du:dateUtc="2024-08-15T16:22:00Z">
            <w:rPr>
              <w:rFonts w:ascii="Arial" w:hAnsi="Arial" w:cs="Arial"/>
            </w:rPr>
          </w:rPrChange>
        </w:rPr>
        <w:t>have</w:t>
      </w:r>
      <w:r w:rsidRPr="002746DC">
        <w:rPr>
          <w:rFonts w:ascii="Arial" w:hAnsi="Arial" w:cs="Arial"/>
          <w:spacing w:val="23"/>
          <w:sz w:val="21"/>
          <w:szCs w:val="21"/>
          <w:rPrChange w:id="1122"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23" w:author="De Jesus Borges, Thiago" w:date="2024-08-15T12:22:00Z" w16du:dateUtc="2024-08-15T16:22:00Z">
            <w:rPr>
              <w:rFonts w:ascii="Arial" w:hAnsi="Arial" w:cs="Arial"/>
            </w:rPr>
          </w:rPrChange>
        </w:rPr>
        <w:t>Cohen’s</w:t>
      </w:r>
      <w:r w:rsidRPr="002746DC">
        <w:rPr>
          <w:rFonts w:ascii="Arial" w:hAnsi="Arial" w:cs="Arial"/>
          <w:spacing w:val="22"/>
          <w:sz w:val="21"/>
          <w:szCs w:val="21"/>
          <w:rPrChange w:id="1124" w:author="De Jesus Borges, Thiago" w:date="2024-08-15T12:22:00Z" w16du:dateUtc="2024-08-15T16:22:00Z">
            <w:rPr>
              <w:rFonts w:ascii="Arial" w:hAnsi="Arial" w:cs="Arial"/>
              <w:spacing w:val="22"/>
            </w:rPr>
          </w:rPrChange>
        </w:rPr>
        <w:t xml:space="preserve"> </w:t>
      </w:r>
      <w:commentRangeStart w:id="1125"/>
      <w:commentRangeStart w:id="1126"/>
      <w:r w:rsidRPr="002746DC">
        <w:rPr>
          <w:rFonts w:ascii="Arial" w:hAnsi="Arial" w:cs="Arial"/>
          <w:sz w:val="21"/>
          <w:szCs w:val="21"/>
          <w:rPrChange w:id="1127" w:author="De Jesus Borges, Thiago" w:date="2024-08-15T12:22:00Z" w16du:dateUtc="2024-08-15T16:22:00Z">
            <w:rPr>
              <w:rFonts w:ascii="Arial" w:hAnsi="Arial" w:cs="Arial"/>
            </w:rPr>
          </w:rPrChange>
        </w:rPr>
        <w:t>d</w:t>
      </w:r>
      <w:commentRangeEnd w:id="1125"/>
      <w:r w:rsidR="00BA30CC">
        <w:rPr>
          <w:rStyle w:val="CommentReference"/>
        </w:rPr>
        <w:commentReference w:id="1125"/>
      </w:r>
      <w:commentRangeEnd w:id="1126"/>
      <w:r w:rsidR="00EB5EE6">
        <w:rPr>
          <w:rStyle w:val="CommentReference"/>
        </w:rPr>
        <w:commentReference w:id="1126"/>
      </w:r>
      <w:r w:rsidRPr="002746DC">
        <w:rPr>
          <w:rFonts w:ascii="Arial" w:hAnsi="Arial" w:cs="Arial"/>
          <w:spacing w:val="23"/>
          <w:sz w:val="21"/>
          <w:szCs w:val="21"/>
          <w:rPrChange w:id="1128"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29" w:author="De Jesus Borges, Thiago" w:date="2024-08-15T12:22:00Z" w16du:dateUtc="2024-08-15T16:22:00Z">
            <w:rPr>
              <w:rFonts w:ascii="Arial" w:hAnsi="Arial" w:cs="Arial"/>
            </w:rPr>
          </w:rPrChange>
        </w:rPr>
        <w:t>effect</w:t>
      </w:r>
      <w:r w:rsidR="000A7174" w:rsidRPr="002746DC">
        <w:rPr>
          <w:rFonts w:ascii="Arial" w:hAnsi="Arial" w:cs="Arial"/>
          <w:spacing w:val="23"/>
          <w:sz w:val="21"/>
          <w:szCs w:val="21"/>
          <w:rPrChange w:id="1130"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31" w:author="De Jesus Borges, Thiago" w:date="2024-08-15T12:22:00Z" w16du:dateUtc="2024-08-15T16:22:00Z">
            <w:rPr>
              <w:rFonts w:ascii="Arial" w:hAnsi="Arial" w:cs="Arial"/>
            </w:rPr>
          </w:rPrChange>
        </w:rPr>
        <w:t>size</w:t>
      </w:r>
      <w:r w:rsidRPr="002746DC">
        <w:rPr>
          <w:rFonts w:ascii="Arial" w:hAnsi="Arial" w:cs="Arial"/>
          <w:spacing w:val="23"/>
          <w:sz w:val="21"/>
          <w:szCs w:val="21"/>
          <w:rPrChange w:id="1132"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1133" w:author="De Jesus Borges, Thiago" w:date="2024-08-15T12:22:00Z" w16du:dateUtc="2024-08-15T16:22:00Z">
            <w:rPr>
              <w:rFonts w:ascii="Arial" w:hAnsi="Arial" w:cs="Arial"/>
            </w:rPr>
          </w:rPrChange>
        </w:rPr>
        <w:t>less</w:t>
      </w:r>
      <w:r w:rsidRPr="002746DC">
        <w:rPr>
          <w:rFonts w:ascii="Arial" w:hAnsi="Arial" w:cs="Arial"/>
          <w:spacing w:val="23"/>
          <w:sz w:val="21"/>
          <w:szCs w:val="21"/>
          <w:rPrChange w:id="1134" w:author="De Jesus Borges, Thiago" w:date="2024-08-15T12:22:00Z" w16du:dateUtc="2024-08-15T16:22:00Z">
            <w:rPr>
              <w:rFonts w:ascii="Arial" w:hAnsi="Arial" w:cs="Arial"/>
              <w:spacing w:val="23"/>
            </w:rPr>
          </w:rPrChange>
        </w:rPr>
        <w:t xml:space="preserve"> </w:t>
      </w:r>
      <w:r w:rsidRPr="002746DC">
        <w:rPr>
          <w:rFonts w:ascii="Arial" w:hAnsi="Arial" w:cs="Arial"/>
          <w:spacing w:val="-4"/>
          <w:sz w:val="21"/>
          <w:szCs w:val="21"/>
          <w:rPrChange w:id="1135" w:author="De Jesus Borges, Thiago" w:date="2024-08-15T12:22:00Z" w16du:dateUtc="2024-08-15T16:22:00Z">
            <w:rPr>
              <w:rFonts w:ascii="Arial" w:hAnsi="Arial" w:cs="Arial"/>
              <w:spacing w:val="-4"/>
            </w:rPr>
          </w:rPrChange>
        </w:rPr>
        <w:t>than</w:t>
      </w:r>
      <w:r w:rsidR="000A7174" w:rsidRPr="002746DC">
        <w:rPr>
          <w:rFonts w:ascii="Arial" w:hAnsi="Arial" w:cs="Arial"/>
          <w:spacing w:val="-4"/>
          <w:sz w:val="21"/>
          <w:szCs w:val="21"/>
          <w:rPrChange w:id="113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137" w:author="De Jesus Borges, Thiago" w:date="2024-08-15T12:22:00Z" w16du:dateUtc="2024-08-15T16:22:00Z">
            <w:rPr>
              <w:rFonts w:ascii="Arial" w:hAnsi="Arial" w:cs="Arial"/>
            </w:rPr>
          </w:rPrChange>
        </w:rPr>
        <w:t>0.3</w:t>
      </w:r>
      <w:r w:rsidRPr="002746DC">
        <w:rPr>
          <w:rFonts w:ascii="Arial" w:hAnsi="Arial" w:cs="Arial"/>
          <w:spacing w:val="11"/>
          <w:sz w:val="21"/>
          <w:szCs w:val="21"/>
          <w:rPrChange w:id="1138"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39" w:author="De Jesus Borges, Thiago" w:date="2024-08-15T12:22:00Z" w16du:dateUtc="2024-08-15T16:22:00Z">
            <w:rPr>
              <w:rFonts w:ascii="Arial" w:hAnsi="Arial" w:cs="Arial"/>
            </w:rPr>
          </w:rPrChange>
        </w:rPr>
        <w:t>when</w:t>
      </w:r>
      <w:r w:rsidRPr="002746DC">
        <w:rPr>
          <w:rFonts w:ascii="Arial" w:hAnsi="Arial" w:cs="Arial"/>
          <w:spacing w:val="11"/>
          <w:sz w:val="21"/>
          <w:szCs w:val="21"/>
          <w:rPrChange w:id="1140"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41" w:author="De Jesus Borges, Thiago" w:date="2024-08-15T12:22:00Z" w16du:dateUtc="2024-08-15T16:22:00Z">
            <w:rPr>
              <w:rFonts w:ascii="Arial" w:hAnsi="Arial" w:cs="Arial"/>
            </w:rPr>
          </w:rPrChange>
        </w:rPr>
        <w:t>compare</w:t>
      </w:r>
      <w:r w:rsidRPr="002746DC">
        <w:rPr>
          <w:rFonts w:ascii="Arial" w:hAnsi="Arial" w:cs="Arial"/>
          <w:spacing w:val="11"/>
          <w:sz w:val="21"/>
          <w:szCs w:val="21"/>
          <w:rPrChange w:id="1142"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43" w:author="De Jesus Borges, Thiago" w:date="2024-08-15T12:22:00Z" w16du:dateUtc="2024-08-15T16:22:00Z">
            <w:rPr>
              <w:rFonts w:ascii="Arial" w:hAnsi="Arial" w:cs="Arial"/>
            </w:rPr>
          </w:rPrChange>
        </w:rPr>
        <w:t>non-rejection</w:t>
      </w:r>
      <w:r w:rsidRPr="002746DC">
        <w:rPr>
          <w:rFonts w:ascii="Arial" w:hAnsi="Arial" w:cs="Arial"/>
          <w:spacing w:val="11"/>
          <w:sz w:val="21"/>
          <w:szCs w:val="21"/>
          <w:rPrChange w:id="1144"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45" w:author="De Jesus Borges, Thiago" w:date="2024-08-15T12:22:00Z" w16du:dateUtc="2024-08-15T16:22:00Z">
            <w:rPr>
              <w:rFonts w:ascii="Arial" w:hAnsi="Arial" w:cs="Arial"/>
            </w:rPr>
          </w:rPrChange>
        </w:rPr>
        <w:t>vs</w:t>
      </w:r>
      <w:r w:rsidRPr="002746DC">
        <w:rPr>
          <w:rFonts w:ascii="Arial" w:hAnsi="Arial" w:cs="Arial"/>
          <w:spacing w:val="11"/>
          <w:sz w:val="21"/>
          <w:szCs w:val="21"/>
          <w:rPrChange w:id="1146"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47" w:author="De Jesus Borges, Thiago" w:date="2024-08-15T12:22:00Z" w16du:dateUtc="2024-08-15T16:22:00Z">
            <w:rPr>
              <w:rFonts w:ascii="Arial" w:hAnsi="Arial" w:cs="Arial"/>
            </w:rPr>
          </w:rPrChange>
        </w:rPr>
        <w:t>ABMR</w:t>
      </w:r>
      <w:r w:rsidRPr="002746DC">
        <w:rPr>
          <w:rFonts w:ascii="Arial" w:hAnsi="Arial" w:cs="Arial"/>
          <w:spacing w:val="11"/>
          <w:sz w:val="21"/>
          <w:szCs w:val="21"/>
          <w:rPrChange w:id="1148"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49" w:author="De Jesus Borges, Thiago" w:date="2024-08-15T12:22:00Z" w16du:dateUtc="2024-08-15T16:22:00Z">
            <w:rPr>
              <w:rFonts w:ascii="Arial" w:hAnsi="Arial" w:cs="Arial"/>
            </w:rPr>
          </w:rPrChange>
        </w:rPr>
        <w:t>and</w:t>
      </w:r>
      <w:r w:rsidRPr="002746DC">
        <w:rPr>
          <w:rFonts w:ascii="Arial" w:hAnsi="Arial" w:cs="Arial"/>
          <w:spacing w:val="11"/>
          <w:sz w:val="21"/>
          <w:szCs w:val="21"/>
          <w:rPrChange w:id="1150"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51" w:author="De Jesus Borges, Thiago" w:date="2024-08-15T12:22:00Z" w16du:dateUtc="2024-08-15T16:22:00Z">
            <w:rPr>
              <w:rFonts w:ascii="Arial" w:hAnsi="Arial" w:cs="Arial"/>
            </w:rPr>
          </w:rPrChange>
        </w:rPr>
        <w:t>non-rejection</w:t>
      </w:r>
      <w:r w:rsidRPr="002746DC">
        <w:rPr>
          <w:rFonts w:ascii="Arial" w:hAnsi="Arial" w:cs="Arial"/>
          <w:spacing w:val="11"/>
          <w:sz w:val="21"/>
          <w:szCs w:val="21"/>
          <w:rPrChange w:id="1152"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53" w:author="De Jesus Borges, Thiago" w:date="2024-08-15T12:22:00Z" w16du:dateUtc="2024-08-15T16:22:00Z">
            <w:rPr>
              <w:rFonts w:ascii="Arial" w:hAnsi="Arial" w:cs="Arial"/>
            </w:rPr>
          </w:rPrChange>
        </w:rPr>
        <w:t>vs</w:t>
      </w:r>
      <w:r w:rsidRPr="002746DC">
        <w:rPr>
          <w:rFonts w:ascii="Arial" w:hAnsi="Arial" w:cs="Arial"/>
          <w:spacing w:val="11"/>
          <w:sz w:val="21"/>
          <w:szCs w:val="21"/>
          <w:rPrChange w:id="1154"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55" w:author="De Jesus Borges, Thiago" w:date="2024-08-15T12:22:00Z" w16du:dateUtc="2024-08-15T16:22:00Z">
            <w:rPr>
              <w:rFonts w:ascii="Arial" w:hAnsi="Arial" w:cs="Arial"/>
            </w:rPr>
          </w:rPrChange>
        </w:rPr>
        <w:t>TCMR</w:t>
      </w:r>
      <w:r w:rsidRPr="002746DC">
        <w:rPr>
          <w:rFonts w:ascii="Arial" w:hAnsi="Arial" w:cs="Arial"/>
          <w:spacing w:val="11"/>
          <w:sz w:val="21"/>
          <w:szCs w:val="21"/>
          <w:rPrChange w:id="1156"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57" w:author="De Jesus Borges, Thiago" w:date="2024-08-15T12:22:00Z" w16du:dateUtc="2024-08-15T16:22:00Z">
            <w:rPr>
              <w:rFonts w:ascii="Arial" w:hAnsi="Arial" w:cs="Arial"/>
            </w:rPr>
          </w:rPrChange>
        </w:rPr>
        <w:t>(Table</w:t>
      </w:r>
      <w:r w:rsidRPr="002746DC">
        <w:rPr>
          <w:rFonts w:ascii="Arial" w:hAnsi="Arial" w:cs="Arial"/>
          <w:spacing w:val="11"/>
          <w:sz w:val="21"/>
          <w:szCs w:val="21"/>
          <w:rPrChange w:id="1158"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159" w:author="De Jesus Borges, Thiago" w:date="2024-08-15T12:22:00Z" w16du:dateUtc="2024-08-15T16:22:00Z">
            <w:rPr>
              <w:rFonts w:ascii="Arial" w:hAnsi="Arial" w:cs="Arial"/>
            </w:rPr>
          </w:rPrChange>
        </w:rPr>
        <w:t>S2). Only</w:t>
      </w:r>
      <w:r w:rsidRPr="002746DC">
        <w:rPr>
          <w:rFonts w:ascii="Arial" w:hAnsi="Arial" w:cs="Arial"/>
          <w:spacing w:val="39"/>
          <w:sz w:val="21"/>
          <w:szCs w:val="21"/>
          <w:rPrChange w:id="1160" w:author="De Jesus Borges, Thiago" w:date="2024-08-15T12:22:00Z" w16du:dateUtc="2024-08-15T16:22:00Z">
            <w:rPr>
              <w:rFonts w:ascii="Arial" w:hAnsi="Arial" w:cs="Arial"/>
              <w:spacing w:val="39"/>
            </w:rPr>
          </w:rPrChange>
        </w:rPr>
        <w:t xml:space="preserve"> </w:t>
      </w:r>
      <w:r w:rsidRPr="002746DC">
        <w:rPr>
          <w:rFonts w:ascii="Arial" w:hAnsi="Arial" w:cs="Arial"/>
          <w:sz w:val="21"/>
          <w:szCs w:val="21"/>
          <w:rPrChange w:id="1161" w:author="De Jesus Borges, Thiago" w:date="2024-08-15T12:22:00Z" w16du:dateUtc="2024-08-15T16:22:00Z">
            <w:rPr>
              <w:rFonts w:ascii="Arial" w:hAnsi="Arial" w:cs="Arial"/>
            </w:rPr>
          </w:rPrChange>
        </w:rPr>
        <w:t>the</w:t>
      </w:r>
      <w:r w:rsidRPr="002746DC">
        <w:rPr>
          <w:rFonts w:ascii="Arial" w:hAnsi="Arial" w:cs="Arial"/>
          <w:spacing w:val="39"/>
          <w:sz w:val="21"/>
          <w:szCs w:val="21"/>
          <w:rPrChange w:id="1162" w:author="De Jesus Borges, Thiago" w:date="2024-08-15T12:22:00Z" w16du:dateUtc="2024-08-15T16:22:00Z">
            <w:rPr>
              <w:rFonts w:ascii="Arial" w:hAnsi="Arial" w:cs="Arial"/>
              <w:spacing w:val="39"/>
            </w:rPr>
          </w:rPrChange>
        </w:rPr>
        <w:t xml:space="preserve"> </w:t>
      </w:r>
      <w:r w:rsidRPr="002746DC">
        <w:rPr>
          <w:rFonts w:ascii="Arial" w:hAnsi="Arial" w:cs="Arial"/>
          <w:sz w:val="21"/>
          <w:szCs w:val="21"/>
          <w:rPrChange w:id="1163" w:author="De Jesus Borges, Thiago" w:date="2024-08-15T12:22:00Z" w16du:dateUtc="2024-08-15T16:22:00Z">
            <w:rPr>
              <w:rFonts w:ascii="Arial" w:hAnsi="Arial" w:cs="Arial"/>
            </w:rPr>
          </w:rPrChange>
        </w:rPr>
        <w:t>genes</w:t>
      </w:r>
      <w:r w:rsidRPr="002746DC">
        <w:rPr>
          <w:rFonts w:ascii="Arial" w:hAnsi="Arial" w:cs="Arial"/>
          <w:spacing w:val="39"/>
          <w:sz w:val="21"/>
          <w:szCs w:val="21"/>
          <w:rPrChange w:id="1164" w:author="De Jesus Borges, Thiago" w:date="2024-08-15T12:22:00Z" w16du:dateUtc="2024-08-15T16:22:00Z">
            <w:rPr>
              <w:rFonts w:ascii="Arial" w:hAnsi="Arial" w:cs="Arial"/>
              <w:spacing w:val="39"/>
            </w:rPr>
          </w:rPrChange>
        </w:rPr>
        <w:t xml:space="preserve"> </w:t>
      </w:r>
      <w:r w:rsidRPr="002746DC">
        <w:rPr>
          <w:rFonts w:ascii="Arial" w:hAnsi="Arial" w:cs="Arial"/>
          <w:i/>
          <w:sz w:val="21"/>
          <w:szCs w:val="21"/>
          <w:rPrChange w:id="1165" w:author="De Jesus Borges, Thiago" w:date="2024-08-15T12:22:00Z" w16du:dateUtc="2024-08-15T16:22:00Z">
            <w:rPr>
              <w:rFonts w:ascii="Arial" w:hAnsi="Arial" w:cs="Arial"/>
              <w:i/>
            </w:rPr>
          </w:rPrChange>
        </w:rPr>
        <w:t>AP2B1,</w:t>
      </w:r>
      <w:r w:rsidRPr="002746DC">
        <w:rPr>
          <w:rFonts w:ascii="Arial" w:hAnsi="Arial" w:cs="Arial"/>
          <w:i/>
          <w:spacing w:val="44"/>
          <w:sz w:val="21"/>
          <w:szCs w:val="21"/>
          <w:rPrChange w:id="1166"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67" w:author="De Jesus Borges, Thiago" w:date="2024-08-15T12:22:00Z" w16du:dateUtc="2024-08-15T16:22:00Z">
            <w:rPr>
              <w:rFonts w:ascii="Arial" w:hAnsi="Arial" w:cs="Arial"/>
              <w:i/>
            </w:rPr>
          </w:rPrChange>
        </w:rPr>
        <w:t>CCNI,</w:t>
      </w:r>
      <w:r w:rsidRPr="002746DC">
        <w:rPr>
          <w:rFonts w:ascii="Arial" w:hAnsi="Arial" w:cs="Arial"/>
          <w:i/>
          <w:spacing w:val="44"/>
          <w:sz w:val="21"/>
          <w:szCs w:val="21"/>
          <w:rPrChange w:id="1168"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69" w:author="De Jesus Borges, Thiago" w:date="2024-08-15T12:22:00Z" w16du:dateUtc="2024-08-15T16:22:00Z">
            <w:rPr>
              <w:rFonts w:ascii="Arial" w:hAnsi="Arial" w:cs="Arial"/>
              <w:i/>
            </w:rPr>
          </w:rPrChange>
        </w:rPr>
        <w:t>FBXO7,</w:t>
      </w:r>
      <w:r w:rsidRPr="002746DC">
        <w:rPr>
          <w:rFonts w:ascii="Arial" w:hAnsi="Arial" w:cs="Arial"/>
          <w:i/>
          <w:spacing w:val="44"/>
          <w:sz w:val="21"/>
          <w:szCs w:val="21"/>
          <w:rPrChange w:id="1170"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71" w:author="De Jesus Borges, Thiago" w:date="2024-08-15T12:22:00Z" w16du:dateUtc="2024-08-15T16:22:00Z">
            <w:rPr>
              <w:rFonts w:ascii="Arial" w:hAnsi="Arial" w:cs="Arial"/>
              <w:i/>
            </w:rPr>
          </w:rPrChange>
        </w:rPr>
        <w:t>GUK1,</w:t>
      </w:r>
      <w:r w:rsidRPr="002746DC">
        <w:rPr>
          <w:rFonts w:ascii="Arial" w:hAnsi="Arial" w:cs="Arial"/>
          <w:i/>
          <w:spacing w:val="44"/>
          <w:sz w:val="21"/>
          <w:szCs w:val="21"/>
          <w:rPrChange w:id="1172"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73" w:author="De Jesus Borges, Thiago" w:date="2024-08-15T12:22:00Z" w16du:dateUtc="2024-08-15T16:22:00Z">
            <w:rPr>
              <w:rFonts w:ascii="Arial" w:hAnsi="Arial" w:cs="Arial"/>
              <w:i/>
            </w:rPr>
          </w:rPrChange>
        </w:rPr>
        <w:t>UBB,</w:t>
      </w:r>
      <w:r w:rsidRPr="002746DC">
        <w:rPr>
          <w:rFonts w:ascii="Arial" w:hAnsi="Arial" w:cs="Arial"/>
          <w:i/>
          <w:spacing w:val="44"/>
          <w:sz w:val="21"/>
          <w:szCs w:val="21"/>
          <w:rPrChange w:id="1174"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75" w:author="De Jesus Borges, Thiago" w:date="2024-08-15T12:22:00Z" w16du:dateUtc="2024-08-15T16:22:00Z">
            <w:rPr>
              <w:rFonts w:ascii="Arial" w:hAnsi="Arial" w:cs="Arial"/>
              <w:i/>
            </w:rPr>
          </w:rPrChange>
        </w:rPr>
        <w:t>UBXN6,</w:t>
      </w:r>
      <w:r w:rsidRPr="002746DC">
        <w:rPr>
          <w:rFonts w:ascii="Arial" w:hAnsi="Arial" w:cs="Arial"/>
          <w:i/>
          <w:spacing w:val="44"/>
          <w:sz w:val="21"/>
          <w:szCs w:val="21"/>
          <w:rPrChange w:id="1176" w:author="De Jesus Borges, Thiago" w:date="2024-08-15T12:22:00Z" w16du:dateUtc="2024-08-15T16:22:00Z">
            <w:rPr>
              <w:rFonts w:ascii="Arial" w:hAnsi="Arial" w:cs="Arial"/>
              <w:i/>
              <w:spacing w:val="44"/>
            </w:rPr>
          </w:rPrChange>
        </w:rPr>
        <w:t xml:space="preserve"> </w:t>
      </w:r>
      <w:r w:rsidRPr="002746DC">
        <w:rPr>
          <w:rFonts w:ascii="Arial" w:hAnsi="Arial" w:cs="Arial"/>
          <w:i/>
          <w:sz w:val="21"/>
          <w:szCs w:val="21"/>
          <w:rPrChange w:id="1177" w:author="De Jesus Borges, Thiago" w:date="2024-08-15T12:22:00Z" w16du:dateUtc="2024-08-15T16:22:00Z">
            <w:rPr>
              <w:rFonts w:ascii="Arial" w:hAnsi="Arial" w:cs="Arial"/>
              <w:i/>
            </w:rPr>
          </w:rPrChange>
        </w:rPr>
        <w:t>VPS28,</w:t>
      </w:r>
      <w:r w:rsidRPr="002746DC">
        <w:rPr>
          <w:rFonts w:ascii="Arial" w:hAnsi="Arial" w:cs="Arial"/>
          <w:i/>
          <w:spacing w:val="43"/>
          <w:sz w:val="21"/>
          <w:szCs w:val="21"/>
          <w:rPrChange w:id="1178" w:author="De Jesus Borges, Thiago" w:date="2024-08-15T12:22:00Z" w16du:dateUtc="2024-08-15T16:22:00Z">
            <w:rPr>
              <w:rFonts w:ascii="Arial" w:hAnsi="Arial" w:cs="Arial"/>
              <w:i/>
              <w:spacing w:val="43"/>
            </w:rPr>
          </w:rPrChange>
        </w:rPr>
        <w:t xml:space="preserve"> </w:t>
      </w:r>
      <w:r w:rsidRPr="002746DC">
        <w:rPr>
          <w:rFonts w:ascii="Arial" w:hAnsi="Arial" w:cs="Arial"/>
          <w:i/>
          <w:sz w:val="21"/>
          <w:szCs w:val="21"/>
          <w:rPrChange w:id="1179" w:author="De Jesus Borges, Thiago" w:date="2024-08-15T12:22:00Z" w16du:dateUtc="2024-08-15T16:22:00Z">
            <w:rPr>
              <w:rFonts w:ascii="Arial" w:hAnsi="Arial" w:cs="Arial"/>
              <w:i/>
            </w:rPr>
          </w:rPrChange>
        </w:rPr>
        <w:t>YBX3</w:t>
      </w:r>
      <w:r w:rsidR="00604B3D" w:rsidRPr="002746DC">
        <w:rPr>
          <w:rFonts w:ascii="Arial" w:hAnsi="Arial" w:cs="Arial"/>
          <w:i/>
          <w:sz w:val="21"/>
          <w:szCs w:val="21"/>
          <w:rPrChange w:id="1180" w:author="De Jesus Borges, Thiago" w:date="2024-08-15T12:22:00Z" w16du:dateUtc="2024-08-15T16:22:00Z">
            <w:rPr>
              <w:rFonts w:ascii="Arial" w:hAnsi="Arial" w:cs="Arial"/>
              <w:i/>
            </w:rPr>
          </w:rPrChange>
        </w:rPr>
        <w:t>,</w:t>
      </w:r>
      <w:r w:rsidRPr="002746DC">
        <w:rPr>
          <w:rFonts w:ascii="Arial" w:hAnsi="Arial" w:cs="Arial"/>
          <w:i/>
          <w:spacing w:val="70"/>
          <w:sz w:val="21"/>
          <w:szCs w:val="21"/>
          <w:rPrChange w:id="1181" w:author="De Jesus Borges, Thiago" w:date="2024-08-15T12:22:00Z" w16du:dateUtc="2024-08-15T16:22:00Z">
            <w:rPr>
              <w:rFonts w:ascii="Arial" w:hAnsi="Arial" w:cs="Arial"/>
              <w:i/>
              <w:spacing w:val="70"/>
            </w:rPr>
          </w:rPrChange>
        </w:rPr>
        <w:t xml:space="preserve"> </w:t>
      </w:r>
      <w:r w:rsidRPr="002746DC">
        <w:rPr>
          <w:rFonts w:ascii="Arial" w:hAnsi="Arial" w:cs="Arial"/>
          <w:spacing w:val="-5"/>
          <w:sz w:val="21"/>
          <w:szCs w:val="21"/>
          <w:rPrChange w:id="1182" w:author="De Jesus Borges, Thiago" w:date="2024-08-15T12:22:00Z" w16du:dateUtc="2024-08-15T16:22:00Z">
            <w:rPr>
              <w:rFonts w:ascii="Arial" w:hAnsi="Arial" w:cs="Arial"/>
              <w:spacing w:val="-5"/>
            </w:rPr>
          </w:rPrChange>
        </w:rPr>
        <w:t>and</w:t>
      </w:r>
      <w:r w:rsidR="000A7174" w:rsidRPr="002746DC">
        <w:rPr>
          <w:rFonts w:ascii="Arial" w:hAnsi="Arial" w:cs="Arial"/>
          <w:spacing w:val="-5"/>
          <w:sz w:val="21"/>
          <w:szCs w:val="21"/>
          <w:rPrChange w:id="1183" w:author="De Jesus Borges, Thiago" w:date="2024-08-15T12:22:00Z" w16du:dateUtc="2024-08-15T16:22:00Z">
            <w:rPr>
              <w:rFonts w:ascii="Arial" w:hAnsi="Arial" w:cs="Arial"/>
              <w:spacing w:val="-5"/>
            </w:rPr>
          </w:rPrChange>
        </w:rPr>
        <w:t xml:space="preserve"> </w:t>
      </w:r>
      <w:r w:rsidRPr="002746DC">
        <w:rPr>
          <w:rFonts w:ascii="Arial" w:hAnsi="Arial" w:cs="Arial"/>
          <w:i/>
          <w:sz w:val="21"/>
          <w:szCs w:val="21"/>
          <w:rPrChange w:id="1184" w:author="De Jesus Borges, Thiago" w:date="2024-08-15T12:22:00Z" w16du:dateUtc="2024-08-15T16:22:00Z">
            <w:rPr>
              <w:rFonts w:ascii="Arial" w:hAnsi="Arial" w:cs="Arial"/>
              <w:i/>
            </w:rPr>
          </w:rPrChange>
        </w:rPr>
        <w:t>MT-CO1</w:t>
      </w:r>
      <w:r w:rsidRPr="002746DC">
        <w:rPr>
          <w:rFonts w:ascii="Arial" w:hAnsi="Arial" w:cs="Arial"/>
          <w:i/>
          <w:spacing w:val="12"/>
          <w:sz w:val="21"/>
          <w:szCs w:val="21"/>
          <w:rPrChange w:id="1185" w:author="De Jesus Borges, Thiago" w:date="2024-08-15T12:22:00Z" w16du:dateUtc="2024-08-15T16:22:00Z">
            <w:rPr>
              <w:rFonts w:ascii="Arial" w:hAnsi="Arial" w:cs="Arial"/>
              <w:i/>
              <w:spacing w:val="12"/>
            </w:rPr>
          </w:rPrChange>
        </w:rPr>
        <w:t xml:space="preserve"> </w:t>
      </w:r>
      <w:r w:rsidRPr="002746DC">
        <w:rPr>
          <w:rFonts w:ascii="Arial" w:hAnsi="Arial" w:cs="Arial"/>
          <w:sz w:val="21"/>
          <w:szCs w:val="21"/>
          <w:rPrChange w:id="1186" w:author="De Jesus Borges, Thiago" w:date="2024-08-15T12:22:00Z" w16du:dateUtc="2024-08-15T16:22:00Z">
            <w:rPr>
              <w:rFonts w:ascii="Arial" w:hAnsi="Arial" w:cs="Arial"/>
            </w:rPr>
          </w:rPrChange>
        </w:rPr>
        <w:t>have</w:t>
      </w:r>
      <w:r w:rsidRPr="002746DC">
        <w:rPr>
          <w:rFonts w:ascii="Arial" w:hAnsi="Arial" w:cs="Arial"/>
          <w:spacing w:val="-2"/>
          <w:sz w:val="21"/>
          <w:szCs w:val="21"/>
          <w:rPrChange w:id="1187" w:author="De Jesus Borges, Thiago" w:date="2024-08-15T12:22:00Z" w16du:dateUtc="2024-08-15T16:22:00Z">
            <w:rPr>
              <w:rFonts w:ascii="Arial" w:hAnsi="Arial" w:cs="Arial"/>
              <w:spacing w:val="-2"/>
            </w:rPr>
          </w:rPrChange>
        </w:rPr>
        <w:t xml:space="preserve"> </w:t>
      </w:r>
      <w:r w:rsidR="000A7174" w:rsidRPr="002746DC">
        <w:rPr>
          <w:rFonts w:ascii="Arial" w:hAnsi="Arial" w:cs="Arial"/>
          <w:sz w:val="21"/>
          <w:szCs w:val="21"/>
          <w:rPrChange w:id="1188" w:author="De Jesus Borges, Thiago" w:date="2024-08-15T12:22:00Z" w16du:dateUtc="2024-08-15T16:22:00Z">
            <w:rPr>
              <w:rFonts w:ascii="Arial" w:hAnsi="Arial" w:cs="Arial"/>
            </w:rPr>
          </w:rPrChange>
        </w:rPr>
        <w:t>a significant</w:t>
      </w:r>
      <w:r w:rsidRPr="002746DC">
        <w:rPr>
          <w:rFonts w:ascii="Arial" w:hAnsi="Arial" w:cs="Arial"/>
          <w:spacing w:val="-2"/>
          <w:sz w:val="21"/>
          <w:szCs w:val="21"/>
          <w:rPrChange w:id="1189"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190" w:author="De Jesus Borges, Thiago" w:date="2024-08-15T12:22:00Z" w16du:dateUtc="2024-08-15T16:22:00Z">
            <w:rPr>
              <w:rFonts w:ascii="Arial" w:hAnsi="Arial" w:cs="Arial"/>
            </w:rPr>
          </w:rPrChange>
        </w:rPr>
        <w:t>adjusted</w:t>
      </w:r>
      <w:r w:rsidRPr="002746DC">
        <w:rPr>
          <w:rFonts w:ascii="Arial" w:hAnsi="Arial" w:cs="Arial"/>
          <w:spacing w:val="-2"/>
          <w:sz w:val="21"/>
          <w:szCs w:val="21"/>
          <w:rPrChange w:id="1191"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192" w:author="De Jesus Borges, Thiago" w:date="2024-08-15T12:22:00Z" w16du:dateUtc="2024-08-15T16:22:00Z">
            <w:rPr>
              <w:rFonts w:ascii="Arial" w:hAnsi="Arial" w:cs="Arial"/>
            </w:rPr>
          </w:rPrChange>
        </w:rPr>
        <w:t>p-value</w:t>
      </w:r>
      <w:r w:rsidRPr="002746DC">
        <w:rPr>
          <w:rFonts w:ascii="Arial" w:hAnsi="Arial" w:cs="Arial"/>
          <w:spacing w:val="-2"/>
          <w:sz w:val="21"/>
          <w:szCs w:val="21"/>
          <w:rPrChange w:id="1193" w:author="De Jesus Borges, Thiago" w:date="2024-08-15T12:22:00Z" w16du:dateUtc="2024-08-15T16:22:00Z">
            <w:rPr>
              <w:rFonts w:ascii="Arial" w:hAnsi="Arial" w:cs="Arial"/>
              <w:spacing w:val="-2"/>
            </w:rPr>
          </w:rPrChange>
        </w:rPr>
        <w:t xml:space="preserve"> </w:t>
      </w:r>
      <w:r w:rsidRPr="002746DC">
        <w:rPr>
          <w:rFonts w:ascii="Arial" w:hAnsi="Arial" w:cs="Arial"/>
          <w:i/>
          <w:sz w:val="21"/>
          <w:szCs w:val="21"/>
          <w:rPrChange w:id="1194" w:author="De Jesus Borges, Thiago" w:date="2024-08-15T12:22:00Z" w16du:dateUtc="2024-08-15T16:22:00Z">
            <w:rPr>
              <w:rFonts w:ascii="Arial" w:hAnsi="Arial" w:cs="Arial"/>
              <w:i/>
            </w:rPr>
          </w:rPrChange>
        </w:rPr>
        <w:t>≤</w:t>
      </w:r>
      <w:r w:rsidRPr="002746DC">
        <w:rPr>
          <w:rFonts w:ascii="Arial" w:hAnsi="Arial" w:cs="Arial"/>
          <w:i/>
          <w:spacing w:val="-17"/>
          <w:sz w:val="21"/>
          <w:szCs w:val="21"/>
          <w:rPrChange w:id="1195" w:author="De Jesus Borges, Thiago" w:date="2024-08-15T12:22:00Z" w16du:dateUtc="2024-08-15T16:22:00Z">
            <w:rPr>
              <w:rFonts w:ascii="Arial" w:hAnsi="Arial" w:cs="Arial"/>
              <w:i/>
              <w:spacing w:val="-17"/>
            </w:rPr>
          </w:rPrChange>
        </w:rPr>
        <w:t xml:space="preserve"> </w:t>
      </w:r>
      <w:r w:rsidRPr="002746DC">
        <w:rPr>
          <w:rFonts w:ascii="Arial" w:hAnsi="Arial" w:cs="Arial"/>
          <w:sz w:val="21"/>
          <w:szCs w:val="21"/>
          <w:rPrChange w:id="1196" w:author="De Jesus Borges, Thiago" w:date="2024-08-15T12:22:00Z" w16du:dateUtc="2024-08-15T16:22:00Z">
            <w:rPr>
              <w:rFonts w:ascii="Arial" w:hAnsi="Arial" w:cs="Arial"/>
            </w:rPr>
          </w:rPrChange>
        </w:rPr>
        <w:t>0.05</w:t>
      </w:r>
      <w:r w:rsidRPr="002746DC">
        <w:rPr>
          <w:rFonts w:ascii="Arial" w:hAnsi="Arial" w:cs="Arial"/>
          <w:spacing w:val="-2"/>
          <w:sz w:val="21"/>
          <w:szCs w:val="21"/>
          <w:rPrChange w:id="1197"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198" w:author="De Jesus Borges, Thiago" w:date="2024-08-15T12:22:00Z" w16du:dateUtc="2024-08-15T16:22:00Z">
            <w:rPr>
              <w:rFonts w:ascii="Arial" w:hAnsi="Arial" w:cs="Arial"/>
            </w:rPr>
          </w:rPrChange>
        </w:rPr>
        <w:t>for</w:t>
      </w:r>
      <w:r w:rsidRPr="002746DC">
        <w:rPr>
          <w:rFonts w:ascii="Arial" w:hAnsi="Arial" w:cs="Arial"/>
          <w:spacing w:val="-2"/>
          <w:sz w:val="21"/>
          <w:szCs w:val="21"/>
          <w:rPrChange w:id="1199"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200" w:author="De Jesus Borges, Thiago" w:date="2024-08-15T12:22:00Z" w16du:dateUtc="2024-08-15T16:22:00Z">
            <w:rPr>
              <w:rFonts w:ascii="Arial" w:hAnsi="Arial" w:cs="Arial"/>
            </w:rPr>
          </w:rPrChange>
        </w:rPr>
        <w:t>this</w:t>
      </w:r>
      <w:r w:rsidRPr="002746DC">
        <w:rPr>
          <w:rFonts w:ascii="Arial" w:hAnsi="Arial" w:cs="Arial"/>
          <w:spacing w:val="-2"/>
          <w:sz w:val="21"/>
          <w:szCs w:val="21"/>
          <w:rPrChange w:id="1201"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202" w:author="De Jesus Borges, Thiago" w:date="2024-08-15T12:22:00Z" w16du:dateUtc="2024-08-15T16:22:00Z">
            <w:rPr>
              <w:rFonts w:ascii="Arial" w:hAnsi="Arial" w:cs="Arial"/>
            </w:rPr>
          </w:rPrChange>
        </w:rPr>
        <w:t>equivalence</w:t>
      </w:r>
      <w:r w:rsidRPr="002746DC">
        <w:rPr>
          <w:rFonts w:ascii="Arial" w:hAnsi="Arial" w:cs="Arial"/>
          <w:spacing w:val="-1"/>
          <w:sz w:val="21"/>
          <w:szCs w:val="21"/>
          <w:rPrChange w:id="120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204" w:author="De Jesus Borges, Thiago" w:date="2024-08-15T12:22:00Z" w16du:dateUtc="2024-08-15T16:22:00Z">
            <w:rPr>
              <w:rFonts w:ascii="Arial" w:hAnsi="Arial" w:cs="Arial"/>
            </w:rPr>
          </w:rPrChange>
        </w:rPr>
        <w:t>test</w:t>
      </w:r>
      <w:r w:rsidRPr="002746DC">
        <w:rPr>
          <w:rFonts w:ascii="Arial" w:hAnsi="Arial" w:cs="Arial"/>
          <w:spacing w:val="-2"/>
          <w:sz w:val="21"/>
          <w:szCs w:val="21"/>
          <w:rPrChange w:id="1205"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206" w:author="De Jesus Borges, Thiago" w:date="2024-08-15T12:22:00Z" w16du:dateUtc="2024-08-15T16:22:00Z">
            <w:rPr>
              <w:rFonts w:ascii="Arial" w:hAnsi="Arial" w:cs="Arial"/>
            </w:rPr>
          </w:rPrChange>
        </w:rPr>
        <w:t>(Fig</w:t>
      </w:r>
      <w:r w:rsidRPr="002746DC">
        <w:rPr>
          <w:rFonts w:ascii="Arial" w:hAnsi="Arial" w:cs="Arial"/>
          <w:spacing w:val="-2"/>
          <w:sz w:val="21"/>
          <w:szCs w:val="21"/>
          <w:rPrChange w:id="1207"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208" w:author="De Jesus Borges, Thiago" w:date="2024-08-15T12:22:00Z" w16du:dateUtc="2024-08-15T16:22:00Z">
            <w:rPr>
              <w:rFonts w:ascii="Arial" w:hAnsi="Arial" w:cs="Arial"/>
              <w:spacing w:val="-4"/>
            </w:rPr>
          </w:rPrChange>
        </w:rPr>
        <w:t>2K).</w:t>
      </w:r>
      <w:r w:rsidR="0088597B" w:rsidRPr="002746DC">
        <w:rPr>
          <w:rFonts w:ascii="Arial" w:hAnsi="Arial" w:cs="Arial"/>
          <w:spacing w:val="-4"/>
          <w:sz w:val="21"/>
          <w:szCs w:val="21"/>
          <w:rPrChange w:id="1209" w:author="De Jesus Borges, Thiago" w:date="2024-08-15T12:22:00Z" w16du:dateUtc="2024-08-15T16:22:00Z">
            <w:rPr>
              <w:rFonts w:ascii="Arial" w:hAnsi="Arial" w:cs="Arial"/>
              <w:spacing w:val="-4"/>
            </w:rPr>
          </w:rPrChange>
        </w:rPr>
        <w:t xml:space="preserve"> </w:t>
      </w:r>
    </w:p>
    <w:p w14:paraId="5F8D8615" w14:textId="5F6E4BDA" w:rsidR="00F675DE" w:rsidRPr="002746DC" w:rsidRDefault="0047037D">
      <w:pPr>
        <w:pStyle w:val="BodyText"/>
        <w:spacing w:line="254" w:lineRule="auto"/>
        <w:ind w:left="360" w:right="318"/>
        <w:rPr>
          <w:rFonts w:ascii="Arial" w:hAnsi="Arial" w:cs="Arial"/>
          <w:spacing w:val="-4"/>
          <w:sz w:val="21"/>
          <w:szCs w:val="21"/>
          <w:rPrChange w:id="1210" w:author="De Jesus Borges, Thiago" w:date="2024-08-15T12:22:00Z" w16du:dateUtc="2024-08-15T16:22:00Z">
            <w:rPr>
              <w:rFonts w:ascii="Arial" w:hAnsi="Arial" w:cs="Arial"/>
              <w:spacing w:val="-4"/>
            </w:rPr>
          </w:rPrChange>
        </w:rPr>
        <w:pPrChange w:id="1211" w:author="De Jesus Borges, Thiago" w:date="2024-08-16T13:41:00Z" w16du:dateUtc="2024-08-16T17:41:00Z">
          <w:pPr>
            <w:pStyle w:val="BodyText"/>
            <w:spacing w:line="254" w:lineRule="auto"/>
            <w:ind w:left="360" w:right="318" w:firstLine="298"/>
          </w:pPr>
        </w:pPrChange>
      </w:pPr>
      <w:r w:rsidRPr="002746DC">
        <w:rPr>
          <w:rFonts w:ascii="Arial" w:hAnsi="Arial" w:cs="Arial"/>
          <w:sz w:val="21"/>
          <w:szCs w:val="21"/>
          <w:rPrChange w:id="1212" w:author="De Jesus Borges, Thiago" w:date="2024-08-15T12:22:00Z" w16du:dateUtc="2024-08-15T16:22:00Z">
            <w:rPr>
              <w:rFonts w:ascii="Arial" w:hAnsi="Arial" w:cs="Arial"/>
            </w:rPr>
          </w:rPrChange>
        </w:rPr>
        <w:t>In</w:t>
      </w:r>
      <w:r w:rsidRPr="002746DC">
        <w:rPr>
          <w:rFonts w:ascii="Arial" w:hAnsi="Arial" w:cs="Arial"/>
          <w:spacing w:val="17"/>
          <w:sz w:val="21"/>
          <w:szCs w:val="21"/>
          <w:rPrChange w:id="1213"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1214" w:author="De Jesus Borges, Thiago" w:date="2024-08-15T12:22:00Z" w16du:dateUtc="2024-08-15T16:22:00Z">
            <w:rPr>
              <w:rFonts w:ascii="Arial" w:hAnsi="Arial" w:cs="Arial"/>
            </w:rPr>
          </w:rPrChange>
        </w:rPr>
        <w:t>sum,</w:t>
      </w:r>
      <w:r w:rsidRPr="002746DC">
        <w:rPr>
          <w:rFonts w:ascii="Arial" w:hAnsi="Arial" w:cs="Arial"/>
          <w:spacing w:val="17"/>
          <w:sz w:val="21"/>
          <w:szCs w:val="21"/>
          <w:rPrChange w:id="1215"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1216" w:author="De Jesus Borges, Thiago" w:date="2024-08-15T12:22:00Z" w16du:dateUtc="2024-08-15T16:22:00Z">
            <w:rPr>
              <w:rFonts w:ascii="Arial" w:hAnsi="Arial" w:cs="Arial"/>
            </w:rPr>
          </w:rPrChange>
        </w:rPr>
        <w:t>a</w:t>
      </w:r>
      <w:r w:rsidRPr="002746DC">
        <w:rPr>
          <w:rFonts w:ascii="Arial" w:hAnsi="Arial" w:cs="Arial"/>
          <w:spacing w:val="17"/>
          <w:sz w:val="21"/>
          <w:szCs w:val="21"/>
          <w:rPrChange w:id="1217"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1218" w:author="De Jesus Borges, Thiago" w:date="2024-08-15T12:22:00Z" w16du:dateUtc="2024-08-15T16:22:00Z">
            <w:rPr>
              <w:rFonts w:ascii="Arial" w:hAnsi="Arial" w:cs="Arial"/>
            </w:rPr>
          </w:rPrChange>
        </w:rPr>
        <w:t>total</w:t>
      </w:r>
      <w:r w:rsidRPr="002746DC">
        <w:rPr>
          <w:rFonts w:ascii="Arial" w:hAnsi="Arial" w:cs="Arial"/>
          <w:spacing w:val="17"/>
          <w:sz w:val="21"/>
          <w:szCs w:val="21"/>
          <w:rPrChange w:id="1219"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1220" w:author="De Jesus Borges, Thiago" w:date="2024-08-15T12:22:00Z" w16du:dateUtc="2024-08-15T16:22:00Z">
            <w:rPr>
              <w:rFonts w:ascii="Arial" w:hAnsi="Arial" w:cs="Arial"/>
            </w:rPr>
          </w:rPrChange>
        </w:rPr>
        <w:t>of</w:t>
      </w:r>
      <w:r w:rsidRPr="002746DC">
        <w:rPr>
          <w:rFonts w:ascii="Arial" w:hAnsi="Arial" w:cs="Arial"/>
          <w:spacing w:val="18"/>
          <w:sz w:val="21"/>
          <w:szCs w:val="21"/>
          <w:rPrChange w:id="1221" w:author="De Jesus Borges, Thiago" w:date="2024-08-15T12:22:00Z" w16du:dateUtc="2024-08-15T16:22:00Z">
            <w:rPr>
              <w:rFonts w:ascii="Arial" w:hAnsi="Arial" w:cs="Arial"/>
              <w:spacing w:val="18"/>
            </w:rPr>
          </w:rPrChange>
        </w:rPr>
        <w:t xml:space="preserve"> </w:t>
      </w:r>
      <w:r w:rsidRPr="002746DC">
        <w:rPr>
          <w:rFonts w:ascii="Arial" w:hAnsi="Arial" w:cs="Arial"/>
          <w:sz w:val="21"/>
          <w:szCs w:val="21"/>
          <w:rPrChange w:id="1222" w:author="De Jesus Borges, Thiago" w:date="2024-08-15T12:22:00Z" w16du:dateUtc="2024-08-15T16:22:00Z">
            <w:rPr>
              <w:rFonts w:ascii="Arial" w:hAnsi="Arial" w:cs="Arial"/>
            </w:rPr>
          </w:rPrChange>
        </w:rPr>
        <w:t>9</w:t>
      </w:r>
      <w:r w:rsidRPr="002746DC">
        <w:rPr>
          <w:rFonts w:ascii="Arial" w:hAnsi="Arial" w:cs="Arial"/>
          <w:spacing w:val="17"/>
          <w:sz w:val="21"/>
          <w:szCs w:val="21"/>
          <w:rPrChange w:id="1223"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1224" w:author="De Jesus Borges, Thiago" w:date="2024-08-15T12:22:00Z" w16du:dateUtc="2024-08-15T16:22:00Z">
            <w:rPr>
              <w:rFonts w:ascii="Arial" w:hAnsi="Arial" w:cs="Arial"/>
            </w:rPr>
          </w:rPrChange>
        </w:rPr>
        <w:t>genes</w:t>
      </w:r>
      <w:r w:rsidRPr="002746DC">
        <w:rPr>
          <w:rFonts w:ascii="Arial" w:hAnsi="Arial" w:cs="Arial"/>
          <w:spacing w:val="17"/>
          <w:sz w:val="21"/>
          <w:szCs w:val="21"/>
          <w:rPrChange w:id="1225" w:author="De Jesus Borges, Thiago" w:date="2024-08-15T12:22:00Z" w16du:dateUtc="2024-08-15T16:22:00Z">
            <w:rPr>
              <w:rFonts w:ascii="Arial" w:hAnsi="Arial" w:cs="Arial"/>
              <w:spacing w:val="17"/>
            </w:rPr>
          </w:rPrChange>
        </w:rPr>
        <w:t xml:space="preserve"> </w:t>
      </w:r>
      <w:r w:rsidR="000B4A2F">
        <w:rPr>
          <w:rFonts w:ascii="Arial" w:hAnsi="Arial" w:cs="Arial"/>
          <w:spacing w:val="17"/>
          <w:sz w:val="21"/>
          <w:szCs w:val="21"/>
        </w:rPr>
        <w:t>(</w:t>
      </w:r>
      <w:r w:rsidR="000B4A2F" w:rsidRPr="00C63C10">
        <w:rPr>
          <w:rFonts w:ascii="Arial" w:hAnsi="Arial" w:cs="Arial"/>
          <w:i/>
          <w:w w:val="105"/>
          <w:sz w:val="21"/>
          <w:szCs w:val="21"/>
        </w:rPr>
        <w:t>AP2B1,</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CCNI,</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FBXO7,</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GUK1,</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UBB,</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UBXN6,</w:t>
      </w:r>
      <w:r w:rsidR="000B4A2F" w:rsidRPr="00C63C10">
        <w:rPr>
          <w:rFonts w:ascii="Arial" w:hAnsi="Arial" w:cs="Arial"/>
          <w:i/>
          <w:spacing w:val="-3"/>
          <w:w w:val="105"/>
          <w:sz w:val="21"/>
          <w:szCs w:val="21"/>
        </w:rPr>
        <w:t xml:space="preserve"> </w:t>
      </w:r>
      <w:r w:rsidR="000B4A2F" w:rsidRPr="00C63C10">
        <w:rPr>
          <w:rFonts w:ascii="Arial" w:hAnsi="Arial" w:cs="Arial"/>
          <w:i/>
          <w:w w:val="105"/>
          <w:sz w:val="21"/>
          <w:szCs w:val="21"/>
        </w:rPr>
        <w:t>VPS28,</w:t>
      </w:r>
      <w:r w:rsidR="000B4A2F" w:rsidRPr="00C63C10">
        <w:rPr>
          <w:rFonts w:ascii="Arial" w:hAnsi="Arial" w:cs="Arial"/>
          <w:i/>
          <w:spacing w:val="-2"/>
          <w:w w:val="105"/>
          <w:sz w:val="21"/>
          <w:szCs w:val="21"/>
        </w:rPr>
        <w:t xml:space="preserve"> </w:t>
      </w:r>
      <w:r w:rsidR="000B4A2F" w:rsidRPr="00C63C10">
        <w:rPr>
          <w:rFonts w:ascii="Arial" w:hAnsi="Arial" w:cs="Arial"/>
          <w:i/>
          <w:w w:val="105"/>
          <w:sz w:val="21"/>
          <w:szCs w:val="21"/>
        </w:rPr>
        <w:t>YBX3</w:t>
      </w:r>
      <w:r w:rsidR="000B4A2F" w:rsidRPr="00C63C10">
        <w:rPr>
          <w:rFonts w:ascii="Arial" w:hAnsi="Arial" w:cs="Arial"/>
          <w:i/>
          <w:spacing w:val="14"/>
          <w:w w:val="105"/>
          <w:sz w:val="21"/>
          <w:szCs w:val="21"/>
        </w:rPr>
        <w:t xml:space="preserve"> </w:t>
      </w:r>
      <w:r w:rsidR="000B4A2F" w:rsidRPr="00C63C10">
        <w:rPr>
          <w:rFonts w:ascii="Arial" w:hAnsi="Arial" w:cs="Arial"/>
          <w:w w:val="105"/>
          <w:sz w:val="21"/>
          <w:szCs w:val="21"/>
        </w:rPr>
        <w:t>and</w:t>
      </w:r>
      <w:r w:rsidR="000B4A2F" w:rsidRPr="00C63C10">
        <w:rPr>
          <w:rFonts w:ascii="Arial" w:hAnsi="Arial" w:cs="Arial"/>
          <w:spacing w:val="-7"/>
          <w:w w:val="105"/>
          <w:sz w:val="21"/>
          <w:szCs w:val="21"/>
        </w:rPr>
        <w:t xml:space="preserve"> </w:t>
      </w:r>
      <w:r w:rsidR="000B4A2F" w:rsidRPr="00C63C10">
        <w:rPr>
          <w:rFonts w:ascii="Arial" w:hAnsi="Arial" w:cs="Arial"/>
          <w:i/>
          <w:w w:val="105"/>
          <w:sz w:val="21"/>
          <w:szCs w:val="21"/>
        </w:rPr>
        <w:t>MT-CO1</w:t>
      </w:r>
      <w:r w:rsidR="000B4A2F" w:rsidRPr="00C63C10">
        <w:rPr>
          <w:rFonts w:ascii="Arial" w:hAnsi="Arial" w:cs="Arial"/>
          <w:spacing w:val="-5"/>
          <w:w w:val="105"/>
          <w:sz w:val="21"/>
          <w:szCs w:val="21"/>
        </w:rPr>
        <w:t>)</w:t>
      </w:r>
      <w:r w:rsidR="00E87784">
        <w:rPr>
          <w:rFonts w:ascii="Arial" w:hAnsi="Arial" w:cs="Arial"/>
          <w:spacing w:val="-5"/>
          <w:w w:val="105"/>
          <w:sz w:val="21"/>
          <w:szCs w:val="21"/>
        </w:rPr>
        <w:t xml:space="preserve"> are stable in different conditions and different time-</w:t>
      </w:r>
      <w:proofErr w:type="spellStart"/>
      <w:r w:rsidR="00E87784">
        <w:rPr>
          <w:rFonts w:ascii="Arial" w:hAnsi="Arial" w:cs="Arial"/>
          <w:spacing w:val="-5"/>
          <w:w w:val="105"/>
          <w:sz w:val="21"/>
          <w:szCs w:val="21"/>
        </w:rPr>
        <w:t>pionts</w:t>
      </w:r>
      <w:proofErr w:type="spellEnd"/>
      <w:r w:rsidR="00E87784">
        <w:rPr>
          <w:rFonts w:ascii="Arial" w:hAnsi="Arial" w:cs="Arial"/>
          <w:spacing w:val="-5"/>
          <w:w w:val="105"/>
          <w:sz w:val="21"/>
          <w:szCs w:val="21"/>
        </w:rPr>
        <w:t xml:space="preserve">, presenting low CV, low </w:t>
      </w:r>
      <w:proofErr w:type="spellStart"/>
      <w:r w:rsidR="00E87784">
        <w:rPr>
          <w:rFonts w:ascii="Arial" w:hAnsi="Arial" w:cs="Arial"/>
          <w:spacing w:val="-5"/>
          <w:w w:val="105"/>
          <w:sz w:val="21"/>
          <w:szCs w:val="21"/>
        </w:rPr>
        <w:t>cvSTB</w:t>
      </w:r>
      <w:proofErr w:type="spellEnd"/>
      <w:r w:rsidR="00E87784">
        <w:rPr>
          <w:rFonts w:ascii="Arial" w:hAnsi="Arial" w:cs="Arial"/>
          <w:spacing w:val="-5"/>
          <w:w w:val="105"/>
          <w:sz w:val="21"/>
          <w:szCs w:val="21"/>
        </w:rPr>
        <w:t>, low Gini coefficient end are statistically equivalent.</w:t>
      </w:r>
      <w:r w:rsidR="000B4A2F">
        <w:rPr>
          <w:rFonts w:ascii="Arial" w:hAnsi="Arial" w:cs="Arial"/>
          <w:spacing w:val="-5"/>
          <w:w w:val="105"/>
          <w:sz w:val="21"/>
          <w:szCs w:val="21"/>
        </w:rPr>
        <w:t xml:space="preserve"> </w:t>
      </w:r>
      <w:commentRangeStart w:id="1226"/>
      <w:commentRangeStart w:id="1227"/>
      <w:r w:rsidR="000B4A2F" w:rsidRPr="00E87784">
        <w:rPr>
          <w:rFonts w:ascii="Arial" w:hAnsi="Arial" w:cs="Arial"/>
          <w:spacing w:val="-5"/>
          <w:w w:val="105"/>
          <w:sz w:val="21"/>
          <w:szCs w:val="21"/>
        </w:rPr>
        <w:t xml:space="preserve"> </w:t>
      </w:r>
      <w:commentRangeEnd w:id="1226"/>
      <w:r w:rsidR="008E5417">
        <w:rPr>
          <w:rStyle w:val="CommentReference"/>
        </w:rPr>
        <w:commentReference w:id="1226"/>
      </w:r>
      <w:commentRangeEnd w:id="1227"/>
      <w:r w:rsidR="00E87784">
        <w:rPr>
          <w:rStyle w:val="CommentReference"/>
        </w:rPr>
        <w:commentReference w:id="1227"/>
      </w:r>
      <w:r w:rsidR="000B4A2F" w:rsidRPr="00C63C10">
        <w:rPr>
          <w:rFonts w:ascii="Arial" w:hAnsi="Arial" w:cs="Arial"/>
          <w:i/>
          <w:sz w:val="21"/>
          <w:szCs w:val="21"/>
        </w:rPr>
        <w:t xml:space="preserve">CCNI, GUK1, UBB, UBXN6, </w:t>
      </w:r>
      <w:r w:rsidR="000B4A2F" w:rsidRPr="00C63C10">
        <w:rPr>
          <w:rFonts w:ascii="Arial" w:hAnsi="Arial" w:cs="Arial"/>
          <w:sz w:val="21"/>
          <w:szCs w:val="21"/>
        </w:rPr>
        <w:t xml:space="preserve">and </w:t>
      </w:r>
      <w:r w:rsidR="000B4A2F" w:rsidRPr="00C63C10">
        <w:rPr>
          <w:rFonts w:ascii="Arial" w:hAnsi="Arial" w:cs="Arial"/>
          <w:i/>
          <w:sz w:val="21"/>
          <w:szCs w:val="21"/>
        </w:rPr>
        <w:t xml:space="preserve">VPS28 </w:t>
      </w:r>
      <w:r w:rsidR="000B4A2F" w:rsidRPr="00C63C10">
        <w:rPr>
          <w:rFonts w:ascii="Arial" w:hAnsi="Arial" w:cs="Arial"/>
          <w:sz w:val="21"/>
          <w:szCs w:val="21"/>
        </w:rPr>
        <w:t>were also defined as housekeeping genes</w:t>
      </w:r>
      <w:r w:rsidR="000B4A2F" w:rsidRPr="00C63C10">
        <w:rPr>
          <w:rFonts w:ascii="Arial" w:hAnsi="Arial" w:cs="Arial"/>
          <w:spacing w:val="-2"/>
          <w:sz w:val="21"/>
          <w:szCs w:val="21"/>
        </w:rPr>
        <w:t xml:space="preserve"> </w:t>
      </w:r>
      <w:r w:rsidR="000B4A2F" w:rsidRPr="00C63C10">
        <w:rPr>
          <w:rFonts w:ascii="Arial" w:hAnsi="Arial" w:cs="Arial"/>
          <w:sz w:val="21"/>
          <w:szCs w:val="21"/>
        </w:rPr>
        <w:t>in</w:t>
      </w:r>
      <w:r w:rsidR="000B4A2F" w:rsidRPr="00C63C10">
        <w:rPr>
          <w:rFonts w:ascii="Arial" w:hAnsi="Arial" w:cs="Arial"/>
          <w:spacing w:val="-2"/>
          <w:sz w:val="21"/>
          <w:szCs w:val="21"/>
        </w:rPr>
        <w:t xml:space="preserve"> </w:t>
      </w:r>
      <w:r w:rsidR="000B4A2F" w:rsidRPr="00C63C10">
        <w:rPr>
          <w:rFonts w:ascii="Arial" w:hAnsi="Arial" w:cs="Arial"/>
          <w:sz w:val="21"/>
          <w:szCs w:val="21"/>
        </w:rPr>
        <w:t>another</w:t>
      </w:r>
      <w:r w:rsidR="000B4A2F" w:rsidRPr="00C63C10">
        <w:rPr>
          <w:rFonts w:ascii="Arial" w:hAnsi="Arial" w:cs="Arial"/>
          <w:spacing w:val="-2"/>
          <w:sz w:val="21"/>
          <w:szCs w:val="21"/>
        </w:rPr>
        <w:t xml:space="preserve"> </w:t>
      </w:r>
      <w:r w:rsidR="000B4A2F" w:rsidRPr="00C63C10">
        <w:rPr>
          <w:rFonts w:ascii="Arial" w:hAnsi="Arial" w:cs="Arial"/>
          <w:sz w:val="21"/>
          <w:szCs w:val="21"/>
        </w:rPr>
        <w:t>cross-non-disease</w:t>
      </w:r>
      <w:r w:rsidR="000B4A2F" w:rsidRPr="00C63C10">
        <w:rPr>
          <w:rFonts w:ascii="Arial" w:hAnsi="Arial" w:cs="Arial"/>
          <w:spacing w:val="-2"/>
          <w:sz w:val="21"/>
          <w:szCs w:val="21"/>
        </w:rPr>
        <w:t xml:space="preserve"> </w:t>
      </w:r>
      <w:r w:rsidR="000B4A2F" w:rsidRPr="00C63C10">
        <w:rPr>
          <w:rFonts w:ascii="Arial" w:hAnsi="Arial" w:cs="Arial"/>
          <w:sz w:val="21"/>
          <w:szCs w:val="21"/>
        </w:rPr>
        <w:t>tissue</w:t>
      </w:r>
      <w:r w:rsidR="000B4A2F" w:rsidRPr="00C63C10">
        <w:rPr>
          <w:rFonts w:ascii="Arial" w:hAnsi="Arial" w:cs="Arial"/>
          <w:spacing w:val="-2"/>
          <w:sz w:val="21"/>
          <w:szCs w:val="21"/>
        </w:rPr>
        <w:t xml:space="preserve"> </w:t>
      </w:r>
      <w:r w:rsidR="000B4A2F" w:rsidRPr="00C63C10">
        <w:rPr>
          <w:rFonts w:ascii="Arial" w:hAnsi="Arial" w:cs="Arial"/>
          <w:sz w:val="21"/>
          <w:szCs w:val="21"/>
        </w:rPr>
        <w:t>study</w:t>
      </w:r>
      <w:r w:rsidR="000B4A2F" w:rsidRPr="00C63C10">
        <w:rPr>
          <w:rFonts w:ascii="Arial" w:hAnsi="Arial" w:cs="Arial"/>
          <w:spacing w:val="-2"/>
          <w:sz w:val="21"/>
          <w:szCs w:val="21"/>
        </w:rPr>
        <w:t xml:space="preserve"> </w:t>
      </w:r>
      <w:r w:rsidR="000B4A2F" w:rsidRPr="00C63C10">
        <w:rPr>
          <w:rFonts w:ascii="Arial" w:hAnsi="Arial" w:cs="Arial"/>
          <w:sz w:val="21"/>
          <w:szCs w:val="21"/>
        </w:rPr>
        <w:t>[</w:t>
      </w:r>
      <w:r w:rsidR="000B4A2F" w:rsidRPr="00C63C10">
        <w:rPr>
          <w:sz w:val="21"/>
          <w:szCs w:val="21"/>
        </w:rPr>
        <w:fldChar w:fldCharType="begin"/>
      </w:r>
      <w:r w:rsidR="000B4A2F" w:rsidRPr="00C63C10">
        <w:rPr>
          <w:sz w:val="21"/>
          <w:szCs w:val="21"/>
        </w:rPr>
        <w:instrText>HYPERLINK \l "_bookmark29"</w:instrText>
      </w:r>
      <w:ins w:id="1228" w:author="De Jesus Borges, Thiago" w:date="2024-08-16T13:39:00Z" w16du:dateUtc="2024-08-16T17:39:00Z">
        <w:r w:rsidR="000B4A2F" w:rsidRPr="00C63C10">
          <w:rPr>
            <w:sz w:val="21"/>
            <w:szCs w:val="21"/>
          </w:rPr>
        </w:r>
      </w:ins>
      <w:r w:rsidR="000B4A2F" w:rsidRPr="00C63C10">
        <w:rPr>
          <w:sz w:val="21"/>
          <w:szCs w:val="21"/>
        </w:rPr>
        <w:fldChar w:fldCharType="separate"/>
      </w:r>
      <w:r w:rsidR="000B4A2F" w:rsidRPr="00C63C10">
        <w:rPr>
          <w:rFonts w:ascii="Arial" w:hAnsi="Arial" w:cs="Arial"/>
          <w:color w:val="0000FF"/>
          <w:sz w:val="21"/>
          <w:szCs w:val="21"/>
        </w:rPr>
        <w:t>29</w:t>
      </w:r>
      <w:r w:rsidR="000B4A2F" w:rsidRPr="00C63C10">
        <w:rPr>
          <w:rFonts w:ascii="Arial" w:hAnsi="Arial" w:cs="Arial"/>
          <w:color w:val="0000FF"/>
          <w:sz w:val="21"/>
          <w:szCs w:val="21"/>
        </w:rPr>
        <w:fldChar w:fldCharType="end"/>
      </w:r>
      <w:r w:rsidR="000B4A2F" w:rsidRPr="00C63C10">
        <w:rPr>
          <w:rFonts w:ascii="Arial" w:hAnsi="Arial" w:cs="Arial"/>
          <w:sz w:val="21"/>
          <w:szCs w:val="21"/>
        </w:rPr>
        <w:t>].</w:t>
      </w:r>
      <w:r w:rsidR="000B4A2F">
        <w:rPr>
          <w:rFonts w:ascii="Arial" w:hAnsi="Arial" w:cs="Arial"/>
          <w:sz w:val="21"/>
          <w:szCs w:val="21"/>
        </w:rPr>
        <w:t xml:space="preserve"> </w:t>
      </w:r>
      <w:commentRangeStart w:id="1229"/>
      <w:commentRangeStart w:id="1230"/>
      <w:r w:rsidR="000B4A2F">
        <w:rPr>
          <w:rFonts w:ascii="Arial" w:hAnsi="Arial" w:cs="Arial"/>
          <w:spacing w:val="17"/>
          <w:sz w:val="21"/>
          <w:szCs w:val="21"/>
        </w:rPr>
        <w:t>Th</w:t>
      </w:r>
      <w:r w:rsidR="0065304E">
        <w:rPr>
          <w:rFonts w:ascii="Arial" w:hAnsi="Arial" w:cs="Arial"/>
          <w:spacing w:val="17"/>
          <w:sz w:val="21"/>
          <w:szCs w:val="21"/>
        </w:rPr>
        <w:t>ose</w:t>
      </w:r>
      <w:r w:rsidR="000B4A2F">
        <w:rPr>
          <w:rFonts w:ascii="Arial" w:hAnsi="Arial" w:cs="Arial"/>
          <w:spacing w:val="17"/>
          <w:sz w:val="21"/>
          <w:szCs w:val="21"/>
        </w:rPr>
        <w:t xml:space="preserve"> selected genes </w:t>
      </w:r>
      <w:commentRangeEnd w:id="1229"/>
      <w:r w:rsidR="00A111A2">
        <w:rPr>
          <w:rStyle w:val="CommentReference"/>
        </w:rPr>
        <w:commentReference w:id="1229"/>
      </w:r>
      <w:commentRangeEnd w:id="1230"/>
      <w:r w:rsidR="0065304E">
        <w:rPr>
          <w:rStyle w:val="CommentReference"/>
        </w:rPr>
        <w:commentReference w:id="1230"/>
      </w:r>
      <w:r w:rsidR="000B4A2F">
        <w:rPr>
          <w:rFonts w:ascii="Arial" w:hAnsi="Arial" w:cs="Arial"/>
          <w:spacing w:val="17"/>
          <w:sz w:val="21"/>
          <w:szCs w:val="21"/>
        </w:rPr>
        <w:t xml:space="preserve">are </w:t>
      </w:r>
      <w:r w:rsidR="000B4A2F" w:rsidRPr="00C63C10">
        <w:rPr>
          <w:rFonts w:ascii="Arial" w:hAnsi="Arial" w:cs="Arial"/>
          <w:sz w:val="21"/>
          <w:szCs w:val="21"/>
        </w:rPr>
        <w:t>considered</w:t>
      </w:r>
      <w:r w:rsidR="000B4A2F" w:rsidRPr="00C63C10">
        <w:rPr>
          <w:rFonts w:ascii="Arial" w:hAnsi="Arial" w:cs="Arial"/>
          <w:spacing w:val="18"/>
          <w:sz w:val="21"/>
          <w:szCs w:val="21"/>
        </w:rPr>
        <w:t xml:space="preserve"> </w:t>
      </w:r>
      <w:r w:rsidR="000B4A2F" w:rsidRPr="00C63C10">
        <w:rPr>
          <w:rFonts w:ascii="Arial" w:hAnsi="Arial" w:cs="Arial"/>
          <w:sz w:val="21"/>
          <w:szCs w:val="21"/>
        </w:rPr>
        <w:t>for</w:t>
      </w:r>
      <w:r w:rsidR="000B4A2F" w:rsidRPr="00C63C10">
        <w:rPr>
          <w:rFonts w:ascii="Arial" w:hAnsi="Arial" w:cs="Arial"/>
          <w:spacing w:val="17"/>
          <w:sz w:val="21"/>
          <w:szCs w:val="21"/>
        </w:rPr>
        <w:t xml:space="preserve"> </w:t>
      </w:r>
      <w:r w:rsidR="000B4A2F" w:rsidRPr="00C63C10">
        <w:rPr>
          <w:rFonts w:ascii="Arial" w:hAnsi="Arial" w:cs="Arial"/>
          <w:sz w:val="21"/>
          <w:szCs w:val="21"/>
        </w:rPr>
        <w:t>validation</w:t>
      </w:r>
      <w:r w:rsidR="000B4A2F" w:rsidRPr="00C63C10">
        <w:rPr>
          <w:rFonts w:ascii="Arial" w:hAnsi="Arial" w:cs="Arial"/>
          <w:spacing w:val="17"/>
          <w:sz w:val="21"/>
          <w:szCs w:val="21"/>
        </w:rPr>
        <w:t xml:space="preserve"> </w:t>
      </w:r>
      <w:r w:rsidR="000B4A2F" w:rsidRPr="00C63C10">
        <w:rPr>
          <w:rFonts w:ascii="Arial" w:hAnsi="Arial" w:cs="Arial"/>
          <w:sz w:val="21"/>
          <w:szCs w:val="21"/>
        </w:rPr>
        <w:t>in</w:t>
      </w:r>
      <w:r w:rsidR="000B4A2F" w:rsidRPr="00C63C10">
        <w:rPr>
          <w:rFonts w:ascii="Arial" w:hAnsi="Arial" w:cs="Arial"/>
          <w:spacing w:val="17"/>
          <w:sz w:val="21"/>
          <w:szCs w:val="21"/>
        </w:rPr>
        <w:t xml:space="preserve"> </w:t>
      </w:r>
      <w:r w:rsidR="000B4A2F" w:rsidRPr="00C63C10">
        <w:rPr>
          <w:rFonts w:ascii="Arial" w:hAnsi="Arial" w:cs="Arial"/>
          <w:sz w:val="21"/>
          <w:szCs w:val="21"/>
        </w:rPr>
        <w:t>the</w:t>
      </w:r>
      <w:r w:rsidR="000B4A2F" w:rsidRPr="00C63C10">
        <w:rPr>
          <w:rFonts w:ascii="Arial" w:hAnsi="Arial" w:cs="Arial"/>
          <w:spacing w:val="18"/>
          <w:sz w:val="21"/>
          <w:szCs w:val="21"/>
        </w:rPr>
        <w:t xml:space="preserve"> </w:t>
      </w:r>
      <w:r w:rsidR="000B4A2F" w:rsidRPr="00C63C10">
        <w:rPr>
          <w:rFonts w:ascii="Arial" w:hAnsi="Arial" w:cs="Arial"/>
          <w:sz w:val="21"/>
          <w:szCs w:val="21"/>
        </w:rPr>
        <w:t>Microarray</w:t>
      </w:r>
      <w:r w:rsidR="000B4A2F" w:rsidRPr="00C63C10">
        <w:rPr>
          <w:rFonts w:ascii="Arial" w:hAnsi="Arial" w:cs="Arial"/>
          <w:spacing w:val="17"/>
          <w:sz w:val="21"/>
          <w:szCs w:val="21"/>
        </w:rPr>
        <w:t xml:space="preserve"> </w:t>
      </w:r>
      <w:r w:rsidR="000B4A2F" w:rsidRPr="00C63C10">
        <w:rPr>
          <w:rFonts w:ascii="Arial" w:hAnsi="Arial" w:cs="Arial"/>
          <w:spacing w:val="-2"/>
          <w:sz w:val="21"/>
          <w:szCs w:val="21"/>
        </w:rPr>
        <w:t>plat</w:t>
      </w:r>
      <w:r w:rsidR="000B4A2F" w:rsidRPr="00C63C10">
        <w:rPr>
          <w:rFonts w:ascii="Arial" w:hAnsi="Arial" w:cs="Arial"/>
          <w:w w:val="105"/>
          <w:sz w:val="21"/>
          <w:szCs w:val="21"/>
        </w:rPr>
        <w:t>form</w:t>
      </w:r>
      <w:r w:rsidR="000B4A2F">
        <w:rPr>
          <w:rFonts w:ascii="Arial" w:hAnsi="Arial" w:cs="Arial"/>
          <w:w w:val="105"/>
          <w:sz w:val="21"/>
          <w:szCs w:val="21"/>
        </w:rPr>
        <w:t>.</w:t>
      </w:r>
    </w:p>
    <w:p w14:paraId="535DB69C" w14:textId="77777777" w:rsidR="00F675DE" w:rsidRPr="002746DC" w:rsidRDefault="00F675DE" w:rsidP="003362E4">
      <w:pPr>
        <w:pStyle w:val="BodyText"/>
        <w:spacing w:before="13"/>
        <w:ind w:left="360"/>
        <w:rPr>
          <w:rFonts w:ascii="Arial" w:hAnsi="Arial" w:cs="Arial"/>
          <w:sz w:val="21"/>
          <w:szCs w:val="21"/>
          <w:rPrChange w:id="1231" w:author="De Jesus Borges, Thiago" w:date="2024-08-15T12:22:00Z" w16du:dateUtc="2024-08-15T16:22:00Z">
            <w:rPr>
              <w:rFonts w:ascii="Arial" w:hAnsi="Arial" w:cs="Arial"/>
            </w:rPr>
          </w:rPrChange>
        </w:rPr>
      </w:pPr>
    </w:p>
    <w:p w14:paraId="4D33567D" w14:textId="77777777" w:rsidR="00F675DE" w:rsidRPr="008E5417" w:rsidRDefault="0047037D" w:rsidP="003362E4">
      <w:pPr>
        <w:pStyle w:val="Heading2"/>
        <w:numPr>
          <w:ilvl w:val="1"/>
          <w:numId w:val="2"/>
        </w:numPr>
        <w:tabs>
          <w:tab w:val="left" w:pos="798"/>
        </w:tabs>
        <w:ind w:left="360" w:hanging="477"/>
        <w:jc w:val="both"/>
        <w:rPr>
          <w:rFonts w:ascii="Arial" w:hAnsi="Arial" w:cs="Arial"/>
        </w:rPr>
      </w:pPr>
      <w:bookmarkStart w:id="1232" w:name="Validation_of_housekeeping_genes_in_micr"/>
      <w:bookmarkEnd w:id="1232"/>
      <w:r w:rsidRPr="008E5417">
        <w:rPr>
          <w:rFonts w:ascii="Arial" w:hAnsi="Arial" w:cs="Arial"/>
          <w:spacing w:val="-8"/>
        </w:rPr>
        <w:t>Validation</w:t>
      </w:r>
      <w:r w:rsidRPr="008E5417">
        <w:rPr>
          <w:rFonts w:ascii="Arial" w:hAnsi="Arial" w:cs="Arial"/>
          <w:spacing w:val="-2"/>
        </w:rPr>
        <w:t xml:space="preserve"> </w:t>
      </w:r>
      <w:r w:rsidRPr="008E5417">
        <w:rPr>
          <w:rFonts w:ascii="Arial" w:hAnsi="Arial" w:cs="Arial"/>
          <w:spacing w:val="-8"/>
        </w:rPr>
        <w:t>of</w:t>
      </w:r>
      <w:r w:rsidRPr="008E5417">
        <w:rPr>
          <w:rFonts w:ascii="Arial" w:hAnsi="Arial" w:cs="Arial"/>
          <w:spacing w:val="-1"/>
        </w:rPr>
        <w:t xml:space="preserve"> </w:t>
      </w:r>
      <w:r w:rsidRPr="008E5417">
        <w:rPr>
          <w:rFonts w:ascii="Arial" w:hAnsi="Arial" w:cs="Arial"/>
          <w:spacing w:val="-8"/>
        </w:rPr>
        <w:t>housekeeping</w:t>
      </w:r>
      <w:r w:rsidRPr="008E5417">
        <w:rPr>
          <w:rFonts w:ascii="Arial" w:hAnsi="Arial" w:cs="Arial"/>
          <w:spacing w:val="-1"/>
        </w:rPr>
        <w:t xml:space="preserve"> </w:t>
      </w:r>
      <w:r w:rsidRPr="008E5417">
        <w:rPr>
          <w:rFonts w:ascii="Arial" w:hAnsi="Arial" w:cs="Arial"/>
          <w:spacing w:val="-8"/>
        </w:rPr>
        <w:t>genes</w:t>
      </w:r>
      <w:r w:rsidRPr="008E5417">
        <w:rPr>
          <w:rFonts w:ascii="Arial" w:hAnsi="Arial" w:cs="Arial"/>
          <w:spacing w:val="-2"/>
        </w:rPr>
        <w:t xml:space="preserve"> </w:t>
      </w:r>
      <w:r w:rsidRPr="008E5417">
        <w:rPr>
          <w:rFonts w:ascii="Arial" w:hAnsi="Arial" w:cs="Arial"/>
          <w:spacing w:val="-8"/>
        </w:rPr>
        <w:t>in</w:t>
      </w:r>
      <w:r w:rsidRPr="008E5417">
        <w:rPr>
          <w:rFonts w:ascii="Arial" w:hAnsi="Arial" w:cs="Arial"/>
          <w:spacing w:val="-1"/>
        </w:rPr>
        <w:t xml:space="preserve"> </w:t>
      </w:r>
      <w:r w:rsidRPr="008E5417">
        <w:rPr>
          <w:rFonts w:ascii="Arial" w:hAnsi="Arial" w:cs="Arial"/>
          <w:spacing w:val="-8"/>
        </w:rPr>
        <w:t>microarray</w:t>
      </w:r>
    </w:p>
    <w:p w14:paraId="52CD97AE" w14:textId="4A53EE65" w:rsidR="00F675DE" w:rsidRPr="002746DC" w:rsidRDefault="0047037D" w:rsidP="003362E4">
      <w:pPr>
        <w:pStyle w:val="BodyText"/>
        <w:spacing w:before="124" w:line="254" w:lineRule="auto"/>
        <w:ind w:left="360" w:right="807"/>
        <w:rPr>
          <w:rFonts w:ascii="Arial" w:hAnsi="Arial" w:cs="Arial"/>
          <w:sz w:val="21"/>
          <w:szCs w:val="21"/>
          <w:rPrChange w:id="1233" w:author="De Jesus Borges, Thiago" w:date="2024-08-15T12:22:00Z" w16du:dateUtc="2024-08-15T16:22:00Z">
            <w:rPr>
              <w:rFonts w:ascii="Arial" w:hAnsi="Arial" w:cs="Arial"/>
            </w:rPr>
          </w:rPrChange>
        </w:rPr>
      </w:pPr>
      <w:r w:rsidRPr="002746DC">
        <w:rPr>
          <w:rFonts w:ascii="Arial" w:hAnsi="Arial" w:cs="Arial"/>
          <w:spacing w:val="-4"/>
          <w:sz w:val="21"/>
          <w:szCs w:val="21"/>
          <w:rPrChange w:id="1234" w:author="De Jesus Borges, Thiago" w:date="2024-08-15T12:22:00Z" w16du:dateUtc="2024-08-15T16:22:00Z">
            <w:rPr>
              <w:rFonts w:ascii="Arial" w:hAnsi="Arial" w:cs="Arial"/>
              <w:spacing w:val="-4"/>
            </w:rPr>
          </w:rPrChange>
        </w:rPr>
        <w:t xml:space="preserve">To validate </w:t>
      </w:r>
      <w:r w:rsidRPr="002746DC">
        <w:rPr>
          <w:rFonts w:ascii="Arial" w:hAnsi="Arial" w:cs="Arial"/>
          <w:sz w:val="21"/>
          <w:szCs w:val="21"/>
          <w:rPrChange w:id="1235" w:author="De Jesus Borges, Thiago" w:date="2024-08-15T12:22:00Z" w16du:dateUtc="2024-08-15T16:22:00Z">
            <w:rPr>
              <w:rFonts w:ascii="Arial" w:hAnsi="Arial" w:cs="Arial"/>
            </w:rPr>
          </w:rPrChange>
        </w:rPr>
        <w:t>the</w:t>
      </w:r>
      <w:r w:rsidRPr="002746DC">
        <w:rPr>
          <w:rFonts w:ascii="Arial" w:hAnsi="Arial" w:cs="Arial"/>
          <w:spacing w:val="-13"/>
          <w:sz w:val="21"/>
          <w:szCs w:val="21"/>
          <w:rPrChange w:id="1236"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237" w:author="De Jesus Borges, Thiago" w:date="2024-08-15T12:22:00Z" w16du:dateUtc="2024-08-15T16:22:00Z">
            <w:rPr>
              <w:rFonts w:ascii="Arial" w:hAnsi="Arial" w:cs="Arial"/>
            </w:rPr>
          </w:rPrChange>
        </w:rPr>
        <w:t>selected</w:t>
      </w:r>
      <w:r w:rsidRPr="002746DC">
        <w:rPr>
          <w:rFonts w:ascii="Arial" w:hAnsi="Arial" w:cs="Arial"/>
          <w:spacing w:val="-12"/>
          <w:sz w:val="21"/>
          <w:szCs w:val="21"/>
          <w:rPrChange w:id="123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39" w:author="De Jesus Borges, Thiago" w:date="2024-08-15T12:22:00Z" w16du:dateUtc="2024-08-15T16:22:00Z">
            <w:rPr>
              <w:rFonts w:ascii="Arial" w:hAnsi="Arial" w:cs="Arial"/>
            </w:rPr>
          </w:rPrChange>
        </w:rPr>
        <w:t>housekeeping</w:t>
      </w:r>
      <w:r w:rsidRPr="002746DC">
        <w:rPr>
          <w:rFonts w:ascii="Arial" w:hAnsi="Arial" w:cs="Arial"/>
          <w:spacing w:val="-12"/>
          <w:sz w:val="21"/>
          <w:szCs w:val="21"/>
          <w:rPrChange w:id="124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41" w:author="De Jesus Borges, Thiago" w:date="2024-08-15T12:22:00Z" w16du:dateUtc="2024-08-15T16:22:00Z">
            <w:rPr>
              <w:rFonts w:ascii="Arial" w:hAnsi="Arial" w:cs="Arial"/>
            </w:rPr>
          </w:rPrChange>
        </w:rPr>
        <w:t>genes</w:t>
      </w:r>
      <w:r w:rsidRPr="002746DC">
        <w:rPr>
          <w:rFonts w:ascii="Arial" w:hAnsi="Arial" w:cs="Arial"/>
          <w:spacing w:val="-12"/>
          <w:sz w:val="21"/>
          <w:szCs w:val="21"/>
          <w:rPrChange w:id="124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43" w:author="De Jesus Borges, Thiago" w:date="2024-08-15T12:22:00Z" w16du:dateUtc="2024-08-15T16:22:00Z">
            <w:rPr>
              <w:rFonts w:ascii="Arial" w:hAnsi="Arial" w:cs="Arial"/>
            </w:rPr>
          </w:rPrChange>
        </w:rPr>
        <w:t>in</w:t>
      </w:r>
      <w:r w:rsidRPr="002746DC">
        <w:rPr>
          <w:rFonts w:ascii="Arial" w:hAnsi="Arial" w:cs="Arial"/>
          <w:spacing w:val="-12"/>
          <w:sz w:val="21"/>
          <w:szCs w:val="21"/>
          <w:rPrChange w:id="124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45" w:author="De Jesus Borges, Thiago" w:date="2024-08-15T12:22:00Z" w16du:dateUtc="2024-08-15T16:22:00Z">
            <w:rPr>
              <w:rFonts w:ascii="Arial" w:hAnsi="Arial" w:cs="Arial"/>
            </w:rPr>
          </w:rPrChange>
        </w:rPr>
        <w:t>a</w:t>
      </w:r>
      <w:r w:rsidRPr="002746DC">
        <w:rPr>
          <w:rFonts w:ascii="Arial" w:hAnsi="Arial" w:cs="Arial"/>
          <w:spacing w:val="-12"/>
          <w:sz w:val="21"/>
          <w:szCs w:val="21"/>
          <w:rPrChange w:id="124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47" w:author="De Jesus Borges, Thiago" w:date="2024-08-15T12:22:00Z" w16du:dateUtc="2024-08-15T16:22:00Z">
            <w:rPr>
              <w:rFonts w:ascii="Arial" w:hAnsi="Arial" w:cs="Arial"/>
            </w:rPr>
          </w:rPrChange>
        </w:rPr>
        <w:t>microarray</w:t>
      </w:r>
      <w:r w:rsidRPr="002746DC">
        <w:rPr>
          <w:rFonts w:ascii="Arial" w:hAnsi="Arial" w:cs="Arial"/>
          <w:spacing w:val="-12"/>
          <w:sz w:val="21"/>
          <w:szCs w:val="21"/>
          <w:rPrChange w:id="124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49" w:author="De Jesus Borges, Thiago" w:date="2024-08-15T12:22:00Z" w16du:dateUtc="2024-08-15T16:22:00Z">
            <w:rPr>
              <w:rFonts w:ascii="Arial" w:hAnsi="Arial" w:cs="Arial"/>
            </w:rPr>
          </w:rPrChange>
        </w:rPr>
        <w:t>platform,</w:t>
      </w:r>
      <w:r w:rsidRPr="002746DC">
        <w:rPr>
          <w:rFonts w:ascii="Arial" w:hAnsi="Arial" w:cs="Arial"/>
          <w:spacing w:val="-12"/>
          <w:sz w:val="21"/>
          <w:szCs w:val="21"/>
          <w:rPrChange w:id="125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51" w:author="De Jesus Borges, Thiago" w:date="2024-08-15T12:22:00Z" w16du:dateUtc="2024-08-15T16:22:00Z">
            <w:rPr>
              <w:rFonts w:ascii="Arial" w:hAnsi="Arial" w:cs="Arial"/>
            </w:rPr>
          </w:rPrChange>
        </w:rPr>
        <w:t>we</w:t>
      </w:r>
      <w:r w:rsidRPr="002746DC">
        <w:rPr>
          <w:rFonts w:ascii="Arial" w:hAnsi="Arial" w:cs="Arial"/>
          <w:spacing w:val="-12"/>
          <w:sz w:val="21"/>
          <w:szCs w:val="21"/>
          <w:rPrChange w:id="125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53" w:author="De Jesus Borges, Thiago" w:date="2024-08-15T12:22:00Z" w16du:dateUtc="2024-08-15T16:22:00Z">
            <w:rPr>
              <w:rFonts w:ascii="Arial" w:hAnsi="Arial" w:cs="Arial"/>
            </w:rPr>
          </w:rPrChange>
        </w:rPr>
        <w:t>calculate</w:t>
      </w:r>
      <w:r w:rsidRPr="002746DC">
        <w:rPr>
          <w:rFonts w:ascii="Arial" w:hAnsi="Arial" w:cs="Arial"/>
          <w:spacing w:val="-12"/>
          <w:sz w:val="21"/>
          <w:szCs w:val="21"/>
          <w:rPrChange w:id="125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55"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125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57" w:author="De Jesus Borges, Thiago" w:date="2024-08-15T12:22:00Z" w16du:dateUtc="2024-08-15T16:22:00Z">
            <w:rPr>
              <w:rFonts w:ascii="Arial" w:hAnsi="Arial" w:cs="Arial"/>
            </w:rPr>
          </w:rPrChange>
        </w:rPr>
        <w:t>coefficient of</w:t>
      </w:r>
      <w:r w:rsidRPr="002746DC">
        <w:rPr>
          <w:rFonts w:ascii="Arial" w:hAnsi="Arial" w:cs="Arial"/>
          <w:spacing w:val="-13"/>
          <w:sz w:val="21"/>
          <w:szCs w:val="21"/>
          <w:rPrChange w:id="1258"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259" w:author="De Jesus Borges, Thiago" w:date="2024-08-15T12:22:00Z" w16du:dateUtc="2024-08-15T16:22:00Z">
            <w:rPr>
              <w:rFonts w:ascii="Arial" w:hAnsi="Arial" w:cs="Arial"/>
            </w:rPr>
          </w:rPrChange>
        </w:rPr>
        <w:t>variation,</w:t>
      </w:r>
      <w:r w:rsidRPr="002746DC">
        <w:rPr>
          <w:rFonts w:ascii="Arial" w:hAnsi="Arial" w:cs="Arial"/>
          <w:spacing w:val="-12"/>
          <w:sz w:val="21"/>
          <w:szCs w:val="21"/>
          <w:rPrChange w:id="1260" w:author="De Jesus Borges, Thiago" w:date="2024-08-15T12:22:00Z" w16du:dateUtc="2024-08-15T16:22:00Z">
            <w:rPr>
              <w:rFonts w:ascii="Arial" w:hAnsi="Arial" w:cs="Arial"/>
              <w:spacing w:val="-12"/>
            </w:rPr>
          </w:rPrChange>
        </w:rPr>
        <w:t xml:space="preserve"> </w:t>
      </w:r>
      <w:r w:rsidR="00604B3D" w:rsidRPr="002746DC">
        <w:rPr>
          <w:rFonts w:ascii="Arial" w:hAnsi="Arial" w:cs="Arial"/>
          <w:sz w:val="21"/>
          <w:szCs w:val="21"/>
          <w:rPrChange w:id="1261" w:author="De Jesus Borges, Thiago" w:date="2024-08-15T12:22:00Z" w16du:dateUtc="2024-08-15T16:22:00Z">
            <w:rPr>
              <w:rFonts w:ascii="Arial" w:hAnsi="Arial" w:cs="Arial"/>
            </w:rPr>
          </w:rPrChange>
        </w:rPr>
        <w:t>Gini coefficient,</w:t>
      </w:r>
      <w:r w:rsidRPr="002746DC">
        <w:rPr>
          <w:rFonts w:ascii="Arial" w:hAnsi="Arial" w:cs="Arial"/>
          <w:spacing w:val="-12"/>
          <w:sz w:val="21"/>
          <w:szCs w:val="21"/>
          <w:rPrChange w:id="126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63"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126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65" w:author="De Jesus Borges, Thiago" w:date="2024-08-15T12:22:00Z" w16du:dateUtc="2024-08-15T16:22:00Z">
            <w:rPr>
              <w:rFonts w:ascii="Arial" w:hAnsi="Arial" w:cs="Arial"/>
            </w:rPr>
          </w:rPrChange>
        </w:rPr>
        <w:t>coefficient</w:t>
      </w:r>
      <w:r w:rsidRPr="002746DC">
        <w:rPr>
          <w:rFonts w:ascii="Arial" w:hAnsi="Arial" w:cs="Arial"/>
          <w:spacing w:val="-12"/>
          <w:sz w:val="21"/>
          <w:szCs w:val="21"/>
          <w:rPrChange w:id="126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67" w:author="De Jesus Borges, Thiago" w:date="2024-08-15T12:22:00Z" w16du:dateUtc="2024-08-15T16:22:00Z">
            <w:rPr>
              <w:rFonts w:ascii="Arial" w:hAnsi="Arial" w:cs="Arial"/>
            </w:rPr>
          </w:rPrChange>
        </w:rPr>
        <w:t>of</w:t>
      </w:r>
      <w:r w:rsidRPr="002746DC">
        <w:rPr>
          <w:rFonts w:ascii="Arial" w:hAnsi="Arial" w:cs="Arial"/>
          <w:spacing w:val="-12"/>
          <w:sz w:val="21"/>
          <w:szCs w:val="21"/>
          <w:rPrChange w:id="126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69" w:author="De Jesus Borges, Thiago" w:date="2024-08-15T12:22:00Z" w16du:dateUtc="2024-08-15T16:22:00Z">
            <w:rPr>
              <w:rFonts w:ascii="Arial" w:hAnsi="Arial" w:cs="Arial"/>
            </w:rPr>
          </w:rPrChange>
        </w:rPr>
        <w:t>variation</w:t>
      </w:r>
      <w:r w:rsidRPr="002746DC">
        <w:rPr>
          <w:rFonts w:ascii="Arial" w:hAnsi="Arial" w:cs="Arial"/>
          <w:spacing w:val="-12"/>
          <w:sz w:val="21"/>
          <w:szCs w:val="21"/>
          <w:rPrChange w:id="127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71" w:author="De Jesus Borges, Thiago" w:date="2024-08-15T12:22:00Z" w16du:dateUtc="2024-08-15T16:22:00Z">
            <w:rPr>
              <w:rFonts w:ascii="Arial" w:hAnsi="Arial" w:cs="Arial"/>
            </w:rPr>
          </w:rPrChange>
        </w:rPr>
        <w:t>of</w:t>
      </w:r>
      <w:r w:rsidRPr="002746DC">
        <w:rPr>
          <w:rFonts w:ascii="Arial" w:hAnsi="Arial" w:cs="Arial"/>
          <w:spacing w:val="-12"/>
          <w:sz w:val="21"/>
          <w:szCs w:val="21"/>
          <w:rPrChange w:id="127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73" w:author="De Jesus Borges, Thiago" w:date="2024-08-15T12:22:00Z" w16du:dateUtc="2024-08-15T16:22:00Z">
            <w:rPr>
              <w:rFonts w:ascii="Arial" w:hAnsi="Arial" w:cs="Arial"/>
            </w:rPr>
          </w:rPrChange>
        </w:rPr>
        <w:t>stability</w:t>
      </w:r>
      <w:r w:rsidRPr="002746DC">
        <w:rPr>
          <w:rFonts w:ascii="Arial" w:hAnsi="Arial" w:cs="Arial"/>
          <w:spacing w:val="-12"/>
          <w:sz w:val="21"/>
          <w:szCs w:val="21"/>
          <w:rPrChange w:id="127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75" w:author="De Jesus Borges, Thiago" w:date="2024-08-15T12:22:00Z" w16du:dateUtc="2024-08-15T16:22:00Z">
            <w:rPr>
              <w:rFonts w:ascii="Arial" w:hAnsi="Arial" w:cs="Arial"/>
            </w:rPr>
          </w:rPrChange>
        </w:rPr>
        <w:t>for</w:t>
      </w:r>
      <w:r w:rsidRPr="002746DC">
        <w:rPr>
          <w:rFonts w:ascii="Arial" w:hAnsi="Arial" w:cs="Arial"/>
          <w:spacing w:val="-12"/>
          <w:sz w:val="21"/>
          <w:szCs w:val="21"/>
          <w:rPrChange w:id="127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77" w:author="De Jesus Borges, Thiago" w:date="2024-08-15T12:22:00Z" w16du:dateUtc="2024-08-15T16:22:00Z">
            <w:rPr>
              <w:rFonts w:ascii="Arial" w:hAnsi="Arial" w:cs="Arial"/>
            </w:rPr>
          </w:rPrChange>
        </w:rPr>
        <w:t>all</w:t>
      </w:r>
      <w:r w:rsidRPr="002746DC">
        <w:rPr>
          <w:rFonts w:ascii="Arial" w:hAnsi="Arial" w:cs="Arial"/>
          <w:spacing w:val="-12"/>
          <w:sz w:val="21"/>
          <w:szCs w:val="21"/>
          <w:rPrChange w:id="127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79" w:author="De Jesus Borges, Thiago" w:date="2024-08-15T12:22:00Z" w16du:dateUtc="2024-08-15T16:22:00Z">
            <w:rPr>
              <w:rFonts w:ascii="Arial" w:hAnsi="Arial" w:cs="Arial"/>
            </w:rPr>
          </w:rPrChange>
        </w:rPr>
        <w:t>genes</w:t>
      </w:r>
      <w:r w:rsidRPr="002746DC">
        <w:rPr>
          <w:rFonts w:ascii="Arial" w:hAnsi="Arial" w:cs="Arial"/>
          <w:spacing w:val="-12"/>
          <w:sz w:val="21"/>
          <w:szCs w:val="21"/>
          <w:rPrChange w:id="128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81" w:author="De Jesus Borges, Thiago" w:date="2024-08-15T12:22:00Z" w16du:dateUtc="2024-08-15T16:22:00Z">
            <w:rPr>
              <w:rFonts w:ascii="Arial" w:hAnsi="Arial" w:cs="Arial"/>
            </w:rPr>
          </w:rPrChange>
        </w:rPr>
        <w:t>in</w:t>
      </w:r>
      <w:r w:rsidRPr="002746DC">
        <w:rPr>
          <w:rFonts w:ascii="Arial" w:hAnsi="Arial" w:cs="Arial"/>
          <w:spacing w:val="-12"/>
          <w:sz w:val="21"/>
          <w:szCs w:val="21"/>
          <w:rPrChange w:id="128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283" w:author="De Jesus Borges, Thiago" w:date="2024-08-15T12:22:00Z" w16du:dateUtc="2024-08-15T16:22:00Z">
            <w:rPr>
              <w:rFonts w:ascii="Arial" w:hAnsi="Arial" w:cs="Arial"/>
            </w:rPr>
          </w:rPrChange>
        </w:rPr>
        <w:t xml:space="preserve">four RNA microarray datasets (Table 1). As observed in NGS RNA-Seq, </w:t>
      </w:r>
      <w:r w:rsidR="008E5417">
        <w:rPr>
          <w:rFonts w:ascii="Arial" w:hAnsi="Arial" w:cs="Arial"/>
          <w:sz w:val="21"/>
          <w:szCs w:val="21"/>
        </w:rPr>
        <w:t xml:space="preserve">the </w:t>
      </w:r>
      <w:r w:rsidRPr="002746DC">
        <w:rPr>
          <w:rFonts w:ascii="Arial" w:hAnsi="Arial" w:cs="Arial"/>
          <w:sz w:val="21"/>
          <w:szCs w:val="21"/>
          <w:rPrChange w:id="1284" w:author="De Jesus Borges, Thiago" w:date="2024-08-15T12:22:00Z" w16du:dateUtc="2024-08-15T16:22:00Z">
            <w:rPr>
              <w:rFonts w:ascii="Arial" w:hAnsi="Arial" w:cs="Arial"/>
            </w:rPr>
          </w:rPrChange>
        </w:rPr>
        <w:t xml:space="preserve">genes </w:t>
      </w:r>
      <w:r w:rsidRPr="002746DC">
        <w:rPr>
          <w:rFonts w:ascii="Arial" w:hAnsi="Arial" w:cs="Arial"/>
          <w:i/>
          <w:sz w:val="21"/>
          <w:szCs w:val="21"/>
          <w:rPrChange w:id="1285" w:author="De Jesus Borges, Thiago" w:date="2024-08-15T12:22:00Z" w16du:dateUtc="2024-08-15T16:22:00Z">
            <w:rPr>
              <w:rFonts w:ascii="Arial" w:hAnsi="Arial" w:cs="Arial"/>
              <w:i/>
            </w:rPr>
          </w:rPrChange>
        </w:rPr>
        <w:t>AP2B1, CCNI,</w:t>
      </w:r>
      <w:r w:rsidRPr="002746DC">
        <w:rPr>
          <w:rFonts w:ascii="Arial" w:hAnsi="Arial" w:cs="Arial"/>
          <w:i/>
          <w:spacing w:val="47"/>
          <w:sz w:val="21"/>
          <w:szCs w:val="21"/>
          <w:rPrChange w:id="1286" w:author="De Jesus Borges, Thiago" w:date="2024-08-15T12:22:00Z" w16du:dateUtc="2024-08-15T16:22:00Z">
            <w:rPr>
              <w:rFonts w:ascii="Arial" w:hAnsi="Arial" w:cs="Arial"/>
              <w:i/>
              <w:spacing w:val="47"/>
            </w:rPr>
          </w:rPrChange>
        </w:rPr>
        <w:t xml:space="preserve"> </w:t>
      </w:r>
      <w:r w:rsidRPr="002746DC">
        <w:rPr>
          <w:rFonts w:ascii="Arial" w:hAnsi="Arial" w:cs="Arial"/>
          <w:i/>
          <w:sz w:val="21"/>
          <w:szCs w:val="21"/>
          <w:rPrChange w:id="1287" w:author="De Jesus Borges, Thiago" w:date="2024-08-15T12:22:00Z" w16du:dateUtc="2024-08-15T16:22:00Z">
            <w:rPr>
              <w:rFonts w:ascii="Arial" w:hAnsi="Arial" w:cs="Arial"/>
              <w:i/>
            </w:rPr>
          </w:rPrChange>
        </w:rPr>
        <w:t>FBXO7,</w:t>
      </w:r>
      <w:r w:rsidRPr="002746DC">
        <w:rPr>
          <w:rFonts w:ascii="Arial" w:hAnsi="Arial" w:cs="Arial"/>
          <w:i/>
          <w:spacing w:val="48"/>
          <w:sz w:val="21"/>
          <w:szCs w:val="21"/>
          <w:rPrChange w:id="1288" w:author="De Jesus Borges, Thiago" w:date="2024-08-15T12:22:00Z" w16du:dateUtc="2024-08-15T16:22:00Z">
            <w:rPr>
              <w:rFonts w:ascii="Arial" w:hAnsi="Arial" w:cs="Arial"/>
              <w:i/>
              <w:spacing w:val="48"/>
            </w:rPr>
          </w:rPrChange>
        </w:rPr>
        <w:t xml:space="preserve"> </w:t>
      </w:r>
      <w:r w:rsidRPr="002746DC">
        <w:rPr>
          <w:rFonts w:ascii="Arial" w:hAnsi="Arial" w:cs="Arial"/>
          <w:i/>
          <w:sz w:val="21"/>
          <w:szCs w:val="21"/>
          <w:rPrChange w:id="1289" w:author="De Jesus Borges, Thiago" w:date="2024-08-15T12:22:00Z" w16du:dateUtc="2024-08-15T16:22:00Z">
            <w:rPr>
              <w:rFonts w:ascii="Arial" w:hAnsi="Arial" w:cs="Arial"/>
              <w:i/>
            </w:rPr>
          </w:rPrChange>
        </w:rPr>
        <w:t>GUK1,</w:t>
      </w:r>
      <w:r w:rsidRPr="002746DC">
        <w:rPr>
          <w:rFonts w:ascii="Arial" w:hAnsi="Arial" w:cs="Arial"/>
          <w:i/>
          <w:spacing w:val="47"/>
          <w:sz w:val="21"/>
          <w:szCs w:val="21"/>
          <w:rPrChange w:id="1290" w:author="De Jesus Borges, Thiago" w:date="2024-08-15T12:22:00Z" w16du:dateUtc="2024-08-15T16:22:00Z">
            <w:rPr>
              <w:rFonts w:ascii="Arial" w:hAnsi="Arial" w:cs="Arial"/>
              <w:i/>
              <w:spacing w:val="47"/>
            </w:rPr>
          </w:rPrChange>
        </w:rPr>
        <w:t xml:space="preserve"> </w:t>
      </w:r>
      <w:r w:rsidRPr="002746DC">
        <w:rPr>
          <w:rFonts w:ascii="Arial" w:hAnsi="Arial" w:cs="Arial"/>
          <w:i/>
          <w:sz w:val="21"/>
          <w:szCs w:val="21"/>
          <w:rPrChange w:id="1291" w:author="De Jesus Borges, Thiago" w:date="2024-08-15T12:22:00Z" w16du:dateUtc="2024-08-15T16:22:00Z">
            <w:rPr>
              <w:rFonts w:ascii="Arial" w:hAnsi="Arial" w:cs="Arial"/>
              <w:i/>
            </w:rPr>
          </w:rPrChange>
        </w:rPr>
        <w:t>UBB,</w:t>
      </w:r>
      <w:r w:rsidRPr="002746DC">
        <w:rPr>
          <w:rFonts w:ascii="Arial" w:hAnsi="Arial" w:cs="Arial"/>
          <w:i/>
          <w:spacing w:val="48"/>
          <w:sz w:val="21"/>
          <w:szCs w:val="21"/>
          <w:rPrChange w:id="1292" w:author="De Jesus Borges, Thiago" w:date="2024-08-15T12:22:00Z" w16du:dateUtc="2024-08-15T16:22:00Z">
            <w:rPr>
              <w:rFonts w:ascii="Arial" w:hAnsi="Arial" w:cs="Arial"/>
              <w:i/>
              <w:spacing w:val="48"/>
            </w:rPr>
          </w:rPrChange>
        </w:rPr>
        <w:t xml:space="preserve"> </w:t>
      </w:r>
      <w:r w:rsidRPr="002746DC">
        <w:rPr>
          <w:rFonts w:ascii="Arial" w:hAnsi="Arial" w:cs="Arial"/>
          <w:i/>
          <w:sz w:val="21"/>
          <w:szCs w:val="21"/>
          <w:rPrChange w:id="1293" w:author="De Jesus Borges, Thiago" w:date="2024-08-15T12:22:00Z" w16du:dateUtc="2024-08-15T16:22:00Z">
            <w:rPr>
              <w:rFonts w:ascii="Arial" w:hAnsi="Arial" w:cs="Arial"/>
              <w:i/>
            </w:rPr>
          </w:rPrChange>
        </w:rPr>
        <w:t>UBXN6,</w:t>
      </w:r>
      <w:r w:rsidRPr="002746DC">
        <w:rPr>
          <w:rFonts w:ascii="Arial" w:hAnsi="Arial" w:cs="Arial"/>
          <w:i/>
          <w:spacing w:val="48"/>
          <w:sz w:val="21"/>
          <w:szCs w:val="21"/>
          <w:rPrChange w:id="1294" w:author="De Jesus Borges, Thiago" w:date="2024-08-15T12:22:00Z" w16du:dateUtc="2024-08-15T16:22:00Z">
            <w:rPr>
              <w:rFonts w:ascii="Arial" w:hAnsi="Arial" w:cs="Arial"/>
              <w:i/>
              <w:spacing w:val="48"/>
            </w:rPr>
          </w:rPrChange>
        </w:rPr>
        <w:t xml:space="preserve"> </w:t>
      </w:r>
      <w:r w:rsidRPr="002746DC">
        <w:rPr>
          <w:rFonts w:ascii="Arial" w:hAnsi="Arial" w:cs="Arial"/>
          <w:i/>
          <w:sz w:val="21"/>
          <w:szCs w:val="21"/>
          <w:rPrChange w:id="1295" w:author="De Jesus Borges, Thiago" w:date="2024-08-15T12:22:00Z" w16du:dateUtc="2024-08-15T16:22:00Z">
            <w:rPr>
              <w:rFonts w:ascii="Arial" w:hAnsi="Arial" w:cs="Arial"/>
              <w:i/>
            </w:rPr>
          </w:rPrChange>
        </w:rPr>
        <w:t>VPS28,</w:t>
      </w:r>
      <w:r w:rsidRPr="002746DC">
        <w:rPr>
          <w:rFonts w:ascii="Arial" w:hAnsi="Arial" w:cs="Arial"/>
          <w:i/>
          <w:spacing w:val="47"/>
          <w:sz w:val="21"/>
          <w:szCs w:val="21"/>
          <w:rPrChange w:id="1296" w:author="De Jesus Borges, Thiago" w:date="2024-08-15T12:22:00Z" w16du:dateUtc="2024-08-15T16:22:00Z">
            <w:rPr>
              <w:rFonts w:ascii="Arial" w:hAnsi="Arial" w:cs="Arial"/>
              <w:i/>
              <w:spacing w:val="47"/>
            </w:rPr>
          </w:rPrChange>
        </w:rPr>
        <w:t xml:space="preserve"> </w:t>
      </w:r>
      <w:r w:rsidRPr="002746DC">
        <w:rPr>
          <w:rFonts w:ascii="Arial" w:hAnsi="Arial" w:cs="Arial"/>
          <w:i/>
          <w:sz w:val="21"/>
          <w:szCs w:val="21"/>
          <w:rPrChange w:id="1297" w:author="De Jesus Borges, Thiago" w:date="2024-08-15T12:22:00Z" w16du:dateUtc="2024-08-15T16:22:00Z">
            <w:rPr>
              <w:rFonts w:ascii="Arial" w:hAnsi="Arial" w:cs="Arial"/>
              <w:i/>
            </w:rPr>
          </w:rPrChange>
        </w:rPr>
        <w:t>YBX3</w:t>
      </w:r>
      <w:r w:rsidR="00604B3D" w:rsidRPr="002746DC">
        <w:rPr>
          <w:rFonts w:ascii="Arial" w:hAnsi="Arial" w:cs="Arial"/>
          <w:i/>
          <w:sz w:val="21"/>
          <w:szCs w:val="21"/>
          <w:rPrChange w:id="1298" w:author="De Jesus Borges, Thiago" w:date="2024-08-15T12:22:00Z" w16du:dateUtc="2024-08-15T16:22:00Z">
            <w:rPr>
              <w:rFonts w:ascii="Arial" w:hAnsi="Arial" w:cs="Arial"/>
              <w:i/>
            </w:rPr>
          </w:rPrChange>
        </w:rPr>
        <w:t>,</w:t>
      </w:r>
      <w:r w:rsidRPr="002746DC">
        <w:rPr>
          <w:rFonts w:ascii="Arial" w:hAnsi="Arial" w:cs="Arial"/>
          <w:i/>
          <w:spacing w:val="73"/>
          <w:sz w:val="21"/>
          <w:szCs w:val="21"/>
          <w:rPrChange w:id="1299" w:author="De Jesus Borges, Thiago" w:date="2024-08-15T12:22:00Z" w16du:dateUtc="2024-08-15T16:22:00Z">
            <w:rPr>
              <w:rFonts w:ascii="Arial" w:hAnsi="Arial" w:cs="Arial"/>
              <w:i/>
              <w:spacing w:val="73"/>
            </w:rPr>
          </w:rPrChange>
        </w:rPr>
        <w:t xml:space="preserve"> </w:t>
      </w:r>
      <w:r w:rsidRPr="002746DC">
        <w:rPr>
          <w:rFonts w:ascii="Arial" w:hAnsi="Arial" w:cs="Arial"/>
          <w:sz w:val="21"/>
          <w:szCs w:val="21"/>
          <w:rPrChange w:id="1300" w:author="De Jesus Borges, Thiago" w:date="2024-08-15T12:22:00Z" w16du:dateUtc="2024-08-15T16:22:00Z">
            <w:rPr>
              <w:rFonts w:ascii="Arial" w:hAnsi="Arial" w:cs="Arial"/>
            </w:rPr>
          </w:rPrChange>
        </w:rPr>
        <w:t>and</w:t>
      </w:r>
      <w:r w:rsidRPr="002746DC">
        <w:rPr>
          <w:rFonts w:ascii="Arial" w:hAnsi="Arial" w:cs="Arial"/>
          <w:spacing w:val="43"/>
          <w:sz w:val="21"/>
          <w:szCs w:val="21"/>
          <w:rPrChange w:id="1301" w:author="De Jesus Borges, Thiago" w:date="2024-08-15T12:22:00Z" w16du:dateUtc="2024-08-15T16:22:00Z">
            <w:rPr>
              <w:rFonts w:ascii="Arial" w:hAnsi="Arial" w:cs="Arial"/>
              <w:spacing w:val="43"/>
            </w:rPr>
          </w:rPrChange>
        </w:rPr>
        <w:t xml:space="preserve"> </w:t>
      </w:r>
      <w:r w:rsidRPr="002746DC">
        <w:rPr>
          <w:rFonts w:ascii="Arial" w:hAnsi="Arial" w:cs="Arial"/>
          <w:i/>
          <w:sz w:val="21"/>
          <w:szCs w:val="21"/>
          <w:rPrChange w:id="1302" w:author="De Jesus Borges, Thiago" w:date="2024-08-15T12:22:00Z" w16du:dateUtc="2024-08-15T16:22:00Z">
            <w:rPr>
              <w:rFonts w:ascii="Arial" w:hAnsi="Arial" w:cs="Arial"/>
              <w:i/>
            </w:rPr>
          </w:rPrChange>
        </w:rPr>
        <w:t>MT-CO1</w:t>
      </w:r>
      <w:r w:rsidRPr="002746DC">
        <w:rPr>
          <w:rFonts w:ascii="Arial" w:hAnsi="Arial" w:cs="Arial"/>
          <w:i/>
          <w:spacing w:val="75"/>
          <w:sz w:val="21"/>
          <w:szCs w:val="21"/>
          <w:rPrChange w:id="1303" w:author="De Jesus Borges, Thiago" w:date="2024-08-15T12:22:00Z" w16du:dateUtc="2024-08-15T16:22:00Z">
            <w:rPr>
              <w:rFonts w:ascii="Arial" w:hAnsi="Arial" w:cs="Arial"/>
              <w:i/>
              <w:spacing w:val="75"/>
            </w:rPr>
          </w:rPrChange>
        </w:rPr>
        <w:t xml:space="preserve"> </w:t>
      </w:r>
      <w:r w:rsidRPr="002746DC">
        <w:rPr>
          <w:rFonts w:ascii="Arial" w:hAnsi="Arial" w:cs="Arial"/>
          <w:sz w:val="21"/>
          <w:szCs w:val="21"/>
          <w:rPrChange w:id="1304" w:author="De Jesus Borges, Thiago" w:date="2024-08-15T12:22:00Z" w16du:dateUtc="2024-08-15T16:22:00Z">
            <w:rPr>
              <w:rFonts w:ascii="Arial" w:hAnsi="Arial" w:cs="Arial"/>
            </w:rPr>
          </w:rPrChange>
        </w:rPr>
        <w:t>have</w:t>
      </w:r>
      <w:r w:rsidRPr="002746DC">
        <w:rPr>
          <w:rFonts w:ascii="Arial" w:hAnsi="Arial" w:cs="Arial"/>
          <w:spacing w:val="43"/>
          <w:sz w:val="21"/>
          <w:szCs w:val="21"/>
          <w:rPrChange w:id="1305" w:author="De Jesus Borges, Thiago" w:date="2024-08-15T12:22:00Z" w16du:dateUtc="2024-08-15T16:22:00Z">
            <w:rPr>
              <w:rFonts w:ascii="Arial" w:hAnsi="Arial" w:cs="Arial"/>
              <w:spacing w:val="43"/>
            </w:rPr>
          </w:rPrChange>
        </w:rPr>
        <w:t xml:space="preserve"> </w:t>
      </w:r>
      <w:r w:rsidRPr="002746DC">
        <w:rPr>
          <w:rFonts w:ascii="Arial" w:hAnsi="Arial" w:cs="Arial"/>
          <w:sz w:val="21"/>
          <w:szCs w:val="21"/>
          <w:rPrChange w:id="1306" w:author="De Jesus Borges, Thiago" w:date="2024-08-15T12:22:00Z" w16du:dateUtc="2024-08-15T16:22:00Z">
            <w:rPr>
              <w:rFonts w:ascii="Arial" w:hAnsi="Arial" w:cs="Arial"/>
            </w:rPr>
          </w:rPrChange>
        </w:rPr>
        <w:t>low</w:t>
      </w:r>
      <w:r w:rsidRPr="002746DC">
        <w:rPr>
          <w:rFonts w:ascii="Arial" w:hAnsi="Arial" w:cs="Arial"/>
          <w:spacing w:val="43"/>
          <w:sz w:val="21"/>
          <w:szCs w:val="21"/>
          <w:rPrChange w:id="1307" w:author="De Jesus Borges, Thiago" w:date="2024-08-15T12:22:00Z" w16du:dateUtc="2024-08-15T16:22:00Z">
            <w:rPr>
              <w:rFonts w:ascii="Arial" w:hAnsi="Arial" w:cs="Arial"/>
              <w:spacing w:val="43"/>
            </w:rPr>
          </w:rPrChange>
        </w:rPr>
        <w:t xml:space="preserve"> </w:t>
      </w:r>
      <w:r w:rsidRPr="002746DC">
        <w:rPr>
          <w:rFonts w:ascii="Arial" w:hAnsi="Arial" w:cs="Arial"/>
          <w:spacing w:val="-5"/>
          <w:sz w:val="21"/>
          <w:szCs w:val="21"/>
          <w:rPrChange w:id="1308" w:author="De Jesus Borges, Thiago" w:date="2024-08-15T12:22:00Z" w16du:dateUtc="2024-08-15T16:22:00Z">
            <w:rPr>
              <w:rFonts w:ascii="Arial" w:hAnsi="Arial" w:cs="Arial"/>
              <w:spacing w:val="-5"/>
            </w:rPr>
          </w:rPrChange>
        </w:rPr>
        <w:t>CV</w:t>
      </w:r>
      <w:r w:rsidR="00604B3D" w:rsidRPr="002746DC">
        <w:rPr>
          <w:rFonts w:ascii="Arial" w:hAnsi="Arial" w:cs="Arial"/>
          <w:sz w:val="21"/>
          <w:szCs w:val="21"/>
          <w:rPrChange w:id="1309" w:author="De Jesus Borges, Thiago" w:date="2024-08-15T12:22:00Z" w16du:dateUtc="2024-08-15T16:22:00Z">
            <w:rPr>
              <w:rFonts w:ascii="Arial" w:hAnsi="Arial" w:cs="Arial"/>
            </w:rPr>
          </w:rPrChange>
        </w:rPr>
        <w:t xml:space="preserve"> </w:t>
      </w:r>
      <w:r w:rsidRPr="002746DC">
        <w:rPr>
          <w:rFonts w:ascii="Arial" w:hAnsi="Arial" w:cs="Arial"/>
          <w:sz w:val="21"/>
          <w:szCs w:val="21"/>
          <w:rPrChange w:id="1310" w:author="De Jesus Borges, Thiago" w:date="2024-08-15T12:22:00Z" w16du:dateUtc="2024-08-15T16:22:00Z">
            <w:rPr>
              <w:rFonts w:ascii="Arial" w:hAnsi="Arial" w:cs="Arial"/>
            </w:rPr>
          </w:rPrChange>
        </w:rPr>
        <w:t>(Fig</w:t>
      </w:r>
      <w:r w:rsidRPr="002746DC">
        <w:rPr>
          <w:rFonts w:ascii="Arial" w:hAnsi="Arial" w:cs="Arial"/>
          <w:spacing w:val="-8"/>
          <w:sz w:val="21"/>
          <w:szCs w:val="21"/>
          <w:rPrChange w:id="1311"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12" w:author="De Jesus Borges, Thiago" w:date="2024-08-15T12:22:00Z" w16du:dateUtc="2024-08-15T16:22:00Z">
            <w:rPr>
              <w:rFonts w:ascii="Arial" w:hAnsi="Arial" w:cs="Arial"/>
            </w:rPr>
          </w:rPrChange>
        </w:rPr>
        <w:t>3A-D),</w:t>
      </w:r>
      <w:r w:rsidRPr="002746DC">
        <w:rPr>
          <w:rFonts w:ascii="Arial" w:hAnsi="Arial" w:cs="Arial"/>
          <w:spacing w:val="-8"/>
          <w:sz w:val="21"/>
          <w:szCs w:val="21"/>
          <w:rPrChange w:id="1313"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14" w:author="De Jesus Borges, Thiago" w:date="2024-08-15T12:22:00Z" w16du:dateUtc="2024-08-15T16:22:00Z">
            <w:rPr>
              <w:rFonts w:ascii="Arial" w:hAnsi="Arial" w:cs="Arial"/>
            </w:rPr>
          </w:rPrChange>
        </w:rPr>
        <w:t>low</w:t>
      </w:r>
      <w:r w:rsidRPr="002746DC">
        <w:rPr>
          <w:rFonts w:ascii="Arial" w:hAnsi="Arial" w:cs="Arial"/>
          <w:spacing w:val="-8"/>
          <w:sz w:val="21"/>
          <w:szCs w:val="21"/>
          <w:rPrChange w:id="1315" w:author="De Jesus Borges, Thiago" w:date="2024-08-15T12:22:00Z" w16du:dateUtc="2024-08-15T16:22:00Z">
            <w:rPr>
              <w:rFonts w:ascii="Arial" w:hAnsi="Arial" w:cs="Arial"/>
              <w:spacing w:val="-8"/>
            </w:rPr>
          </w:rPrChange>
        </w:rPr>
        <w:t xml:space="preserve"> </w:t>
      </w:r>
      <w:r w:rsidR="00604B3D" w:rsidRPr="002746DC">
        <w:rPr>
          <w:rFonts w:ascii="Arial" w:hAnsi="Arial" w:cs="Arial"/>
          <w:sz w:val="21"/>
          <w:szCs w:val="21"/>
          <w:rPrChange w:id="1316" w:author="De Jesus Borges, Thiago" w:date="2024-08-15T12:22:00Z" w16du:dateUtc="2024-08-15T16:22:00Z">
            <w:rPr>
              <w:rFonts w:ascii="Arial" w:hAnsi="Arial" w:cs="Arial"/>
            </w:rPr>
          </w:rPrChange>
        </w:rPr>
        <w:t>Gini coefficient (F</w:t>
      </w:r>
      <w:r w:rsidR="008E5417">
        <w:rPr>
          <w:rFonts w:ascii="Arial" w:hAnsi="Arial" w:cs="Arial"/>
          <w:sz w:val="21"/>
          <w:szCs w:val="21"/>
        </w:rPr>
        <w:t>ig</w:t>
      </w:r>
      <w:r w:rsidR="00604B3D" w:rsidRPr="002746DC">
        <w:rPr>
          <w:rFonts w:ascii="Arial" w:hAnsi="Arial" w:cs="Arial"/>
          <w:sz w:val="21"/>
          <w:szCs w:val="21"/>
          <w:rPrChange w:id="1317" w:author="De Jesus Borges, Thiago" w:date="2024-08-15T12:22:00Z" w16du:dateUtc="2024-08-15T16:22:00Z">
            <w:rPr>
              <w:rFonts w:ascii="Arial" w:hAnsi="Arial" w:cs="Arial"/>
            </w:rPr>
          </w:rPrChange>
        </w:rPr>
        <w:t xml:space="preserve"> 3E-H), as well as </w:t>
      </w:r>
      <w:r w:rsidRPr="002746DC">
        <w:rPr>
          <w:rFonts w:ascii="Arial" w:hAnsi="Arial" w:cs="Arial"/>
          <w:sz w:val="21"/>
          <w:szCs w:val="21"/>
          <w:rPrChange w:id="1318" w:author="De Jesus Borges, Thiago" w:date="2024-08-15T12:22:00Z" w16du:dateUtc="2024-08-15T16:22:00Z">
            <w:rPr>
              <w:rFonts w:ascii="Arial" w:hAnsi="Arial" w:cs="Arial"/>
            </w:rPr>
          </w:rPrChange>
        </w:rPr>
        <w:t>low</w:t>
      </w:r>
      <w:r w:rsidRPr="002746DC">
        <w:rPr>
          <w:rFonts w:ascii="Arial" w:hAnsi="Arial" w:cs="Arial"/>
          <w:spacing w:val="-8"/>
          <w:sz w:val="21"/>
          <w:szCs w:val="21"/>
          <w:rPrChange w:id="1319"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20" w:author="De Jesus Borges, Thiago" w:date="2024-08-15T12:22:00Z" w16du:dateUtc="2024-08-15T16:22:00Z">
            <w:rPr>
              <w:rFonts w:ascii="Arial" w:hAnsi="Arial" w:cs="Arial"/>
            </w:rPr>
          </w:rPrChange>
        </w:rPr>
        <w:t>variability</w:t>
      </w:r>
      <w:r w:rsidRPr="002746DC">
        <w:rPr>
          <w:rFonts w:ascii="Arial" w:hAnsi="Arial" w:cs="Arial"/>
          <w:spacing w:val="-8"/>
          <w:sz w:val="21"/>
          <w:szCs w:val="21"/>
          <w:rPrChange w:id="1321"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22" w:author="De Jesus Borges, Thiago" w:date="2024-08-15T12:22:00Z" w16du:dateUtc="2024-08-15T16:22:00Z">
            <w:rPr>
              <w:rFonts w:ascii="Arial" w:hAnsi="Arial" w:cs="Arial"/>
            </w:rPr>
          </w:rPrChange>
        </w:rPr>
        <w:t>in</w:t>
      </w:r>
      <w:r w:rsidRPr="002746DC">
        <w:rPr>
          <w:rFonts w:ascii="Arial" w:hAnsi="Arial" w:cs="Arial"/>
          <w:spacing w:val="-8"/>
          <w:sz w:val="21"/>
          <w:szCs w:val="21"/>
          <w:rPrChange w:id="1323"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24" w:author="De Jesus Borges, Thiago" w:date="2024-08-15T12:22:00Z" w16du:dateUtc="2024-08-15T16:22:00Z">
            <w:rPr>
              <w:rFonts w:ascii="Arial" w:hAnsi="Arial" w:cs="Arial"/>
            </w:rPr>
          </w:rPrChange>
        </w:rPr>
        <w:t>stability</w:t>
      </w:r>
      <w:r w:rsidRPr="002746DC">
        <w:rPr>
          <w:rFonts w:ascii="Arial" w:hAnsi="Arial" w:cs="Arial"/>
          <w:spacing w:val="-8"/>
          <w:sz w:val="21"/>
          <w:szCs w:val="21"/>
          <w:rPrChange w:id="1325"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1326" w:author="De Jesus Borges, Thiago" w:date="2024-08-15T12:22:00Z" w16du:dateUtc="2024-08-15T16:22:00Z">
            <w:rPr>
              <w:rFonts w:ascii="Arial" w:hAnsi="Arial" w:cs="Arial"/>
            </w:rPr>
          </w:rPrChange>
        </w:rPr>
        <w:t>metric (F</w:t>
      </w:r>
      <w:r w:rsidR="008E5417">
        <w:rPr>
          <w:rFonts w:ascii="Arial" w:hAnsi="Arial" w:cs="Arial"/>
          <w:sz w:val="21"/>
          <w:szCs w:val="21"/>
        </w:rPr>
        <w:t>ig</w:t>
      </w:r>
      <w:r w:rsidRPr="002746DC">
        <w:rPr>
          <w:rFonts w:ascii="Arial" w:hAnsi="Arial" w:cs="Arial"/>
          <w:spacing w:val="-2"/>
          <w:sz w:val="21"/>
          <w:szCs w:val="21"/>
          <w:rPrChange w:id="1327"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28" w:author="De Jesus Borges, Thiago" w:date="2024-08-15T12:22:00Z" w16du:dateUtc="2024-08-15T16:22:00Z">
            <w:rPr>
              <w:rFonts w:ascii="Arial" w:hAnsi="Arial" w:cs="Arial"/>
            </w:rPr>
          </w:rPrChange>
        </w:rPr>
        <w:t>3I-L).</w:t>
      </w:r>
      <w:r w:rsidRPr="002746DC">
        <w:rPr>
          <w:rFonts w:ascii="Arial" w:hAnsi="Arial" w:cs="Arial"/>
          <w:spacing w:val="-2"/>
          <w:sz w:val="21"/>
          <w:szCs w:val="21"/>
          <w:rPrChange w:id="1329"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30" w:author="De Jesus Borges, Thiago" w:date="2024-08-15T12:22:00Z" w16du:dateUtc="2024-08-15T16:22:00Z">
            <w:rPr>
              <w:rFonts w:ascii="Arial" w:hAnsi="Arial" w:cs="Arial"/>
            </w:rPr>
          </w:rPrChange>
        </w:rPr>
        <w:t>The</w:t>
      </w:r>
      <w:r w:rsidRPr="002746DC">
        <w:rPr>
          <w:rFonts w:ascii="Arial" w:hAnsi="Arial" w:cs="Arial"/>
          <w:spacing w:val="-2"/>
          <w:sz w:val="21"/>
          <w:szCs w:val="21"/>
          <w:rPrChange w:id="1331"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32" w:author="De Jesus Borges, Thiago" w:date="2024-08-15T12:22:00Z" w16du:dateUtc="2024-08-15T16:22:00Z">
            <w:rPr>
              <w:rFonts w:ascii="Arial" w:hAnsi="Arial" w:cs="Arial"/>
            </w:rPr>
          </w:rPrChange>
        </w:rPr>
        <w:t>gene</w:t>
      </w:r>
      <w:r w:rsidRPr="002746DC">
        <w:rPr>
          <w:rFonts w:ascii="Arial" w:hAnsi="Arial" w:cs="Arial"/>
          <w:spacing w:val="-3"/>
          <w:sz w:val="21"/>
          <w:szCs w:val="21"/>
          <w:rPrChange w:id="1333" w:author="De Jesus Borges, Thiago" w:date="2024-08-15T12:22:00Z" w16du:dateUtc="2024-08-15T16:22:00Z">
            <w:rPr>
              <w:rFonts w:ascii="Arial" w:hAnsi="Arial" w:cs="Arial"/>
              <w:spacing w:val="-3"/>
            </w:rPr>
          </w:rPrChange>
        </w:rPr>
        <w:t xml:space="preserve"> </w:t>
      </w:r>
      <w:r w:rsidRPr="002746DC">
        <w:rPr>
          <w:rFonts w:ascii="Arial" w:hAnsi="Arial" w:cs="Arial"/>
          <w:i/>
          <w:sz w:val="21"/>
          <w:szCs w:val="21"/>
          <w:rPrChange w:id="1334" w:author="De Jesus Borges, Thiago" w:date="2024-08-15T12:22:00Z" w16du:dateUtc="2024-08-15T16:22:00Z">
            <w:rPr>
              <w:rFonts w:ascii="Arial" w:hAnsi="Arial" w:cs="Arial"/>
              <w:i/>
            </w:rPr>
          </w:rPrChange>
        </w:rPr>
        <w:t xml:space="preserve">UBB </w:t>
      </w:r>
      <w:r w:rsidRPr="002746DC">
        <w:rPr>
          <w:rFonts w:ascii="Arial" w:hAnsi="Arial" w:cs="Arial"/>
          <w:sz w:val="21"/>
          <w:szCs w:val="21"/>
          <w:rPrChange w:id="1335" w:author="De Jesus Borges, Thiago" w:date="2024-08-15T12:22:00Z" w16du:dateUtc="2024-08-15T16:22:00Z">
            <w:rPr>
              <w:rFonts w:ascii="Arial" w:hAnsi="Arial" w:cs="Arial"/>
            </w:rPr>
          </w:rPrChange>
        </w:rPr>
        <w:t>has</w:t>
      </w:r>
      <w:r w:rsidRPr="002746DC">
        <w:rPr>
          <w:rFonts w:ascii="Arial" w:hAnsi="Arial" w:cs="Arial"/>
          <w:spacing w:val="-2"/>
          <w:sz w:val="21"/>
          <w:szCs w:val="21"/>
          <w:rPrChange w:id="133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37" w:author="De Jesus Borges, Thiago" w:date="2024-08-15T12:22:00Z" w16du:dateUtc="2024-08-15T16:22:00Z">
            <w:rPr>
              <w:rFonts w:ascii="Arial" w:hAnsi="Arial" w:cs="Arial"/>
            </w:rPr>
          </w:rPrChange>
        </w:rPr>
        <w:t>the</w:t>
      </w:r>
      <w:r w:rsidRPr="002746DC">
        <w:rPr>
          <w:rFonts w:ascii="Arial" w:hAnsi="Arial" w:cs="Arial"/>
          <w:spacing w:val="-2"/>
          <w:sz w:val="21"/>
          <w:szCs w:val="21"/>
          <w:rPrChange w:id="1338"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39" w:author="De Jesus Borges, Thiago" w:date="2024-08-15T12:22:00Z" w16du:dateUtc="2024-08-15T16:22:00Z">
            <w:rPr>
              <w:rFonts w:ascii="Arial" w:hAnsi="Arial" w:cs="Arial"/>
            </w:rPr>
          </w:rPrChange>
        </w:rPr>
        <w:t>lowest</w:t>
      </w:r>
      <w:r w:rsidRPr="002746DC">
        <w:rPr>
          <w:rFonts w:ascii="Arial" w:hAnsi="Arial" w:cs="Arial"/>
          <w:spacing w:val="-2"/>
          <w:sz w:val="21"/>
          <w:szCs w:val="21"/>
          <w:rPrChange w:id="1340"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41" w:author="De Jesus Borges, Thiago" w:date="2024-08-15T12:22:00Z" w16du:dateUtc="2024-08-15T16:22:00Z">
            <w:rPr>
              <w:rFonts w:ascii="Arial" w:hAnsi="Arial" w:cs="Arial"/>
            </w:rPr>
          </w:rPrChange>
        </w:rPr>
        <w:t>value</w:t>
      </w:r>
      <w:r w:rsidRPr="002746DC">
        <w:rPr>
          <w:rFonts w:ascii="Arial" w:hAnsi="Arial" w:cs="Arial"/>
          <w:spacing w:val="-2"/>
          <w:sz w:val="21"/>
          <w:szCs w:val="21"/>
          <w:rPrChange w:id="1342"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43" w:author="De Jesus Borges, Thiago" w:date="2024-08-15T12:22:00Z" w16du:dateUtc="2024-08-15T16:22:00Z">
            <w:rPr>
              <w:rFonts w:ascii="Arial" w:hAnsi="Arial" w:cs="Arial"/>
            </w:rPr>
          </w:rPrChange>
        </w:rPr>
        <w:t>for</w:t>
      </w:r>
      <w:r w:rsidRPr="002746DC">
        <w:rPr>
          <w:rFonts w:ascii="Arial" w:hAnsi="Arial" w:cs="Arial"/>
          <w:spacing w:val="-2"/>
          <w:sz w:val="21"/>
          <w:szCs w:val="21"/>
          <w:rPrChange w:id="1344"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45" w:author="De Jesus Borges, Thiago" w:date="2024-08-15T12:22:00Z" w16du:dateUtc="2024-08-15T16:22:00Z">
            <w:rPr>
              <w:rFonts w:ascii="Arial" w:hAnsi="Arial" w:cs="Arial"/>
            </w:rPr>
          </w:rPrChange>
        </w:rPr>
        <w:t>all</w:t>
      </w:r>
      <w:r w:rsidRPr="002746DC">
        <w:rPr>
          <w:rFonts w:ascii="Arial" w:hAnsi="Arial" w:cs="Arial"/>
          <w:spacing w:val="-2"/>
          <w:sz w:val="21"/>
          <w:szCs w:val="21"/>
          <w:rPrChange w:id="134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47" w:author="De Jesus Borges, Thiago" w:date="2024-08-15T12:22:00Z" w16du:dateUtc="2024-08-15T16:22:00Z">
            <w:rPr>
              <w:rFonts w:ascii="Arial" w:hAnsi="Arial" w:cs="Arial"/>
            </w:rPr>
          </w:rPrChange>
        </w:rPr>
        <w:t>metrics</w:t>
      </w:r>
      <w:r w:rsidRPr="002746DC">
        <w:rPr>
          <w:rFonts w:ascii="Arial" w:hAnsi="Arial" w:cs="Arial"/>
          <w:spacing w:val="-2"/>
          <w:sz w:val="21"/>
          <w:szCs w:val="21"/>
          <w:rPrChange w:id="1348"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49" w:author="De Jesus Borges, Thiago" w:date="2024-08-15T12:22:00Z" w16du:dateUtc="2024-08-15T16:22:00Z">
            <w:rPr>
              <w:rFonts w:ascii="Arial" w:hAnsi="Arial" w:cs="Arial"/>
            </w:rPr>
          </w:rPrChange>
        </w:rPr>
        <w:t>in</w:t>
      </w:r>
      <w:r w:rsidRPr="002746DC">
        <w:rPr>
          <w:rFonts w:ascii="Arial" w:hAnsi="Arial" w:cs="Arial"/>
          <w:spacing w:val="-2"/>
          <w:sz w:val="21"/>
          <w:szCs w:val="21"/>
          <w:rPrChange w:id="1350"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51" w:author="De Jesus Borges, Thiago" w:date="2024-08-15T12:22:00Z" w16du:dateUtc="2024-08-15T16:22:00Z">
            <w:rPr>
              <w:rFonts w:ascii="Arial" w:hAnsi="Arial" w:cs="Arial"/>
            </w:rPr>
          </w:rPrChange>
        </w:rPr>
        <w:t>all</w:t>
      </w:r>
      <w:r w:rsidRPr="002746DC">
        <w:rPr>
          <w:rFonts w:ascii="Arial" w:hAnsi="Arial" w:cs="Arial"/>
          <w:spacing w:val="-2"/>
          <w:sz w:val="21"/>
          <w:szCs w:val="21"/>
          <w:rPrChange w:id="1352"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53" w:author="De Jesus Borges, Thiago" w:date="2024-08-15T12:22:00Z" w16du:dateUtc="2024-08-15T16:22:00Z">
            <w:rPr>
              <w:rFonts w:ascii="Arial" w:hAnsi="Arial" w:cs="Arial"/>
            </w:rPr>
          </w:rPrChange>
        </w:rPr>
        <w:t>studies,</w:t>
      </w:r>
      <w:r w:rsidRPr="002746DC">
        <w:rPr>
          <w:rFonts w:ascii="Arial" w:hAnsi="Arial" w:cs="Arial"/>
          <w:spacing w:val="-2"/>
          <w:sz w:val="21"/>
          <w:szCs w:val="21"/>
          <w:rPrChange w:id="1354"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1355" w:author="De Jesus Borges, Thiago" w:date="2024-08-15T12:22:00Z" w16du:dateUtc="2024-08-15T16:22:00Z">
            <w:rPr>
              <w:rFonts w:ascii="Arial" w:hAnsi="Arial" w:cs="Arial"/>
            </w:rPr>
          </w:rPrChange>
        </w:rPr>
        <w:t>followed by</w:t>
      </w:r>
      <w:r w:rsidRPr="002746DC">
        <w:rPr>
          <w:rFonts w:ascii="Arial" w:hAnsi="Arial" w:cs="Arial"/>
          <w:spacing w:val="-11"/>
          <w:sz w:val="21"/>
          <w:szCs w:val="21"/>
          <w:rPrChange w:id="1356"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57" w:author="De Jesus Borges, Thiago" w:date="2024-08-15T12:22:00Z" w16du:dateUtc="2024-08-15T16:22:00Z">
            <w:rPr>
              <w:rFonts w:ascii="Arial" w:hAnsi="Arial" w:cs="Arial"/>
            </w:rPr>
          </w:rPrChange>
        </w:rPr>
        <w:t>the</w:t>
      </w:r>
      <w:r w:rsidRPr="002746DC">
        <w:rPr>
          <w:rFonts w:ascii="Arial" w:hAnsi="Arial" w:cs="Arial"/>
          <w:spacing w:val="-11"/>
          <w:sz w:val="21"/>
          <w:szCs w:val="21"/>
          <w:rPrChange w:id="1358"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59" w:author="De Jesus Borges, Thiago" w:date="2024-08-15T12:22:00Z" w16du:dateUtc="2024-08-15T16:22:00Z">
            <w:rPr>
              <w:rFonts w:ascii="Arial" w:hAnsi="Arial" w:cs="Arial"/>
            </w:rPr>
          </w:rPrChange>
        </w:rPr>
        <w:t>gene</w:t>
      </w:r>
      <w:r w:rsidRPr="002746DC">
        <w:rPr>
          <w:rFonts w:ascii="Arial" w:hAnsi="Arial" w:cs="Arial"/>
          <w:spacing w:val="-11"/>
          <w:sz w:val="21"/>
          <w:szCs w:val="21"/>
          <w:rPrChange w:id="1360" w:author="De Jesus Borges, Thiago" w:date="2024-08-15T12:22:00Z" w16du:dateUtc="2024-08-15T16:22:00Z">
            <w:rPr>
              <w:rFonts w:ascii="Arial" w:hAnsi="Arial" w:cs="Arial"/>
              <w:spacing w:val="-11"/>
            </w:rPr>
          </w:rPrChange>
        </w:rPr>
        <w:t xml:space="preserve"> </w:t>
      </w:r>
      <w:r w:rsidRPr="002746DC">
        <w:rPr>
          <w:rFonts w:ascii="Arial" w:hAnsi="Arial" w:cs="Arial"/>
          <w:i/>
          <w:sz w:val="21"/>
          <w:szCs w:val="21"/>
          <w:rPrChange w:id="1361" w:author="De Jesus Borges, Thiago" w:date="2024-08-15T12:22:00Z" w16du:dateUtc="2024-08-15T16:22:00Z">
            <w:rPr>
              <w:rFonts w:ascii="Arial" w:hAnsi="Arial" w:cs="Arial"/>
              <w:i/>
            </w:rPr>
          </w:rPrChange>
        </w:rPr>
        <w:t>MT-CO1</w:t>
      </w:r>
      <w:r w:rsidRPr="002746DC">
        <w:rPr>
          <w:rFonts w:ascii="Arial" w:hAnsi="Arial" w:cs="Arial"/>
          <w:sz w:val="21"/>
          <w:szCs w:val="21"/>
          <w:rPrChange w:id="1362" w:author="De Jesus Borges, Thiago" w:date="2024-08-15T12:22:00Z" w16du:dateUtc="2024-08-15T16:22:00Z">
            <w:rPr>
              <w:rFonts w:ascii="Arial" w:hAnsi="Arial" w:cs="Arial"/>
            </w:rPr>
          </w:rPrChange>
        </w:rPr>
        <w:t>.</w:t>
      </w:r>
      <w:r w:rsidRPr="002746DC">
        <w:rPr>
          <w:rFonts w:ascii="Arial" w:hAnsi="Arial" w:cs="Arial"/>
          <w:spacing w:val="-11"/>
          <w:sz w:val="21"/>
          <w:szCs w:val="21"/>
          <w:rPrChange w:id="136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64" w:author="De Jesus Borges, Thiago" w:date="2024-08-15T12:22:00Z" w16du:dateUtc="2024-08-15T16:22:00Z">
            <w:rPr>
              <w:rFonts w:ascii="Arial" w:hAnsi="Arial" w:cs="Arial"/>
            </w:rPr>
          </w:rPrChange>
        </w:rPr>
        <w:t>The</w:t>
      </w:r>
      <w:r w:rsidRPr="002746DC">
        <w:rPr>
          <w:rFonts w:ascii="Arial" w:hAnsi="Arial" w:cs="Arial"/>
          <w:spacing w:val="-11"/>
          <w:sz w:val="21"/>
          <w:szCs w:val="21"/>
          <w:rPrChange w:id="1365"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66" w:author="De Jesus Borges, Thiago" w:date="2024-08-15T12:22:00Z" w16du:dateUtc="2024-08-15T16:22:00Z">
            <w:rPr>
              <w:rFonts w:ascii="Arial" w:hAnsi="Arial" w:cs="Arial"/>
            </w:rPr>
          </w:rPrChange>
        </w:rPr>
        <w:t>gene</w:t>
      </w:r>
      <w:r w:rsidRPr="002746DC">
        <w:rPr>
          <w:rFonts w:ascii="Arial" w:hAnsi="Arial" w:cs="Arial"/>
          <w:spacing w:val="-11"/>
          <w:sz w:val="21"/>
          <w:szCs w:val="21"/>
          <w:rPrChange w:id="1367" w:author="De Jesus Borges, Thiago" w:date="2024-08-15T12:22:00Z" w16du:dateUtc="2024-08-15T16:22:00Z">
            <w:rPr>
              <w:rFonts w:ascii="Arial" w:hAnsi="Arial" w:cs="Arial"/>
              <w:spacing w:val="-11"/>
            </w:rPr>
          </w:rPrChange>
        </w:rPr>
        <w:t xml:space="preserve"> </w:t>
      </w:r>
      <w:r w:rsidRPr="002746DC">
        <w:rPr>
          <w:rFonts w:ascii="Arial" w:hAnsi="Arial" w:cs="Arial"/>
          <w:i/>
          <w:sz w:val="21"/>
          <w:szCs w:val="21"/>
          <w:rPrChange w:id="1368" w:author="De Jesus Borges, Thiago" w:date="2024-08-15T12:22:00Z" w16du:dateUtc="2024-08-15T16:22:00Z">
            <w:rPr>
              <w:rFonts w:ascii="Arial" w:hAnsi="Arial" w:cs="Arial"/>
              <w:i/>
            </w:rPr>
          </w:rPrChange>
        </w:rPr>
        <w:t>AP2B1</w:t>
      </w:r>
      <w:r w:rsidRPr="002746DC">
        <w:rPr>
          <w:rFonts w:ascii="Arial" w:hAnsi="Arial" w:cs="Arial"/>
          <w:i/>
          <w:spacing w:val="10"/>
          <w:sz w:val="21"/>
          <w:szCs w:val="21"/>
          <w:rPrChange w:id="1369" w:author="De Jesus Borges, Thiago" w:date="2024-08-15T12:22:00Z" w16du:dateUtc="2024-08-15T16:22:00Z">
            <w:rPr>
              <w:rFonts w:ascii="Arial" w:hAnsi="Arial" w:cs="Arial"/>
              <w:i/>
              <w:spacing w:val="10"/>
            </w:rPr>
          </w:rPrChange>
        </w:rPr>
        <w:t xml:space="preserve"> </w:t>
      </w:r>
      <w:r w:rsidRPr="002746DC">
        <w:rPr>
          <w:rFonts w:ascii="Arial" w:hAnsi="Arial" w:cs="Arial"/>
          <w:sz w:val="21"/>
          <w:szCs w:val="21"/>
          <w:rPrChange w:id="1370" w:author="De Jesus Borges, Thiago" w:date="2024-08-15T12:22:00Z" w16du:dateUtc="2024-08-15T16:22:00Z">
            <w:rPr>
              <w:rFonts w:ascii="Arial" w:hAnsi="Arial" w:cs="Arial"/>
            </w:rPr>
          </w:rPrChange>
        </w:rPr>
        <w:t>has</w:t>
      </w:r>
      <w:r w:rsidRPr="002746DC">
        <w:rPr>
          <w:rFonts w:ascii="Arial" w:hAnsi="Arial" w:cs="Arial"/>
          <w:spacing w:val="-11"/>
          <w:sz w:val="21"/>
          <w:szCs w:val="21"/>
          <w:rPrChange w:id="1371"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72" w:author="De Jesus Borges, Thiago" w:date="2024-08-15T12:22:00Z" w16du:dateUtc="2024-08-15T16:22:00Z">
            <w:rPr>
              <w:rFonts w:ascii="Arial" w:hAnsi="Arial" w:cs="Arial"/>
            </w:rPr>
          </w:rPrChange>
        </w:rPr>
        <w:t>the</w:t>
      </w:r>
      <w:r w:rsidRPr="002746DC">
        <w:rPr>
          <w:rFonts w:ascii="Arial" w:hAnsi="Arial" w:cs="Arial"/>
          <w:spacing w:val="-11"/>
          <w:sz w:val="21"/>
          <w:szCs w:val="21"/>
          <w:rPrChange w:id="137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74" w:author="De Jesus Borges, Thiago" w:date="2024-08-15T12:22:00Z" w16du:dateUtc="2024-08-15T16:22:00Z">
            <w:rPr>
              <w:rFonts w:ascii="Arial" w:hAnsi="Arial" w:cs="Arial"/>
            </w:rPr>
          </w:rPrChange>
        </w:rPr>
        <w:t>highest</w:t>
      </w:r>
      <w:r w:rsidRPr="002746DC">
        <w:rPr>
          <w:rFonts w:ascii="Arial" w:hAnsi="Arial" w:cs="Arial"/>
          <w:spacing w:val="-11"/>
          <w:sz w:val="21"/>
          <w:szCs w:val="21"/>
          <w:rPrChange w:id="1375"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76" w:author="De Jesus Borges, Thiago" w:date="2024-08-15T12:22:00Z" w16du:dateUtc="2024-08-15T16:22:00Z">
            <w:rPr>
              <w:rFonts w:ascii="Arial" w:hAnsi="Arial" w:cs="Arial"/>
            </w:rPr>
          </w:rPrChange>
        </w:rPr>
        <w:t>metric</w:t>
      </w:r>
      <w:r w:rsidRPr="002746DC">
        <w:rPr>
          <w:rFonts w:ascii="Arial" w:hAnsi="Arial" w:cs="Arial"/>
          <w:spacing w:val="-11"/>
          <w:sz w:val="21"/>
          <w:szCs w:val="21"/>
          <w:rPrChange w:id="1377"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78" w:author="De Jesus Borges, Thiago" w:date="2024-08-15T12:22:00Z" w16du:dateUtc="2024-08-15T16:22:00Z">
            <w:rPr>
              <w:rFonts w:ascii="Arial" w:hAnsi="Arial" w:cs="Arial"/>
            </w:rPr>
          </w:rPrChange>
        </w:rPr>
        <w:t>values</w:t>
      </w:r>
      <w:r w:rsidRPr="002746DC">
        <w:rPr>
          <w:rFonts w:ascii="Arial" w:hAnsi="Arial" w:cs="Arial"/>
          <w:spacing w:val="-11"/>
          <w:sz w:val="21"/>
          <w:szCs w:val="21"/>
          <w:rPrChange w:id="1379"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80" w:author="De Jesus Borges, Thiago" w:date="2024-08-15T12:22:00Z" w16du:dateUtc="2024-08-15T16:22:00Z">
            <w:rPr>
              <w:rFonts w:ascii="Arial" w:hAnsi="Arial" w:cs="Arial"/>
            </w:rPr>
          </w:rPrChange>
        </w:rPr>
        <w:t>in</w:t>
      </w:r>
      <w:r w:rsidRPr="002746DC">
        <w:rPr>
          <w:rFonts w:ascii="Arial" w:hAnsi="Arial" w:cs="Arial"/>
          <w:spacing w:val="-11"/>
          <w:sz w:val="21"/>
          <w:szCs w:val="21"/>
          <w:rPrChange w:id="1381"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82" w:author="De Jesus Borges, Thiago" w:date="2024-08-15T12:22:00Z" w16du:dateUtc="2024-08-15T16:22:00Z">
            <w:rPr>
              <w:rFonts w:ascii="Arial" w:hAnsi="Arial" w:cs="Arial"/>
            </w:rPr>
          </w:rPrChange>
        </w:rPr>
        <w:t>the</w:t>
      </w:r>
      <w:r w:rsidRPr="002746DC">
        <w:rPr>
          <w:rFonts w:ascii="Arial" w:hAnsi="Arial" w:cs="Arial"/>
          <w:spacing w:val="-11"/>
          <w:sz w:val="21"/>
          <w:szCs w:val="21"/>
          <w:rPrChange w:id="138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1384" w:author="De Jesus Borges, Thiago" w:date="2024-08-15T12:22:00Z" w16du:dateUtc="2024-08-15T16:22:00Z">
            <w:rPr>
              <w:rFonts w:ascii="Arial" w:hAnsi="Arial" w:cs="Arial"/>
            </w:rPr>
          </w:rPrChange>
        </w:rPr>
        <w:t xml:space="preserve">microarray </w:t>
      </w:r>
      <w:r w:rsidRPr="002746DC">
        <w:rPr>
          <w:rFonts w:ascii="Arial" w:hAnsi="Arial" w:cs="Arial"/>
          <w:spacing w:val="-2"/>
          <w:sz w:val="21"/>
          <w:szCs w:val="21"/>
          <w:rPrChange w:id="1385" w:author="De Jesus Borges, Thiago" w:date="2024-08-15T12:22:00Z" w16du:dateUtc="2024-08-15T16:22:00Z">
            <w:rPr>
              <w:rFonts w:ascii="Arial" w:hAnsi="Arial" w:cs="Arial"/>
              <w:spacing w:val="-2"/>
            </w:rPr>
          </w:rPrChange>
        </w:rPr>
        <w:t>studies.</w:t>
      </w:r>
    </w:p>
    <w:p w14:paraId="3440D8AF" w14:textId="77D99849" w:rsidR="00F675DE" w:rsidRPr="002746DC" w:rsidRDefault="0047037D" w:rsidP="003362E4">
      <w:pPr>
        <w:pStyle w:val="BodyText"/>
        <w:spacing w:line="254" w:lineRule="auto"/>
        <w:ind w:left="360" w:right="807" w:firstLine="298"/>
        <w:rPr>
          <w:rFonts w:ascii="Arial" w:hAnsi="Arial" w:cs="Arial"/>
          <w:sz w:val="21"/>
          <w:szCs w:val="21"/>
          <w:rPrChange w:id="1386" w:author="De Jesus Borges, Thiago" w:date="2024-08-15T12:22:00Z" w16du:dateUtc="2024-08-15T16:22:00Z">
            <w:rPr>
              <w:rFonts w:ascii="Arial" w:hAnsi="Arial" w:cs="Arial"/>
            </w:rPr>
          </w:rPrChange>
        </w:rPr>
      </w:pPr>
      <w:r w:rsidRPr="002746DC">
        <w:rPr>
          <w:rFonts w:ascii="Arial" w:hAnsi="Arial" w:cs="Arial"/>
          <w:spacing w:val="-2"/>
          <w:sz w:val="21"/>
          <w:szCs w:val="21"/>
          <w:rPrChange w:id="1387" w:author="De Jesus Borges, Thiago" w:date="2024-08-15T12:22:00Z" w16du:dateUtc="2024-08-15T16:22:00Z">
            <w:rPr>
              <w:rFonts w:ascii="Arial" w:hAnsi="Arial" w:cs="Arial"/>
              <w:spacing w:val="-2"/>
            </w:rPr>
          </w:rPrChange>
        </w:rPr>
        <w:t>Another</w:t>
      </w:r>
      <w:r w:rsidRPr="002746DC">
        <w:rPr>
          <w:rFonts w:ascii="Arial" w:hAnsi="Arial" w:cs="Arial"/>
          <w:spacing w:val="-9"/>
          <w:sz w:val="21"/>
          <w:szCs w:val="21"/>
          <w:rPrChange w:id="138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389" w:author="De Jesus Borges, Thiago" w:date="2024-08-15T12:22:00Z" w16du:dateUtc="2024-08-15T16:22:00Z">
            <w:rPr>
              <w:rFonts w:ascii="Arial" w:hAnsi="Arial" w:cs="Arial"/>
              <w:spacing w:val="-2"/>
            </w:rPr>
          </w:rPrChange>
        </w:rPr>
        <w:t>way</w:t>
      </w:r>
      <w:r w:rsidRPr="002746DC">
        <w:rPr>
          <w:rFonts w:ascii="Arial" w:hAnsi="Arial" w:cs="Arial"/>
          <w:spacing w:val="-9"/>
          <w:sz w:val="21"/>
          <w:szCs w:val="21"/>
          <w:rPrChange w:id="139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391" w:author="De Jesus Borges, Thiago" w:date="2024-08-15T12:22:00Z" w16du:dateUtc="2024-08-15T16:22:00Z">
            <w:rPr>
              <w:rFonts w:ascii="Arial" w:hAnsi="Arial" w:cs="Arial"/>
              <w:spacing w:val="-2"/>
            </w:rPr>
          </w:rPrChange>
        </w:rPr>
        <w:t>to</w:t>
      </w:r>
      <w:r w:rsidRPr="002746DC">
        <w:rPr>
          <w:rFonts w:ascii="Arial" w:hAnsi="Arial" w:cs="Arial"/>
          <w:spacing w:val="-10"/>
          <w:sz w:val="21"/>
          <w:szCs w:val="21"/>
          <w:rPrChange w:id="139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393" w:author="De Jesus Borges, Thiago" w:date="2024-08-15T12:22:00Z" w16du:dateUtc="2024-08-15T16:22:00Z">
            <w:rPr>
              <w:rFonts w:ascii="Arial" w:hAnsi="Arial" w:cs="Arial"/>
              <w:spacing w:val="-2"/>
            </w:rPr>
          </w:rPrChange>
        </w:rPr>
        <w:t>validate</w:t>
      </w:r>
      <w:r w:rsidRPr="002746DC">
        <w:rPr>
          <w:rFonts w:ascii="Arial" w:hAnsi="Arial" w:cs="Arial"/>
          <w:spacing w:val="-9"/>
          <w:sz w:val="21"/>
          <w:szCs w:val="21"/>
          <w:rPrChange w:id="1394"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395" w:author="De Jesus Borges, Thiago" w:date="2024-08-15T12:22:00Z" w16du:dateUtc="2024-08-15T16:22:00Z">
            <w:rPr>
              <w:rFonts w:ascii="Arial" w:hAnsi="Arial" w:cs="Arial"/>
              <w:spacing w:val="-2"/>
            </w:rPr>
          </w:rPrChange>
        </w:rPr>
        <w:t>these</w:t>
      </w:r>
      <w:r w:rsidRPr="002746DC">
        <w:rPr>
          <w:rFonts w:ascii="Arial" w:hAnsi="Arial" w:cs="Arial"/>
          <w:spacing w:val="-9"/>
          <w:sz w:val="21"/>
          <w:szCs w:val="21"/>
          <w:rPrChange w:id="1396"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397" w:author="De Jesus Borges, Thiago" w:date="2024-08-15T12:22:00Z" w16du:dateUtc="2024-08-15T16:22:00Z">
            <w:rPr>
              <w:rFonts w:ascii="Arial" w:hAnsi="Arial" w:cs="Arial"/>
              <w:spacing w:val="-2"/>
            </w:rPr>
          </w:rPrChange>
        </w:rPr>
        <w:t>genes</w:t>
      </w:r>
      <w:r w:rsidRPr="002746DC">
        <w:rPr>
          <w:rFonts w:ascii="Arial" w:hAnsi="Arial" w:cs="Arial"/>
          <w:spacing w:val="-9"/>
          <w:sz w:val="21"/>
          <w:szCs w:val="21"/>
          <w:rPrChange w:id="139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399" w:author="De Jesus Borges, Thiago" w:date="2024-08-15T12:22:00Z" w16du:dateUtc="2024-08-15T16:22:00Z">
            <w:rPr>
              <w:rFonts w:ascii="Arial" w:hAnsi="Arial" w:cs="Arial"/>
              <w:spacing w:val="-2"/>
            </w:rPr>
          </w:rPrChange>
        </w:rPr>
        <w:t>as</w:t>
      </w:r>
      <w:r w:rsidRPr="002746DC">
        <w:rPr>
          <w:rFonts w:ascii="Arial" w:hAnsi="Arial" w:cs="Arial"/>
          <w:spacing w:val="-9"/>
          <w:sz w:val="21"/>
          <w:szCs w:val="21"/>
          <w:rPrChange w:id="140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401" w:author="De Jesus Borges, Thiago" w:date="2024-08-15T12:22:00Z" w16du:dateUtc="2024-08-15T16:22:00Z">
            <w:rPr>
              <w:rFonts w:ascii="Arial" w:hAnsi="Arial" w:cs="Arial"/>
              <w:spacing w:val="-2"/>
            </w:rPr>
          </w:rPrChange>
        </w:rPr>
        <w:t>housekeeping</w:t>
      </w:r>
      <w:r w:rsidRPr="002746DC">
        <w:rPr>
          <w:rFonts w:ascii="Arial" w:hAnsi="Arial" w:cs="Arial"/>
          <w:spacing w:val="-9"/>
          <w:sz w:val="21"/>
          <w:szCs w:val="21"/>
          <w:rPrChange w:id="140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403" w:author="De Jesus Borges, Thiago" w:date="2024-08-15T12:22:00Z" w16du:dateUtc="2024-08-15T16:22:00Z">
            <w:rPr>
              <w:rFonts w:ascii="Arial" w:hAnsi="Arial" w:cs="Arial"/>
              <w:spacing w:val="-2"/>
            </w:rPr>
          </w:rPrChange>
        </w:rPr>
        <w:t>genes</w:t>
      </w:r>
      <w:r w:rsidRPr="002746DC">
        <w:rPr>
          <w:rFonts w:ascii="Arial" w:hAnsi="Arial" w:cs="Arial"/>
          <w:spacing w:val="-9"/>
          <w:sz w:val="21"/>
          <w:szCs w:val="21"/>
          <w:rPrChange w:id="1404"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405" w:author="De Jesus Borges, Thiago" w:date="2024-08-15T12:22:00Z" w16du:dateUtc="2024-08-15T16:22:00Z">
            <w:rPr>
              <w:rFonts w:ascii="Arial" w:hAnsi="Arial" w:cs="Arial"/>
              <w:spacing w:val="-2"/>
            </w:rPr>
          </w:rPrChange>
        </w:rPr>
        <w:t>is</w:t>
      </w:r>
      <w:r w:rsidRPr="002746DC">
        <w:rPr>
          <w:rFonts w:ascii="Arial" w:hAnsi="Arial" w:cs="Arial"/>
          <w:spacing w:val="-9"/>
          <w:sz w:val="21"/>
          <w:szCs w:val="21"/>
          <w:rPrChange w:id="1406" w:author="De Jesus Borges, Thiago" w:date="2024-08-15T12:22:00Z" w16du:dateUtc="2024-08-15T16:22:00Z">
            <w:rPr>
              <w:rFonts w:ascii="Arial" w:hAnsi="Arial" w:cs="Arial"/>
              <w:spacing w:val="-9"/>
            </w:rPr>
          </w:rPrChange>
        </w:rPr>
        <w:t xml:space="preserve"> </w:t>
      </w:r>
      <w:r w:rsidR="00604B3D" w:rsidRPr="002746DC">
        <w:rPr>
          <w:rFonts w:ascii="Arial" w:hAnsi="Arial" w:cs="Arial"/>
          <w:spacing w:val="-2"/>
          <w:sz w:val="21"/>
          <w:szCs w:val="21"/>
          <w:rPrChange w:id="1407" w:author="De Jesus Borges, Thiago" w:date="2024-08-15T12:22:00Z" w16du:dateUtc="2024-08-15T16:22:00Z">
            <w:rPr>
              <w:rFonts w:ascii="Arial" w:hAnsi="Arial" w:cs="Arial"/>
              <w:spacing w:val="-2"/>
            </w:rPr>
          </w:rPrChange>
        </w:rPr>
        <w:t>to evaluate</w:t>
      </w:r>
      <w:r w:rsidRPr="002746DC">
        <w:rPr>
          <w:rFonts w:ascii="Arial" w:hAnsi="Arial" w:cs="Arial"/>
          <w:spacing w:val="-10"/>
          <w:sz w:val="21"/>
          <w:szCs w:val="21"/>
          <w:rPrChange w:id="140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409" w:author="De Jesus Borges, Thiago" w:date="2024-08-15T12:22:00Z" w16du:dateUtc="2024-08-15T16:22:00Z">
            <w:rPr>
              <w:rFonts w:ascii="Arial" w:hAnsi="Arial" w:cs="Arial"/>
              <w:spacing w:val="-2"/>
            </w:rPr>
          </w:rPrChange>
        </w:rPr>
        <w:t>how</w:t>
      </w:r>
      <w:r w:rsidRPr="002746DC">
        <w:rPr>
          <w:rFonts w:ascii="Arial" w:hAnsi="Arial" w:cs="Arial"/>
          <w:spacing w:val="-9"/>
          <w:sz w:val="21"/>
          <w:szCs w:val="21"/>
          <w:rPrChange w:id="141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411" w:author="De Jesus Borges, Thiago" w:date="2024-08-15T12:22:00Z" w16du:dateUtc="2024-08-15T16:22:00Z">
            <w:rPr>
              <w:rFonts w:ascii="Arial" w:hAnsi="Arial" w:cs="Arial"/>
              <w:spacing w:val="-2"/>
            </w:rPr>
          </w:rPrChange>
        </w:rPr>
        <w:t>infor</w:t>
      </w:r>
      <w:r w:rsidRPr="002746DC">
        <w:rPr>
          <w:rFonts w:ascii="Arial" w:hAnsi="Arial" w:cs="Arial"/>
          <w:sz w:val="21"/>
          <w:szCs w:val="21"/>
          <w:rPrChange w:id="1412" w:author="De Jesus Borges, Thiago" w:date="2024-08-15T12:22:00Z" w16du:dateUtc="2024-08-15T16:22:00Z">
            <w:rPr>
              <w:rFonts w:ascii="Arial" w:hAnsi="Arial" w:cs="Arial"/>
            </w:rPr>
          </w:rPrChange>
        </w:rPr>
        <w:t>mative</w:t>
      </w:r>
      <w:r w:rsidRPr="002746DC">
        <w:rPr>
          <w:rFonts w:ascii="Arial" w:hAnsi="Arial" w:cs="Arial"/>
          <w:spacing w:val="-1"/>
          <w:sz w:val="21"/>
          <w:szCs w:val="21"/>
          <w:rPrChange w:id="141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14" w:author="De Jesus Borges, Thiago" w:date="2024-08-15T12:22:00Z" w16du:dateUtc="2024-08-15T16:22:00Z">
            <w:rPr>
              <w:rFonts w:ascii="Arial" w:hAnsi="Arial" w:cs="Arial"/>
            </w:rPr>
          </w:rPrChange>
        </w:rPr>
        <w:t>they</w:t>
      </w:r>
      <w:r w:rsidRPr="002746DC">
        <w:rPr>
          <w:rFonts w:ascii="Arial" w:hAnsi="Arial" w:cs="Arial"/>
          <w:spacing w:val="-1"/>
          <w:sz w:val="21"/>
          <w:szCs w:val="21"/>
          <w:rPrChange w:id="141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16" w:author="De Jesus Borges, Thiago" w:date="2024-08-15T12:22:00Z" w16du:dateUtc="2024-08-15T16:22:00Z">
            <w:rPr>
              <w:rFonts w:ascii="Arial" w:hAnsi="Arial" w:cs="Arial"/>
            </w:rPr>
          </w:rPrChange>
        </w:rPr>
        <w:t>are</w:t>
      </w:r>
      <w:r w:rsidRPr="002746DC">
        <w:rPr>
          <w:rFonts w:ascii="Arial" w:hAnsi="Arial" w:cs="Arial"/>
          <w:spacing w:val="-1"/>
          <w:sz w:val="21"/>
          <w:szCs w:val="21"/>
          <w:rPrChange w:id="1417"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18" w:author="De Jesus Borges, Thiago" w:date="2024-08-15T12:22:00Z" w16du:dateUtc="2024-08-15T16:22:00Z">
            <w:rPr>
              <w:rFonts w:ascii="Arial" w:hAnsi="Arial" w:cs="Arial"/>
            </w:rPr>
          </w:rPrChange>
        </w:rPr>
        <w:t>to</w:t>
      </w:r>
      <w:r w:rsidRPr="002746DC">
        <w:rPr>
          <w:rFonts w:ascii="Arial" w:hAnsi="Arial" w:cs="Arial"/>
          <w:spacing w:val="-1"/>
          <w:sz w:val="21"/>
          <w:szCs w:val="21"/>
          <w:rPrChange w:id="141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20" w:author="De Jesus Borges, Thiago" w:date="2024-08-15T12:22:00Z" w16du:dateUtc="2024-08-15T16:22:00Z">
            <w:rPr>
              <w:rFonts w:ascii="Arial" w:hAnsi="Arial" w:cs="Arial"/>
            </w:rPr>
          </w:rPrChange>
        </w:rPr>
        <w:t>distinguish</w:t>
      </w:r>
      <w:r w:rsidRPr="002746DC">
        <w:rPr>
          <w:rFonts w:ascii="Arial" w:hAnsi="Arial" w:cs="Arial"/>
          <w:spacing w:val="-1"/>
          <w:sz w:val="21"/>
          <w:szCs w:val="21"/>
          <w:rPrChange w:id="142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22" w:author="De Jesus Borges, Thiago" w:date="2024-08-15T12:22:00Z" w16du:dateUtc="2024-08-15T16:22:00Z">
            <w:rPr>
              <w:rFonts w:ascii="Arial" w:hAnsi="Arial" w:cs="Arial"/>
            </w:rPr>
          </w:rPrChange>
        </w:rPr>
        <w:t>rejection</w:t>
      </w:r>
      <w:r w:rsidRPr="002746DC">
        <w:rPr>
          <w:rFonts w:ascii="Arial" w:hAnsi="Arial" w:cs="Arial"/>
          <w:spacing w:val="-1"/>
          <w:sz w:val="21"/>
          <w:szCs w:val="21"/>
          <w:rPrChange w:id="142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24" w:author="De Jesus Borges, Thiago" w:date="2024-08-15T12:22:00Z" w16du:dateUtc="2024-08-15T16:22:00Z">
            <w:rPr>
              <w:rFonts w:ascii="Arial" w:hAnsi="Arial" w:cs="Arial"/>
            </w:rPr>
          </w:rPrChange>
        </w:rPr>
        <w:t>and</w:t>
      </w:r>
      <w:r w:rsidRPr="002746DC">
        <w:rPr>
          <w:rFonts w:ascii="Arial" w:hAnsi="Arial" w:cs="Arial"/>
          <w:spacing w:val="-1"/>
          <w:sz w:val="21"/>
          <w:szCs w:val="21"/>
          <w:rPrChange w:id="142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26" w:author="De Jesus Borges, Thiago" w:date="2024-08-15T12:22:00Z" w16du:dateUtc="2024-08-15T16:22:00Z">
            <w:rPr>
              <w:rFonts w:ascii="Arial" w:hAnsi="Arial" w:cs="Arial"/>
            </w:rPr>
          </w:rPrChange>
        </w:rPr>
        <w:t>non-rejection</w:t>
      </w:r>
      <w:r w:rsidRPr="002746DC">
        <w:rPr>
          <w:rFonts w:ascii="Arial" w:hAnsi="Arial" w:cs="Arial"/>
          <w:spacing w:val="-1"/>
          <w:sz w:val="21"/>
          <w:szCs w:val="21"/>
          <w:rPrChange w:id="1427"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28" w:author="De Jesus Borges, Thiago" w:date="2024-08-15T12:22:00Z" w16du:dateUtc="2024-08-15T16:22:00Z">
            <w:rPr>
              <w:rFonts w:ascii="Arial" w:hAnsi="Arial" w:cs="Arial"/>
            </w:rPr>
          </w:rPrChange>
        </w:rPr>
        <w:t>classes</w:t>
      </w:r>
      <w:r w:rsidRPr="002746DC">
        <w:rPr>
          <w:rFonts w:ascii="Arial" w:hAnsi="Arial" w:cs="Arial"/>
          <w:spacing w:val="-1"/>
          <w:sz w:val="21"/>
          <w:szCs w:val="21"/>
          <w:rPrChange w:id="142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30" w:author="De Jesus Borges, Thiago" w:date="2024-08-15T12:22:00Z" w16du:dateUtc="2024-08-15T16:22:00Z">
            <w:rPr>
              <w:rFonts w:ascii="Arial" w:hAnsi="Arial" w:cs="Arial"/>
            </w:rPr>
          </w:rPrChange>
        </w:rPr>
        <w:t>in</w:t>
      </w:r>
      <w:r w:rsidRPr="002746DC">
        <w:rPr>
          <w:rFonts w:ascii="Arial" w:hAnsi="Arial" w:cs="Arial"/>
          <w:spacing w:val="-1"/>
          <w:sz w:val="21"/>
          <w:szCs w:val="21"/>
          <w:rPrChange w:id="143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32" w:author="De Jesus Borges, Thiago" w:date="2024-08-15T12:22:00Z" w16du:dateUtc="2024-08-15T16:22:00Z">
            <w:rPr>
              <w:rFonts w:ascii="Arial" w:hAnsi="Arial" w:cs="Arial"/>
            </w:rPr>
          </w:rPrChange>
        </w:rPr>
        <w:t>four</w:t>
      </w:r>
      <w:r w:rsidRPr="002746DC">
        <w:rPr>
          <w:rFonts w:ascii="Arial" w:hAnsi="Arial" w:cs="Arial"/>
          <w:spacing w:val="-1"/>
          <w:sz w:val="21"/>
          <w:szCs w:val="21"/>
          <w:rPrChange w:id="143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1434" w:author="De Jesus Borges, Thiago" w:date="2024-08-15T12:22:00Z" w16du:dateUtc="2024-08-15T16:22:00Z">
            <w:rPr>
              <w:rFonts w:ascii="Arial" w:hAnsi="Arial" w:cs="Arial"/>
            </w:rPr>
          </w:rPrChange>
        </w:rPr>
        <w:t xml:space="preserve">microarray </w:t>
      </w:r>
      <w:r w:rsidRPr="002746DC">
        <w:rPr>
          <w:rFonts w:ascii="Arial" w:hAnsi="Arial" w:cs="Arial"/>
          <w:spacing w:val="-4"/>
          <w:sz w:val="21"/>
          <w:szCs w:val="21"/>
          <w:rPrChange w:id="1435" w:author="De Jesus Borges, Thiago" w:date="2024-08-15T12:22:00Z" w16du:dateUtc="2024-08-15T16:22:00Z">
            <w:rPr>
              <w:rFonts w:ascii="Arial" w:hAnsi="Arial" w:cs="Arial"/>
              <w:spacing w:val="-4"/>
            </w:rPr>
          </w:rPrChange>
        </w:rPr>
        <w:t>studies.</w:t>
      </w:r>
      <w:r w:rsidR="008D40BF">
        <w:rPr>
          <w:rFonts w:ascii="Arial" w:hAnsi="Arial" w:cs="Arial"/>
          <w:spacing w:val="-4"/>
          <w:sz w:val="21"/>
          <w:szCs w:val="21"/>
        </w:rPr>
        <w:t xml:space="preserve"> Genes with high stability between classes are not </w:t>
      </w:r>
      <w:commentRangeStart w:id="1436"/>
      <w:commentRangeStart w:id="1437"/>
      <w:r w:rsidR="008E5417" w:rsidRPr="008D40BF">
        <w:rPr>
          <w:rFonts w:ascii="Arial" w:hAnsi="Arial" w:cs="Arial"/>
          <w:color w:val="FF0000"/>
          <w:spacing w:val="-4"/>
          <w:sz w:val="21"/>
          <w:szCs w:val="21"/>
        </w:rPr>
        <w:t>able to distinguish</w:t>
      </w:r>
      <w:r w:rsidR="00A111A2">
        <w:rPr>
          <w:rFonts w:ascii="Arial" w:hAnsi="Arial" w:cs="Arial"/>
          <w:color w:val="FF0000"/>
          <w:spacing w:val="-4"/>
          <w:sz w:val="21"/>
          <w:szCs w:val="21"/>
        </w:rPr>
        <w:t xml:space="preserve"> between these two conditions.</w:t>
      </w:r>
      <w:r w:rsidR="008E5417" w:rsidRPr="008E5417">
        <w:rPr>
          <w:rFonts w:ascii="Arial" w:hAnsi="Arial" w:cs="Arial"/>
          <w:color w:val="FF0000"/>
          <w:spacing w:val="-4"/>
          <w:sz w:val="21"/>
          <w:szCs w:val="21"/>
          <w:rPrChange w:id="1438" w:author="De Jesus Borges, Thiago" w:date="2024-08-16T16:24:00Z" w16du:dateUtc="2024-08-16T20:24:00Z">
            <w:rPr>
              <w:rFonts w:ascii="Arial" w:hAnsi="Arial" w:cs="Arial"/>
              <w:spacing w:val="-4"/>
              <w:sz w:val="21"/>
              <w:szCs w:val="21"/>
            </w:rPr>
          </w:rPrChange>
        </w:rPr>
        <w:t xml:space="preserve"> </w:t>
      </w:r>
      <w:commentRangeEnd w:id="1436"/>
      <w:r w:rsidR="008E5417">
        <w:rPr>
          <w:rStyle w:val="CommentReference"/>
        </w:rPr>
        <w:commentReference w:id="1436"/>
      </w:r>
      <w:commentRangeEnd w:id="1437"/>
      <w:r w:rsidR="008D40BF">
        <w:rPr>
          <w:rStyle w:val="CommentReference"/>
        </w:rPr>
        <w:commentReference w:id="1437"/>
      </w:r>
      <w:r w:rsidR="002A6431" w:rsidRPr="002746DC">
        <w:rPr>
          <w:rFonts w:ascii="Arial" w:hAnsi="Arial" w:cs="Arial"/>
          <w:spacing w:val="-4"/>
          <w:sz w:val="21"/>
          <w:szCs w:val="21"/>
          <w:rPrChange w:id="1439" w:author="De Jesus Borges, Thiago" w:date="2024-08-15T12:22:00Z" w16du:dateUtc="2024-08-15T16:22:00Z">
            <w:rPr>
              <w:rFonts w:ascii="Arial" w:hAnsi="Arial" w:cs="Arial"/>
              <w:spacing w:val="-4"/>
            </w:rPr>
          </w:rPrChange>
        </w:rPr>
        <w:t>We</w:t>
      </w:r>
      <w:r w:rsidRPr="002746DC">
        <w:rPr>
          <w:rFonts w:ascii="Arial" w:hAnsi="Arial" w:cs="Arial"/>
          <w:spacing w:val="-4"/>
          <w:sz w:val="21"/>
          <w:szCs w:val="21"/>
          <w:rPrChange w:id="1440" w:author="De Jesus Borges, Thiago" w:date="2024-08-15T12:22:00Z" w16du:dateUtc="2024-08-15T16:22:00Z">
            <w:rPr>
              <w:rFonts w:ascii="Arial" w:hAnsi="Arial" w:cs="Arial"/>
              <w:spacing w:val="-4"/>
            </w:rPr>
          </w:rPrChange>
        </w:rPr>
        <w:t xml:space="preserve"> perform dimensionality reduction and semi-supervised </w:t>
      </w:r>
      <w:proofErr w:type="spellStart"/>
      <w:r w:rsidRPr="002746DC">
        <w:rPr>
          <w:rFonts w:ascii="Arial" w:hAnsi="Arial" w:cs="Arial"/>
          <w:spacing w:val="-4"/>
          <w:sz w:val="21"/>
          <w:szCs w:val="21"/>
          <w:rPrChange w:id="1441" w:author="De Jesus Borges, Thiago" w:date="2024-08-15T12:22:00Z" w16du:dateUtc="2024-08-15T16:22:00Z">
            <w:rPr>
              <w:rFonts w:ascii="Arial" w:hAnsi="Arial" w:cs="Arial"/>
              <w:spacing w:val="-4"/>
            </w:rPr>
          </w:rPrChange>
        </w:rPr>
        <w:t>Kmeans</w:t>
      </w:r>
      <w:proofErr w:type="spellEnd"/>
      <w:r w:rsidRPr="002746DC">
        <w:rPr>
          <w:rFonts w:ascii="Arial" w:hAnsi="Arial" w:cs="Arial"/>
          <w:spacing w:val="-4"/>
          <w:sz w:val="21"/>
          <w:szCs w:val="21"/>
          <w:rPrChange w:id="144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443" w:author="De Jesus Borges, Thiago" w:date="2024-08-15T12:22:00Z" w16du:dateUtc="2024-08-15T16:22:00Z">
            <w:rPr>
              <w:rFonts w:ascii="Arial" w:hAnsi="Arial" w:cs="Arial"/>
            </w:rPr>
          </w:rPrChange>
        </w:rPr>
        <w:t>clustering</w:t>
      </w:r>
      <w:r w:rsidRPr="002746DC">
        <w:rPr>
          <w:rFonts w:ascii="Arial" w:hAnsi="Arial" w:cs="Arial"/>
          <w:spacing w:val="-3"/>
          <w:sz w:val="21"/>
          <w:szCs w:val="21"/>
          <w:rPrChange w:id="144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45" w:author="De Jesus Borges, Thiago" w:date="2024-08-15T12:22:00Z" w16du:dateUtc="2024-08-15T16:22:00Z">
            <w:rPr>
              <w:rFonts w:ascii="Arial" w:hAnsi="Arial" w:cs="Arial"/>
            </w:rPr>
          </w:rPrChange>
        </w:rPr>
        <w:t>(n</w:t>
      </w:r>
      <w:r w:rsidRPr="002746DC">
        <w:rPr>
          <w:rFonts w:ascii="Arial" w:hAnsi="Arial" w:cs="Arial"/>
          <w:spacing w:val="-3"/>
          <w:sz w:val="21"/>
          <w:szCs w:val="21"/>
          <w:rPrChange w:id="144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47" w:author="De Jesus Borges, Thiago" w:date="2024-08-15T12:22:00Z" w16du:dateUtc="2024-08-15T16:22:00Z">
            <w:rPr>
              <w:rFonts w:ascii="Arial" w:hAnsi="Arial" w:cs="Arial"/>
            </w:rPr>
          </w:rPrChange>
        </w:rPr>
        <w:t>clusters</w:t>
      </w:r>
      <w:r w:rsidRPr="002746DC">
        <w:rPr>
          <w:rFonts w:ascii="Arial" w:hAnsi="Arial" w:cs="Arial"/>
          <w:spacing w:val="-3"/>
          <w:sz w:val="21"/>
          <w:szCs w:val="21"/>
          <w:rPrChange w:id="1448"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49" w:author="De Jesus Borges, Thiago" w:date="2024-08-15T12:22:00Z" w16du:dateUtc="2024-08-15T16:22:00Z">
            <w:rPr>
              <w:rFonts w:ascii="Arial" w:hAnsi="Arial" w:cs="Arial"/>
            </w:rPr>
          </w:rPrChange>
        </w:rPr>
        <w:t>=</w:t>
      </w:r>
      <w:r w:rsidRPr="002746DC">
        <w:rPr>
          <w:rFonts w:ascii="Arial" w:hAnsi="Arial" w:cs="Arial"/>
          <w:spacing w:val="-3"/>
          <w:sz w:val="21"/>
          <w:szCs w:val="21"/>
          <w:rPrChange w:id="145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51" w:author="De Jesus Borges, Thiago" w:date="2024-08-15T12:22:00Z" w16du:dateUtc="2024-08-15T16:22:00Z">
            <w:rPr>
              <w:rFonts w:ascii="Arial" w:hAnsi="Arial" w:cs="Arial"/>
            </w:rPr>
          </w:rPrChange>
        </w:rPr>
        <w:t>2)</w:t>
      </w:r>
      <w:r w:rsidRPr="002746DC">
        <w:rPr>
          <w:rFonts w:ascii="Arial" w:hAnsi="Arial" w:cs="Arial"/>
          <w:spacing w:val="-3"/>
          <w:sz w:val="21"/>
          <w:szCs w:val="21"/>
          <w:rPrChange w:id="1452"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53" w:author="De Jesus Borges, Thiago" w:date="2024-08-15T12:22:00Z" w16du:dateUtc="2024-08-15T16:22:00Z">
            <w:rPr>
              <w:rFonts w:ascii="Arial" w:hAnsi="Arial" w:cs="Arial"/>
            </w:rPr>
          </w:rPrChange>
        </w:rPr>
        <w:t>using</w:t>
      </w:r>
      <w:r w:rsidRPr="002746DC">
        <w:rPr>
          <w:rFonts w:ascii="Arial" w:hAnsi="Arial" w:cs="Arial"/>
          <w:spacing w:val="-3"/>
          <w:sz w:val="21"/>
          <w:szCs w:val="21"/>
          <w:rPrChange w:id="145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55" w:author="De Jesus Borges, Thiago" w:date="2024-08-15T12:22:00Z" w16du:dateUtc="2024-08-15T16:22:00Z">
            <w:rPr>
              <w:rFonts w:ascii="Arial" w:hAnsi="Arial" w:cs="Arial"/>
            </w:rPr>
          </w:rPrChange>
        </w:rPr>
        <w:t>the</w:t>
      </w:r>
      <w:r w:rsidRPr="002746DC">
        <w:rPr>
          <w:rFonts w:ascii="Arial" w:hAnsi="Arial" w:cs="Arial"/>
          <w:spacing w:val="-3"/>
          <w:sz w:val="21"/>
          <w:szCs w:val="21"/>
          <w:rPrChange w:id="1456" w:author="De Jesus Borges, Thiago" w:date="2024-08-15T12:22:00Z" w16du:dateUtc="2024-08-15T16:22:00Z">
            <w:rPr>
              <w:rFonts w:ascii="Arial" w:hAnsi="Arial" w:cs="Arial"/>
              <w:spacing w:val="-3"/>
            </w:rPr>
          </w:rPrChange>
        </w:rPr>
        <w:t xml:space="preserve"> </w:t>
      </w:r>
      <w:r w:rsidR="00604B3D" w:rsidRPr="002746DC">
        <w:rPr>
          <w:rFonts w:ascii="Arial" w:hAnsi="Arial" w:cs="Arial"/>
          <w:sz w:val="21"/>
          <w:szCs w:val="21"/>
          <w:rPrChange w:id="1457" w:author="De Jesus Borges, Thiago" w:date="2024-08-15T12:22:00Z" w16du:dateUtc="2024-08-15T16:22:00Z">
            <w:rPr>
              <w:rFonts w:ascii="Arial" w:hAnsi="Arial" w:cs="Arial"/>
            </w:rPr>
          </w:rPrChange>
        </w:rPr>
        <w:t>nine</w:t>
      </w:r>
      <w:r w:rsidRPr="002746DC">
        <w:rPr>
          <w:rFonts w:ascii="Arial" w:hAnsi="Arial" w:cs="Arial"/>
          <w:spacing w:val="-3"/>
          <w:sz w:val="21"/>
          <w:szCs w:val="21"/>
          <w:rPrChange w:id="1458"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59" w:author="De Jesus Borges, Thiago" w:date="2024-08-15T12:22:00Z" w16du:dateUtc="2024-08-15T16:22:00Z">
            <w:rPr>
              <w:rFonts w:ascii="Arial" w:hAnsi="Arial" w:cs="Arial"/>
            </w:rPr>
          </w:rPrChange>
        </w:rPr>
        <w:t>genes</w:t>
      </w:r>
      <w:r w:rsidRPr="002746DC">
        <w:rPr>
          <w:rFonts w:ascii="Arial" w:hAnsi="Arial" w:cs="Arial"/>
          <w:spacing w:val="-3"/>
          <w:sz w:val="21"/>
          <w:szCs w:val="21"/>
          <w:rPrChange w:id="146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61" w:author="De Jesus Borges, Thiago" w:date="2024-08-15T12:22:00Z" w16du:dateUtc="2024-08-15T16:22:00Z">
            <w:rPr>
              <w:rFonts w:ascii="Arial" w:hAnsi="Arial" w:cs="Arial"/>
            </w:rPr>
          </w:rPrChange>
        </w:rPr>
        <w:t>and</w:t>
      </w:r>
      <w:r w:rsidRPr="002746DC">
        <w:rPr>
          <w:rFonts w:ascii="Arial" w:hAnsi="Arial" w:cs="Arial"/>
          <w:spacing w:val="-3"/>
          <w:sz w:val="21"/>
          <w:szCs w:val="21"/>
          <w:rPrChange w:id="1462"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463" w:author="De Jesus Borges, Thiago" w:date="2024-08-15T12:22:00Z" w16du:dateUtc="2024-08-15T16:22:00Z">
            <w:rPr>
              <w:rFonts w:ascii="Arial" w:hAnsi="Arial" w:cs="Arial"/>
            </w:rPr>
          </w:rPrChange>
        </w:rPr>
        <w:t>calculate</w:t>
      </w:r>
      <w:r w:rsidRPr="002746DC">
        <w:rPr>
          <w:rFonts w:ascii="Arial" w:hAnsi="Arial" w:cs="Arial"/>
          <w:spacing w:val="-3"/>
          <w:sz w:val="21"/>
          <w:szCs w:val="21"/>
          <w:rPrChange w:id="1464" w:author="De Jesus Borges, Thiago" w:date="2024-08-15T12:22:00Z" w16du:dateUtc="2024-08-15T16:22:00Z">
            <w:rPr>
              <w:rFonts w:ascii="Arial" w:hAnsi="Arial" w:cs="Arial"/>
              <w:spacing w:val="-3"/>
            </w:rPr>
          </w:rPrChange>
        </w:rPr>
        <w:t xml:space="preserve"> </w:t>
      </w:r>
      <w:r w:rsidR="002A6431" w:rsidRPr="002746DC">
        <w:rPr>
          <w:rFonts w:ascii="Arial" w:hAnsi="Arial" w:cs="Arial"/>
          <w:sz w:val="21"/>
          <w:szCs w:val="21"/>
          <w:rPrChange w:id="1465" w:author="De Jesus Borges, Thiago" w:date="2024-08-15T12:22:00Z" w16du:dateUtc="2024-08-15T16:22:00Z">
            <w:rPr>
              <w:rFonts w:ascii="Arial" w:hAnsi="Arial" w:cs="Arial"/>
            </w:rPr>
          </w:rPrChange>
        </w:rPr>
        <w:t>each cluster's entropy based on each sample's class</w:t>
      </w:r>
      <w:r w:rsidRPr="002746DC">
        <w:rPr>
          <w:rFonts w:ascii="Arial" w:hAnsi="Arial" w:cs="Arial"/>
          <w:sz w:val="21"/>
          <w:szCs w:val="21"/>
          <w:rPrChange w:id="1466" w:author="De Jesus Borges, Thiago" w:date="2024-08-15T12:22:00Z" w16du:dateUtc="2024-08-15T16:22:00Z">
            <w:rPr>
              <w:rFonts w:ascii="Arial" w:hAnsi="Arial" w:cs="Arial"/>
            </w:rPr>
          </w:rPrChange>
        </w:rPr>
        <w:t>. High entropy means high heterogeneity within clusters. Fig 3M-P shows for all microarray datasets that the HKG</w:t>
      </w:r>
      <w:r w:rsidR="008E5417">
        <w:rPr>
          <w:rFonts w:ascii="Arial" w:hAnsi="Arial" w:cs="Arial"/>
          <w:sz w:val="21"/>
          <w:szCs w:val="21"/>
        </w:rPr>
        <w:t>s</w:t>
      </w:r>
      <w:r w:rsidRPr="002746DC">
        <w:rPr>
          <w:rFonts w:ascii="Arial" w:hAnsi="Arial" w:cs="Arial"/>
          <w:sz w:val="21"/>
          <w:szCs w:val="21"/>
          <w:rPrChange w:id="1467" w:author="De Jesus Borges, Thiago" w:date="2024-08-15T12:22:00Z" w16du:dateUtc="2024-08-15T16:22:00Z">
            <w:rPr>
              <w:rFonts w:ascii="Arial" w:hAnsi="Arial" w:cs="Arial"/>
            </w:rPr>
          </w:rPrChange>
        </w:rPr>
        <w:t xml:space="preserve"> information does not</w:t>
      </w:r>
      <w:r w:rsidRPr="002746DC">
        <w:rPr>
          <w:rFonts w:ascii="Arial" w:hAnsi="Arial" w:cs="Arial"/>
          <w:spacing w:val="-13"/>
          <w:sz w:val="21"/>
          <w:szCs w:val="21"/>
          <w:rPrChange w:id="1468" w:author="De Jesus Borges, Thiago" w:date="2024-08-15T12:22:00Z" w16du:dateUtc="2024-08-15T16:22:00Z">
            <w:rPr>
              <w:rFonts w:ascii="Arial" w:hAnsi="Arial" w:cs="Arial"/>
              <w:spacing w:val="-13"/>
            </w:rPr>
          </w:rPrChange>
        </w:rPr>
        <w:t xml:space="preserve"> </w:t>
      </w:r>
      <w:r w:rsidR="002A6431" w:rsidRPr="002746DC">
        <w:rPr>
          <w:rFonts w:ascii="Arial" w:hAnsi="Arial" w:cs="Arial"/>
          <w:sz w:val="21"/>
          <w:szCs w:val="21"/>
          <w:rPrChange w:id="1469" w:author="De Jesus Borges, Thiago" w:date="2024-08-15T12:22:00Z" w16du:dateUtc="2024-08-15T16:22:00Z">
            <w:rPr>
              <w:rFonts w:ascii="Arial" w:hAnsi="Arial" w:cs="Arial"/>
            </w:rPr>
          </w:rPrChange>
        </w:rPr>
        <w:t>reduce</w:t>
      </w:r>
      <w:r w:rsidRPr="002746DC">
        <w:rPr>
          <w:rFonts w:ascii="Arial" w:hAnsi="Arial" w:cs="Arial"/>
          <w:spacing w:val="-12"/>
          <w:sz w:val="21"/>
          <w:szCs w:val="21"/>
          <w:rPrChange w:id="147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71"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147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73" w:author="De Jesus Borges, Thiago" w:date="2024-08-15T12:22:00Z" w16du:dateUtc="2024-08-15T16:22:00Z">
            <w:rPr>
              <w:rFonts w:ascii="Arial" w:hAnsi="Arial" w:cs="Arial"/>
            </w:rPr>
          </w:rPrChange>
        </w:rPr>
        <w:t>entropy</w:t>
      </w:r>
      <w:r w:rsidRPr="002746DC">
        <w:rPr>
          <w:rFonts w:ascii="Arial" w:hAnsi="Arial" w:cs="Arial"/>
          <w:spacing w:val="-12"/>
          <w:sz w:val="21"/>
          <w:szCs w:val="21"/>
          <w:rPrChange w:id="147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75" w:author="De Jesus Borges, Thiago" w:date="2024-08-15T12:22:00Z" w16du:dateUtc="2024-08-15T16:22:00Z">
            <w:rPr>
              <w:rFonts w:ascii="Arial" w:hAnsi="Arial" w:cs="Arial"/>
            </w:rPr>
          </w:rPrChange>
        </w:rPr>
        <w:t>of</w:t>
      </w:r>
      <w:r w:rsidRPr="002746DC">
        <w:rPr>
          <w:rFonts w:ascii="Arial" w:hAnsi="Arial" w:cs="Arial"/>
          <w:spacing w:val="-12"/>
          <w:sz w:val="21"/>
          <w:szCs w:val="21"/>
          <w:rPrChange w:id="147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77" w:author="De Jesus Borges, Thiago" w:date="2024-08-15T12:22:00Z" w16du:dateUtc="2024-08-15T16:22:00Z">
            <w:rPr>
              <w:rFonts w:ascii="Arial" w:hAnsi="Arial" w:cs="Arial"/>
            </w:rPr>
          </w:rPrChange>
        </w:rPr>
        <w:t>predicted</w:t>
      </w:r>
      <w:r w:rsidRPr="002746DC">
        <w:rPr>
          <w:rFonts w:ascii="Arial" w:hAnsi="Arial" w:cs="Arial"/>
          <w:spacing w:val="-12"/>
          <w:sz w:val="21"/>
          <w:szCs w:val="21"/>
          <w:rPrChange w:id="147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79" w:author="De Jesus Borges, Thiago" w:date="2024-08-15T12:22:00Z" w16du:dateUtc="2024-08-15T16:22:00Z">
            <w:rPr>
              <w:rFonts w:ascii="Arial" w:hAnsi="Arial" w:cs="Arial"/>
            </w:rPr>
          </w:rPrChange>
        </w:rPr>
        <w:t>clusters,</w:t>
      </w:r>
      <w:r w:rsidRPr="002746DC">
        <w:rPr>
          <w:rFonts w:ascii="Arial" w:hAnsi="Arial" w:cs="Arial"/>
          <w:spacing w:val="-12"/>
          <w:sz w:val="21"/>
          <w:szCs w:val="21"/>
          <w:rPrChange w:id="148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81" w:author="De Jesus Borges, Thiago" w:date="2024-08-15T12:22:00Z" w16du:dateUtc="2024-08-15T16:22:00Z">
            <w:rPr>
              <w:rFonts w:ascii="Arial" w:hAnsi="Arial" w:cs="Arial"/>
            </w:rPr>
          </w:rPrChange>
        </w:rPr>
        <w:t>which</w:t>
      </w:r>
      <w:r w:rsidRPr="002746DC">
        <w:rPr>
          <w:rFonts w:ascii="Arial" w:hAnsi="Arial" w:cs="Arial"/>
          <w:spacing w:val="-12"/>
          <w:sz w:val="21"/>
          <w:szCs w:val="21"/>
          <w:rPrChange w:id="148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83" w:author="De Jesus Borges, Thiago" w:date="2024-08-15T12:22:00Z" w16du:dateUtc="2024-08-15T16:22:00Z">
            <w:rPr>
              <w:rFonts w:ascii="Arial" w:hAnsi="Arial" w:cs="Arial"/>
            </w:rPr>
          </w:rPrChange>
        </w:rPr>
        <w:t>is</w:t>
      </w:r>
      <w:r w:rsidRPr="002746DC">
        <w:rPr>
          <w:rFonts w:ascii="Arial" w:hAnsi="Arial" w:cs="Arial"/>
          <w:spacing w:val="-12"/>
          <w:sz w:val="21"/>
          <w:szCs w:val="21"/>
          <w:rPrChange w:id="148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85" w:author="De Jesus Borges, Thiago" w:date="2024-08-15T12:22:00Z" w16du:dateUtc="2024-08-15T16:22:00Z">
            <w:rPr>
              <w:rFonts w:ascii="Arial" w:hAnsi="Arial" w:cs="Arial"/>
            </w:rPr>
          </w:rPrChange>
        </w:rPr>
        <w:t>expected</w:t>
      </w:r>
      <w:r w:rsidRPr="002746DC">
        <w:rPr>
          <w:rFonts w:ascii="Arial" w:hAnsi="Arial" w:cs="Arial"/>
          <w:spacing w:val="-12"/>
          <w:sz w:val="21"/>
          <w:szCs w:val="21"/>
          <w:rPrChange w:id="148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487" w:author="De Jesus Borges, Thiago" w:date="2024-08-15T12:22:00Z" w16du:dateUtc="2024-08-15T16:22:00Z">
            <w:rPr>
              <w:rFonts w:ascii="Arial" w:hAnsi="Arial" w:cs="Arial"/>
            </w:rPr>
          </w:rPrChange>
        </w:rPr>
        <w:t>of</w:t>
      </w:r>
      <w:r w:rsidRPr="002746DC">
        <w:rPr>
          <w:rFonts w:ascii="Arial" w:hAnsi="Arial" w:cs="Arial"/>
          <w:spacing w:val="-12"/>
          <w:sz w:val="21"/>
          <w:szCs w:val="21"/>
          <w:rPrChange w:id="1488" w:author="De Jesus Borges, Thiago" w:date="2024-08-15T12:22:00Z" w16du:dateUtc="2024-08-15T16:22:00Z">
            <w:rPr>
              <w:rFonts w:ascii="Arial" w:hAnsi="Arial" w:cs="Arial"/>
              <w:spacing w:val="-12"/>
            </w:rPr>
          </w:rPrChange>
        </w:rPr>
        <w:t xml:space="preserve"> </w:t>
      </w:r>
      <w:r w:rsidR="00604B3D" w:rsidRPr="002746DC">
        <w:rPr>
          <w:rFonts w:ascii="Arial" w:hAnsi="Arial" w:cs="Arial"/>
          <w:sz w:val="21"/>
          <w:szCs w:val="21"/>
          <w:rPrChange w:id="1489" w:author="De Jesus Borges, Thiago" w:date="2024-08-15T12:22:00Z" w16du:dateUtc="2024-08-15T16:22:00Z">
            <w:rPr>
              <w:rFonts w:ascii="Arial" w:hAnsi="Arial" w:cs="Arial"/>
            </w:rPr>
          </w:rPrChange>
        </w:rPr>
        <w:t>non-informative</w:t>
      </w:r>
      <w:r w:rsidRPr="002746DC">
        <w:rPr>
          <w:rFonts w:ascii="Arial" w:hAnsi="Arial" w:cs="Arial"/>
          <w:spacing w:val="-4"/>
          <w:sz w:val="21"/>
          <w:szCs w:val="21"/>
          <w:rPrChange w:id="1490" w:author="De Jesus Borges, Thiago" w:date="2024-08-15T12:22:00Z" w16du:dateUtc="2024-08-15T16:22:00Z">
            <w:rPr>
              <w:rFonts w:ascii="Arial" w:hAnsi="Arial" w:cs="Arial"/>
              <w:spacing w:val="-4"/>
            </w:rPr>
          </w:rPrChange>
        </w:rPr>
        <w:t xml:space="preserve"> features [</w:t>
      </w:r>
      <w:r w:rsidRPr="002746DC">
        <w:rPr>
          <w:sz w:val="21"/>
          <w:szCs w:val="21"/>
          <w:rPrChange w:id="1491" w:author="De Jesus Borges, Thiago" w:date="2024-08-15T12:22:00Z" w16du:dateUtc="2024-08-15T16:22:00Z">
            <w:rPr/>
          </w:rPrChange>
        </w:rPr>
        <w:fldChar w:fldCharType="begin"/>
      </w:r>
      <w:r w:rsidRPr="002746DC">
        <w:rPr>
          <w:sz w:val="21"/>
          <w:szCs w:val="21"/>
          <w:rPrChange w:id="1492" w:author="De Jesus Borges, Thiago" w:date="2024-08-15T12:22:00Z" w16du:dateUtc="2024-08-15T16:22:00Z">
            <w:rPr/>
          </w:rPrChange>
        </w:rPr>
        <w:instrText>HYPERLINK \l "_bookmark30"</w:instrText>
      </w:r>
      <w:r w:rsidRPr="00EB5EE6">
        <w:rPr>
          <w:sz w:val="21"/>
          <w:szCs w:val="21"/>
        </w:rPr>
      </w:r>
      <w:r w:rsidRPr="002746DC">
        <w:rPr>
          <w:sz w:val="21"/>
          <w:szCs w:val="21"/>
          <w:rPrChange w:id="1493"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494" w:author="De Jesus Borges, Thiago" w:date="2024-08-15T12:22:00Z" w16du:dateUtc="2024-08-15T16:22:00Z">
            <w:rPr>
              <w:rFonts w:ascii="Arial" w:hAnsi="Arial" w:cs="Arial"/>
              <w:color w:val="0000FF"/>
              <w:spacing w:val="-4"/>
            </w:rPr>
          </w:rPrChange>
        </w:rPr>
        <w:t>30</w:t>
      </w:r>
      <w:r w:rsidRPr="002746DC">
        <w:rPr>
          <w:rFonts w:ascii="Arial" w:hAnsi="Arial" w:cs="Arial"/>
          <w:color w:val="0000FF"/>
          <w:spacing w:val="-4"/>
          <w:sz w:val="21"/>
          <w:szCs w:val="21"/>
          <w:rPrChange w:id="1495"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496" w:author="De Jesus Borges, Thiago" w:date="2024-08-15T12:22:00Z" w16du:dateUtc="2024-08-15T16:22:00Z">
            <w:rPr>
              <w:rFonts w:ascii="Arial" w:hAnsi="Arial" w:cs="Arial"/>
              <w:spacing w:val="-4"/>
            </w:rPr>
          </w:rPrChange>
        </w:rPr>
        <w:t xml:space="preserve">]. Thus, our results consistently demonstrate that the proposed </w:t>
      </w:r>
      <w:r w:rsidRPr="002746DC">
        <w:rPr>
          <w:rFonts w:ascii="Arial" w:hAnsi="Arial" w:cs="Arial"/>
          <w:sz w:val="21"/>
          <w:szCs w:val="21"/>
          <w:rPrChange w:id="1497" w:author="De Jesus Borges, Thiago" w:date="2024-08-15T12:22:00Z" w16du:dateUtc="2024-08-15T16:22:00Z">
            <w:rPr>
              <w:rFonts w:ascii="Arial" w:hAnsi="Arial" w:cs="Arial"/>
            </w:rPr>
          </w:rPrChange>
        </w:rPr>
        <w:t xml:space="preserve">housekeeping genes have low variability in different </w:t>
      </w:r>
      <w:r w:rsidR="008E5417">
        <w:rPr>
          <w:rFonts w:ascii="Arial" w:hAnsi="Arial" w:cs="Arial"/>
          <w:sz w:val="21"/>
          <w:szCs w:val="21"/>
        </w:rPr>
        <w:t>clinical outcomes</w:t>
      </w:r>
      <w:r w:rsidRPr="002746DC">
        <w:rPr>
          <w:rFonts w:ascii="Arial" w:hAnsi="Arial" w:cs="Arial"/>
          <w:sz w:val="21"/>
          <w:szCs w:val="21"/>
          <w:rPrChange w:id="1498" w:author="De Jesus Borges, Thiago" w:date="2024-08-15T12:22:00Z" w16du:dateUtc="2024-08-15T16:22:00Z">
            <w:rPr>
              <w:rFonts w:ascii="Arial" w:hAnsi="Arial" w:cs="Arial"/>
            </w:rPr>
          </w:rPrChange>
        </w:rPr>
        <w:t>.</w:t>
      </w:r>
    </w:p>
    <w:p w14:paraId="36C58FAF" w14:textId="430243DB" w:rsidR="00F675DE" w:rsidRPr="008E5417" w:rsidRDefault="0047037D" w:rsidP="003362E4">
      <w:pPr>
        <w:pStyle w:val="Heading2"/>
        <w:numPr>
          <w:ilvl w:val="1"/>
          <w:numId w:val="2"/>
        </w:numPr>
        <w:tabs>
          <w:tab w:val="left" w:pos="797"/>
          <w:tab w:val="left" w:pos="799"/>
        </w:tabs>
        <w:spacing w:before="226" w:line="247" w:lineRule="auto"/>
        <w:ind w:left="360" w:right="850"/>
        <w:jc w:val="both"/>
        <w:rPr>
          <w:rFonts w:ascii="Arial" w:hAnsi="Arial" w:cs="Arial"/>
        </w:rPr>
      </w:pPr>
      <w:bookmarkStart w:id="1499" w:name="Candidate_housekeeping_genes_participate"/>
      <w:bookmarkEnd w:id="1499"/>
      <w:r w:rsidRPr="008E5417">
        <w:rPr>
          <w:rFonts w:ascii="Arial" w:hAnsi="Arial" w:cs="Arial"/>
          <w:spacing w:val="-4"/>
        </w:rPr>
        <w:t>Candidate</w:t>
      </w:r>
      <w:r w:rsidRPr="008E5417">
        <w:rPr>
          <w:rFonts w:ascii="Arial" w:hAnsi="Arial" w:cs="Arial"/>
        </w:rPr>
        <w:t xml:space="preserve"> </w:t>
      </w:r>
      <w:r w:rsidRPr="008E5417">
        <w:rPr>
          <w:rFonts w:ascii="Arial" w:hAnsi="Arial" w:cs="Arial"/>
          <w:spacing w:val="-4"/>
        </w:rPr>
        <w:t>housekeeping</w:t>
      </w:r>
      <w:r w:rsidRPr="008E5417">
        <w:rPr>
          <w:rFonts w:ascii="Arial" w:hAnsi="Arial" w:cs="Arial"/>
        </w:rPr>
        <w:t xml:space="preserve"> </w:t>
      </w:r>
      <w:r w:rsidRPr="008E5417">
        <w:rPr>
          <w:rFonts w:ascii="Arial" w:hAnsi="Arial" w:cs="Arial"/>
          <w:spacing w:val="-4"/>
        </w:rPr>
        <w:t>genes</w:t>
      </w:r>
      <w:r w:rsidRPr="008E5417">
        <w:rPr>
          <w:rFonts w:ascii="Arial" w:hAnsi="Arial" w:cs="Arial"/>
        </w:rPr>
        <w:t xml:space="preserve"> </w:t>
      </w:r>
      <w:r w:rsidRPr="008E5417">
        <w:rPr>
          <w:rFonts w:ascii="Arial" w:hAnsi="Arial" w:cs="Arial"/>
          <w:spacing w:val="-4"/>
        </w:rPr>
        <w:t>participate</w:t>
      </w:r>
      <w:r w:rsidRPr="008E5417">
        <w:rPr>
          <w:rFonts w:ascii="Arial" w:hAnsi="Arial" w:cs="Arial"/>
        </w:rPr>
        <w:t xml:space="preserve"> </w:t>
      </w:r>
      <w:r w:rsidRPr="008E5417">
        <w:rPr>
          <w:rFonts w:ascii="Arial" w:hAnsi="Arial" w:cs="Arial"/>
          <w:spacing w:val="-4"/>
        </w:rPr>
        <w:t>in</w:t>
      </w:r>
      <w:r w:rsidRPr="008E5417">
        <w:rPr>
          <w:rFonts w:ascii="Arial" w:hAnsi="Arial" w:cs="Arial"/>
        </w:rPr>
        <w:t xml:space="preserve"> </w:t>
      </w:r>
      <w:r w:rsidR="00604B3D" w:rsidRPr="008E5417">
        <w:rPr>
          <w:rFonts w:ascii="Arial" w:hAnsi="Arial" w:cs="Arial"/>
          <w:spacing w:val="-4"/>
        </w:rPr>
        <w:t>critical</w:t>
      </w:r>
      <w:r w:rsidRPr="008E5417">
        <w:rPr>
          <w:rFonts w:ascii="Arial" w:hAnsi="Arial" w:cs="Arial"/>
          <w:spacing w:val="-4"/>
        </w:rPr>
        <w:t xml:space="preserve"> </w:t>
      </w:r>
      <w:r w:rsidRPr="008E5417">
        <w:rPr>
          <w:rFonts w:ascii="Arial" w:hAnsi="Arial" w:cs="Arial"/>
          <w:spacing w:val="-8"/>
        </w:rPr>
        <w:t>pathways</w:t>
      </w:r>
      <w:r w:rsidRPr="008E5417">
        <w:rPr>
          <w:rFonts w:ascii="Arial" w:hAnsi="Arial" w:cs="Arial"/>
        </w:rPr>
        <w:t xml:space="preserve"> </w:t>
      </w:r>
      <w:r w:rsidRPr="008E5417">
        <w:rPr>
          <w:rFonts w:ascii="Arial" w:hAnsi="Arial" w:cs="Arial"/>
          <w:spacing w:val="-8"/>
        </w:rPr>
        <w:t>and</w:t>
      </w:r>
      <w:r w:rsidRPr="008E5417">
        <w:rPr>
          <w:rFonts w:ascii="Arial" w:hAnsi="Arial" w:cs="Arial"/>
        </w:rPr>
        <w:t xml:space="preserve"> </w:t>
      </w:r>
      <w:r w:rsidRPr="008E5417">
        <w:rPr>
          <w:rFonts w:ascii="Arial" w:hAnsi="Arial" w:cs="Arial"/>
          <w:spacing w:val="-8"/>
        </w:rPr>
        <w:t>have</w:t>
      </w:r>
      <w:r w:rsidRPr="008E5417">
        <w:rPr>
          <w:rFonts w:ascii="Arial" w:hAnsi="Arial" w:cs="Arial"/>
        </w:rPr>
        <w:t xml:space="preserve"> </w:t>
      </w:r>
      <w:r w:rsidRPr="008E5417">
        <w:rPr>
          <w:rFonts w:ascii="Arial" w:hAnsi="Arial" w:cs="Arial"/>
          <w:spacing w:val="-8"/>
        </w:rPr>
        <w:t>highly</w:t>
      </w:r>
      <w:r w:rsidRPr="008E5417">
        <w:rPr>
          <w:rFonts w:ascii="Arial" w:hAnsi="Arial" w:cs="Arial"/>
        </w:rPr>
        <w:t xml:space="preserve"> </w:t>
      </w:r>
      <w:r w:rsidRPr="008E5417">
        <w:rPr>
          <w:rFonts w:ascii="Arial" w:hAnsi="Arial" w:cs="Arial"/>
          <w:spacing w:val="-8"/>
        </w:rPr>
        <w:t>conserved</w:t>
      </w:r>
      <w:r w:rsidRPr="008E5417">
        <w:rPr>
          <w:rFonts w:ascii="Arial" w:hAnsi="Arial" w:cs="Arial"/>
        </w:rPr>
        <w:t xml:space="preserve"> </w:t>
      </w:r>
      <w:r w:rsidRPr="008E5417">
        <w:rPr>
          <w:rFonts w:ascii="Arial" w:hAnsi="Arial" w:cs="Arial"/>
          <w:spacing w:val="-8"/>
        </w:rPr>
        <w:t>sites</w:t>
      </w:r>
      <w:r w:rsidRPr="008E5417">
        <w:rPr>
          <w:rFonts w:ascii="Arial" w:hAnsi="Arial" w:cs="Arial"/>
        </w:rPr>
        <w:t xml:space="preserve"> </w:t>
      </w:r>
      <w:r w:rsidRPr="008E5417">
        <w:rPr>
          <w:rFonts w:ascii="Arial" w:hAnsi="Arial" w:cs="Arial"/>
          <w:spacing w:val="-8"/>
        </w:rPr>
        <w:t>in</w:t>
      </w:r>
      <w:r w:rsidRPr="008E5417">
        <w:rPr>
          <w:rFonts w:ascii="Arial" w:hAnsi="Arial" w:cs="Arial"/>
        </w:rPr>
        <w:t xml:space="preserve"> </w:t>
      </w:r>
      <w:r w:rsidRPr="008E5417">
        <w:rPr>
          <w:rFonts w:ascii="Arial" w:hAnsi="Arial" w:cs="Arial"/>
          <w:spacing w:val="-8"/>
        </w:rPr>
        <w:t>630</w:t>
      </w:r>
      <w:r w:rsidRPr="008E5417">
        <w:rPr>
          <w:rFonts w:ascii="Arial" w:hAnsi="Arial" w:cs="Arial"/>
        </w:rPr>
        <w:t xml:space="preserve"> </w:t>
      </w:r>
      <w:r w:rsidRPr="008E5417">
        <w:rPr>
          <w:rFonts w:ascii="Arial" w:hAnsi="Arial" w:cs="Arial"/>
          <w:spacing w:val="-8"/>
        </w:rPr>
        <w:t>species</w:t>
      </w:r>
      <w:r w:rsidRPr="008E5417">
        <w:rPr>
          <w:rFonts w:ascii="Arial" w:hAnsi="Arial" w:cs="Arial"/>
        </w:rPr>
        <w:t xml:space="preserve"> </w:t>
      </w:r>
      <w:r w:rsidRPr="008E5417">
        <w:rPr>
          <w:rFonts w:ascii="Arial" w:hAnsi="Arial" w:cs="Arial"/>
          <w:spacing w:val="-8"/>
        </w:rPr>
        <w:t xml:space="preserve">of </w:t>
      </w:r>
      <w:r w:rsidRPr="008E5417">
        <w:rPr>
          <w:rFonts w:ascii="Arial" w:hAnsi="Arial" w:cs="Arial"/>
          <w:spacing w:val="-2"/>
        </w:rPr>
        <w:t>vertebrates</w:t>
      </w:r>
    </w:p>
    <w:p w14:paraId="54260BCF" w14:textId="41EEDC05" w:rsidR="00F675DE" w:rsidRPr="002746DC" w:rsidRDefault="0047037D" w:rsidP="003362E4">
      <w:pPr>
        <w:pStyle w:val="BodyText"/>
        <w:spacing w:before="113" w:line="254" w:lineRule="auto"/>
        <w:ind w:left="360" w:right="807"/>
        <w:rPr>
          <w:rFonts w:ascii="Arial" w:hAnsi="Arial" w:cs="Arial"/>
          <w:sz w:val="21"/>
          <w:szCs w:val="21"/>
          <w:rPrChange w:id="1500" w:author="De Jesus Borges, Thiago" w:date="2024-08-15T12:22:00Z" w16du:dateUtc="2024-08-15T16:22:00Z">
            <w:rPr>
              <w:rFonts w:ascii="Arial" w:hAnsi="Arial" w:cs="Arial"/>
            </w:rPr>
          </w:rPrChange>
        </w:rPr>
      </w:pPr>
      <w:r w:rsidRPr="002746DC">
        <w:rPr>
          <w:rFonts w:ascii="Arial" w:hAnsi="Arial" w:cs="Arial"/>
          <w:spacing w:val="-2"/>
          <w:sz w:val="21"/>
          <w:szCs w:val="21"/>
          <w:rPrChange w:id="1501" w:author="De Jesus Borges, Thiago" w:date="2024-08-15T12:22:00Z" w16du:dateUtc="2024-08-15T16:22:00Z">
            <w:rPr>
              <w:rFonts w:ascii="Arial" w:hAnsi="Arial" w:cs="Arial"/>
              <w:spacing w:val="-2"/>
            </w:rPr>
          </w:rPrChange>
        </w:rPr>
        <w:t>We</w:t>
      </w:r>
      <w:r w:rsidRPr="002746DC">
        <w:rPr>
          <w:rFonts w:ascii="Arial" w:hAnsi="Arial" w:cs="Arial"/>
          <w:spacing w:val="-9"/>
          <w:sz w:val="21"/>
          <w:szCs w:val="21"/>
          <w:rPrChange w:id="150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03" w:author="De Jesus Borges, Thiago" w:date="2024-08-15T12:22:00Z" w16du:dateUtc="2024-08-15T16:22:00Z">
            <w:rPr>
              <w:rFonts w:ascii="Arial" w:hAnsi="Arial" w:cs="Arial"/>
              <w:spacing w:val="-2"/>
            </w:rPr>
          </w:rPrChange>
        </w:rPr>
        <w:t>perform</w:t>
      </w:r>
      <w:r w:rsidRPr="002746DC">
        <w:rPr>
          <w:rFonts w:ascii="Arial" w:hAnsi="Arial" w:cs="Arial"/>
          <w:spacing w:val="-9"/>
          <w:sz w:val="21"/>
          <w:szCs w:val="21"/>
          <w:rPrChange w:id="1504"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05" w:author="De Jesus Borges, Thiago" w:date="2024-08-15T12:22:00Z" w16du:dateUtc="2024-08-15T16:22:00Z">
            <w:rPr>
              <w:rFonts w:ascii="Arial" w:hAnsi="Arial" w:cs="Arial"/>
              <w:spacing w:val="-2"/>
            </w:rPr>
          </w:rPrChange>
        </w:rPr>
        <w:t>Gene</w:t>
      </w:r>
      <w:r w:rsidRPr="002746DC">
        <w:rPr>
          <w:rFonts w:ascii="Arial" w:hAnsi="Arial" w:cs="Arial"/>
          <w:spacing w:val="-9"/>
          <w:sz w:val="21"/>
          <w:szCs w:val="21"/>
          <w:rPrChange w:id="1506"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07" w:author="De Jesus Borges, Thiago" w:date="2024-08-15T12:22:00Z" w16du:dateUtc="2024-08-15T16:22:00Z">
            <w:rPr>
              <w:rFonts w:ascii="Arial" w:hAnsi="Arial" w:cs="Arial"/>
              <w:spacing w:val="-2"/>
            </w:rPr>
          </w:rPrChange>
        </w:rPr>
        <w:t>Set</w:t>
      </w:r>
      <w:r w:rsidRPr="002746DC">
        <w:rPr>
          <w:rFonts w:ascii="Arial" w:hAnsi="Arial" w:cs="Arial"/>
          <w:spacing w:val="-9"/>
          <w:sz w:val="21"/>
          <w:szCs w:val="21"/>
          <w:rPrChange w:id="150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09" w:author="De Jesus Borges, Thiago" w:date="2024-08-15T12:22:00Z" w16du:dateUtc="2024-08-15T16:22:00Z">
            <w:rPr>
              <w:rFonts w:ascii="Arial" w:hAnsi="Arial" w:cs="Arial"/>
              <w:spacing w:val="-2"/>
            </w:rPr>
          </w:rPrChange>
        </w:rPr>
        <w:t>Enrichment</w:t>
      </w:r>
      <w:r w:rsidRPr="002746DC">
        <w:rPr>
          <w:rFonts w:ascii="Arial" w:hAnsi="Arial" w:cs="Arial"/>
          <w:spacing w:val="-9"/>
          <w:sz w:val="21"/>
          <w:szCs w:val="21"/>
          <w:rPrChange w:id="151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11" w:author="De Jesus Borges, Thiago" w:date="2024-08-15T12:22:00Z" w16du:dateUtc="2024-08-15T16:22:00Z">
            <w:rPr>
              <w:rFonts w:ascii="Arial" w:hAnsi="Arial" w:cs="Arial"/>
              <w:spacing w:val="-2"/>
            </w:rPr>
          </w:rPrChange>
        </w:rPr>
        <w:t>Analysis</w:t>
      </w:r>
      <w:r w:rsidRPr="002746DC">
        <w:rPr>
          <w:rFonts w:ascii="Arial" w:hAnsi="Arial" w:cs="Arial"/>
          <w:spacing w:val="-9"/>
          <w:sz w:val="21"/>
          <w:szCs w:val="21"/>
          <w:rPrChange w:id="151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13" w:author="De Jesus Borges, Thiago" w:date="2024-08-15T12:22:00Z" w16du:dateUtc="2024-08-15T16:22:00Z">
            <w:rPr>
              <w:rFonts w:ascii="Arial" w:hAnsi="Arial" w:cs="Arial"/>
              <w:spacing w:val="-2"/>
            </w:rPr>
          </w:rPrChange>
        </w:rPr>
        <w:t>[</w:t>
      </w:r>
      <w:r w:rsidRPr="002746DC">
        <w:rPr>
          <w:sz w:val="21"/>
          <w:szCs w:val="21"/>
          <w:rPrChange w:id="1514" w:author="De Jesus Borges, Thiago" w:date="2024-08-15T12:22:00Z" w16du:dateUtc="2024-08-15T16:22:00Z">
            <w:rPr/>
          </w:rPrChange>
        </w:rPr>
        <w:fldChar w:fldCharType="begin"/>
      </w:r>
      <w:r w:rsidRPr="002746DC">
        <w:rPr>
          <w:sz w:val="21"/>
          <w:szCs w:val="21"/>
          <w:rPrChange w:id="1515" w:author="De Jesus Borges, Thiago" w:date="2024-08-15T12:22:00Z" w16du:dateUtc="2024-08-15T16:22:00Z">
            <w:rPr/>
          </w:rPrChange>
        </w:rPr>
        <w:instrText>HYPERLINK \l "_bookmark31"</w:instrText>
      </w:r>
      <w:r w:rsidRPr="00EB5EE6">
        <w:rPr>
          <w:sz w:val="21"/>
          <w:szCs w:val="21"/>
        </w:rPr>
      </w:r>
      <w:r w:rsidRPr="002746DC">
        <w:rPr>
          <w:sz w:val="21"/>
          <w:szCs w:val="21"/>
          <w:rPrChange w:id="1516"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1517" w:author="De Jesus Borges, Thiago" w:date="2024-08-15T12:22:00Z" w16du:dateUtc="2024-08-15T16:22:00Z">
            <w:rPr>
              <w:rFonts w:ascii="Arial" w:hAnsi="Arial" w:cs="Arial"/>
              <w:color w:val="0000FF"/>
              <w:spacing w:val="-2"/>
            </w:rPr>
          </w:rPrChange>
        </w:rPr>
        <w:t>31</w:t>
      </w:r>
      <w:r w:rsidRPr="002746DC">
        <w:rPr>
          <w:rFonts w:ascii="Arial" w:hAnsi="Arial" w:cs="Arial"/>
          <w:color w:val="0000FF"/>
          <w:spacing w:val="-2"/>
          <w:sz w:val="21"/>
          <w:szCs w:val="21"/>
          <w:rPrChange w:id="1518"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1519" w:author="De Jesus Borges, Thiago" w:date="2024-08-15T12:22:00Z" w16du:dateUtc="2024-08-15T16:22:00Z">
            <w:rPr>
              <w:rFonts w:ascii="Arial" w:hAnsi="Arial" w:cs="Arial"/>
              <w:spacing w:val="-2"/>
            </w:rPr>
          </w:rPrChange>
        </w:rPr>
        <w:t>]</w:t>
      </w:r>
      <w:r w:rsidRPr="002746DC">
        <w:rPr>
          <w:rFonts w:ascii="Arial" w:hAnsi="Arial" w:cs="Arial"/>
          <w:spacing w:val="-9"/>
          <w:sz w:val="21"/>
          <w:szCs w:val="21"/>
          <w:rPrChange w:id="152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21" w:author="De Jesus Borges, Thiago" w:date="2024-08-15T12:22:00Z" w16du:dateUtc="2024-08-15T16:22:00Z">
            <w:rPr>
              <w:rFonts w:ascii="Arial" w:hAnsi="Arial" w:cs="Arial"/>
              <w:spacing w:val="-2"/>
            </w:rPr>
          </w:rPrChange>
        </w:rPr>
        <w:t>for</w:t>
      </w:r>
      <w:r w:rsidRPr="002746DC">
        <w:rPr>
          <w:rFonts w:ascii="Arial" w:hAnsi="Arial" w:cs="Arial"/>
          <w:spacing w:val="-9"/>
          <w:sz w:val="21"/>
          <w:szCs w:val="21"/>
          <w:rPrChange w:id="152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23" w:author="De Jesus Borges, Thiago" w:date="2024-08-15T12:22:00Z" w16du:dateUtc="2024-08-15T16:22:00Z">
            <w:rPr>
              <w:rFonts w:ascii="Arial" w:hAnsi="Arial" w:cs="Arial"/>
              <w:spacing w:val="-2"/>
            </w:rPr>
          </w:rPrChange>
        </w:rPr>
        <w:t>the</w:t>
      </w:r>
      <w:r w:rsidRPr="002746DC">
        <w:rPr>
          <w:rFonts w:ascii="Arial" w:hAnsi="Arial" w:cs="Arial"/>
          <w:spacing w:val="-9"/>
          <w:sz w:val="21"/>
          <w:szCs w:val="21"/>
          <w:rPrChange w:id="1524" w:author="De Jesus Borges, Thiago" w:date="2024-08-15T12:22:00Z" w16du:dateUtc="2024-08-15T16:22:00Z">
            <w:rPr>
              <w:rFonts w:ascii="Arial" w:hAnsi="Arial" w:cs="Arial"/>
              <w:spacing w:val="-9"/>
            </w:rPr>
          </w:rPrChange>
        </w:rPr>
        <w:t xml:space="preserve"> </w:t>
      </w:r>
      <w:r w:rsidR="00762F7E" w:rsidRPr="002746DC">
        <w:rPr>
          <w:rFonts w:ascii="Arial" w:hAnsi="Arial" w:cs="Arial"/>
          <w:spacing w:val="-2"/>
          <w:sz w:val="21"/>
          <w:szCs w:val="21"/>
          <w:rPrChange w:id="1525" w:author="De Jesus Borges, Thiago" w:date="2024-08-15T12:22:00Z" w16du:dateUtc="2024-08-15T16:22:00Z">
            <w:rPr>
              <w:rFonts w:ascii="Arial" w:hAnsi="Arial" w:cs="Arial"/>
              <w:spacing w:val="-2"/>
            </w:rPr>
          </w:rPrChange>
        </w:rPr>
        <w:t>nine</w:t>
      </w:r>
      <w:r w:rsidRPr="002746DC">
        <w:rPr>
          <w:rFonts w:ascii="Arial" w:hAnsi="Arial" w:cs="Arial"/>
          <w:spacing w:val="-9"/>
          <w:sz w:val="21"/>
          <w:szCs w:val="21"/>
          <w:rPrChange w:id="1526"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27" w:author="De Jesus Borges, Thiago" w:date="2024-08-15T12:22:00Z" w16du:dateUtc="2024-08-15T16:22:00Z">
            <w:rPr>
              <w:rFonts w:ascii="Arial" w:hAnsi="Arial" w:cs="Arial"/>
              <w:spacing w:val="-2"/>
            </w:rPr>
          </w:rPrChange>
        </w:rPr>
        <w:t>potential</w:t>
      </w:r>
      <w:r w:rsidRPr="002746DC">
        <w:rPr>
          <w:rFonts w:ascii="Arial" w:hAnsi="Arial" w:cs="Arial"/>
          <w:spacing w:val="-9"/>
          <w:sz w:val="21"/>
          <w:szCs w:val="21"/>
          <w:rPrChange w:id="152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29" w:author="De Jesus Borges, Thiago" w:date="2024-08-15T12:22:00Z" w16du:dateUtc="2024-08-15T16:22:00Z">
            <w:rPr>
              <w:rFonts w:ascii="Arial" w:hAnsi="Arial" w:cs="Arial"/>
              <w:spacing w:val="-2"/>
            </w:rPr>
          </w:rPrChange>
        </w:rPr>
        <w:t>housekeeping</w:t>
      </w:r>
      <w:r w:rsidRPr="002746DC">
        <w:rPr>
          <w:rFonts w:ascii="Arial" w:hAnsi="Arial" w:cs="Arial"/>
          <w:spacing w:val="-9"/>
          <w:sz w:val="21"/>
          <w:szCs w:val="21"/>
          <w:rPrChange w:id="153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1531" w:author="De Jesus Borges, Thiago" w:date="2024-08-15T12:22:00Z" w16du:dateUtc="2024-08-15T16:22:00Z">
            <w:rPr>
              <w:rFonts w:ascii="Arial" w:hAnsi="Arial" w:cs="Arial"/>
              <w:spacing w:val="-2"/>
            </w:rPr>
          </w:rPrChange>
        </w:rPr>
        <w:t xml:space="preserve">genes </w:t>
      </w:r>
      <w:r w:rsidRPr="002746DC">
        <w:rPr>
          <w:rFonts w:ascii="Arial" w:hAnsi="Arial" w:cs="Arial"/>
          <w:sz w:val="21"/>
          <w:szCs w:val="21"/>
          <w:rPrChange w:id="1532" w:author="De Jesus Borges, Thiago" w:date="2024-08-15T12:22:00Z" w16du:dateUtc="2024-08-15T16:22:00Z">
            <w:rPr>
              <w:rFonts w:ascii="Arial" w:hAnsi="Arial" w:cs="Arial"/>
            </w:rPr>
          </w:rPrChange>
        </w:rPr>
        <w:t>to</w:t>
      </w:r>
      <w:r w:rsidRPr="002746DC">
        <w:rPr>
          <w:rFonts w:ascii="Arial" w:hAnsi="Arial" w:cs="Arial"/>
          <w:spacing w:val="-13"/>
          <w:sz w:val="21"/>
          <w:szCs w:val="21"/>
          <w:rPrChange w:id="1533"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534" w:author="De Jesus Borges, Thiago" w:date="2024-08-15T12:22:00Z" w16du:dateUtc="2024-08-15T16:22:00Z">
            <w:rPr>
              <w:rFonts w:ascii="Arial" w:hAnsi="Arial" w:cs="Arial"/>
            </w:rPr>
          </w:rPrChange>
        </w:rPr>
        <w:t>verify</w:t>
      </w:r>
      <w:r w:rsidRPr="002746DC">
        <w:rPr>
          <w:rFonts w:ascii="Arial" w:hAnsi="Arial" w:cs="Arial"/>
          <w:spacing w:val="-12"/>
          <w:sz w:val="21"/>
          <w:szCs w:val="21"/>
          <w:rPrChange w:id="153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36" w:author="De Jesus Borges, Thiago" w:date="2024-08-15T12:22:00Z" w16du:dateUtc="2024-08-15T16:22:00Z">
            <w:rPr>
              <w:rFonts w:ascii="Arial" w:hAnsi="Arial" w:cs="Arial"/>
            </w:rPr>
          </w:rPrChange>
        </w:rPr>
        <w:t>their</w:t>
      </w:r>
      <w:r w:rsidRPr="002746DC">
        <w:rPr>
          <w:rFonts w:ascii="Arial" w:hAnsi="Arial" w:cs="Arial"/>
          <w:spacing w:val="-12"/>
          <w:sz w:val="21"/>
          <w:szCs w:val="21"/>
          <w:rPrChange w:id="153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38" w:author="De Jesus Borges, Thiago" w:date="2024-08-15T12:22:00Z" w16du:dateUtc="2024-08-15T16:22:00Z">
            <w:rPr>
              <w:rFonts w:ascii="Arial" w:hAnsi="Arial" w:cs="Arial"/>
            </w:rPr>
          </w:rPrChange>
        </w:rPr>
        <w:t>molecular</w:t>
      </w:r>
      <w:r w:rsidRPr="002746DC">
        <w:rPr>
          <w:rFonts w:ascii="Arial" w:hAnsi="Arial" w:cs="Arial"/>
          <w:spacing w:val="-12"/>
          <w:sz w:val="21"/>
          <w:szCs w:val="21"/>
          <w:rPrChange w:id="153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40" w:author="De Jesus Borges, Thiago" w:date="2024-08-15T12:22:00Z" w16du:dateUtc="2024-08-15T16:22:00Z">
            <w:rPr>
              <w:rFonts w:ascii="Arial" w:hAnsi="Arial" w:cs="Arial"/>
            </w:rPr>
          </w:rPrChange>
        </w:rPr>
        <w:t>function</w:t>
      </w:r>
      <w:r w:rsidRPr="002746DC">
        <w:rPr>
          <w:rFonts w:ascii="Arial" w:hAnsi="Arial" w:cs="Arial"/>
          <w:spacing w:val="-12"/>
          <w:sz w:val="21"/>
          <w:szCs w:val="21"/>
          <w:rPrChange w:id="154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42"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1543" w:author="De Jesus Borges, Thiago" w:date="2024-08-15T12:22:00Z" w16du:dateUtc="2024-08-15T16:22:00Z">
            <w:rPr>
              <w:rFonts w:ascii="Arial" w:hAnsi="Arial" w:cs="Arial"/>
              <w:spacing w:val="-12"/>
            </w:rPr>
          </w:rPrChange>
        </w:rPr>
        <w:t xml:space="preserve"> </w:t>
      </w:r>
      <w:r w:rsidR="008E5417">
        <w:rPr>
          <w:rFonts w:ascii="Arial" w:hAnsi="Arial" w:cs="Arial"/>
          <w:sz w:val="21"/>
          <w:szCs w:val="21"/>
        </w:rPr>
        <w:t>involvement in</w:t>
      </w:r>
      <w:r w:rsidR="008E5417" w:rsidRPr="008D40BF">
        <w:rPr>
          <w:rFonts w:ascii="Arial" w:hAnsi="Arial" w:cs="Arial"/>
          <w:spacing w:val="-12"/>
          <w:sz w:val="21"/>
          <w:szCs w:val="21"/>
        </w:rPr>
        <w:t xml:space="preserve"> </w:t>
      </w:r>
      <w:r w:rsidRPr="008D40BF">
        <w:rPr>
          <w:rFonts w:ascii="Arial" w:hAnsi="Arial" w:cs="Arial"/>
          <w:sz w:val="21"/>
          <w:szCs w:val="21"/>
        </w:rPr>
        <w:t>biological</w:t>
      </w:r>
      <w:r w:rsidRPr="008D40BF">
        <w:rPr>
          <w:rFonts w:ascii="Arial" w:hAnsi="Arial" w:cs="Arial"/>
          <w:spacing w:val="-12"/>
          <w:sz w:val="21"/>
          <w:szCs w:val="21"/>
        </w:rPr>
        <w:t xml:space="preserve"> </w:t>
      </w:r>
      <w:r w:rsidRPr="008D40BF">
        <w:rPr>
          <w:rFonts w:ascii="Arial" w:hAnsi="Arial" w:cs="Arial"/>
          <w:sz w:val="21"/>
          <w:szCs w:val="21"/>
        </w:rPr>
        <w:t>process.</w:t>
      </w:r>
      <w:r w:rsidRPr="008D40BF">
        <w:rPr>
          <w:rFonts w:ascii="Arial" w:hAnsi="Arial" w:cs="Arial"/>
          <w:spacing w:val="-12"/>
          <w:sz w:val="21"/>
          <w:szCs w:val="21"/>
        </w:rPr>
        <w:t xml:space="preserve"> </w:t>
      </w:r>
      <w:r w:rsidRPr="008D40BF">
        <w:rPr>
          <w:rFonts w:ascii="Arial" w:hAnsi="Arial" w:cs="Arial"/>
          <w:spacing w:val="-2"/>
          <w:sz w:val="21"/>
          <w:szCs w:val="21"/>
        </w:rPr>
        <w:t>Th</w:t>
      </w:r>
      <w:r w:rsidR="008E5417">
        <w:rPr>
          <w:rFonts w:ascii="Arial" w:hAnsi="Arial" w:cs="Arial"/>
          <w:spacing w:val="-2"/>
          <w:sz w:val="21"/>
          <w:szCs w:val="21"/>
        </w:rPr>
        <w:t>e selected</w:t>
      </w:r>
      <w:r w:rsidRPr="002746DC">
        <w:rPr>
          <w:rFonts w:ascii="Arial" w:hAnsi="Arial" w:cs="Arial"/>
          <w:spacing w:val="-10"/>
          <w:sz w:val="21"/>
          <w:szCs w:val="21"/>
          <w:rPrChange w:id="154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45"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154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47" w:author="De Jesus Borges, Thiago" w:date="2024-08-15T12:22:00Z" w16du:dateUtc="2024-08-15T16:22:00Z">
            <w:rPr>
              <w:rFonts w:ascii="Arial" w:hAnsi="Arial" w:cs="Arial"/>
              <w:spacing w:val="-2"/>
            </w:rPr>
          </w:rPrChange>
        </w:rPr>
        <w:t>are</w:t>
      </w:r>
      <w:r w:rsidRPr="002746DC">
        <w:rPr>
          <w:rFonts w:ascii="Arial" w:hAnsi="Arial" w:cs="Arial"/>
          <w:spacing w:val="-10"/>
          <w:sz w:val="21"/>
          <w:szCs w:val="21"/>
          <w:rPrChange w:id="154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49" w:author="De Jesus Borges, Thiago" w:date="2024-08-15T12:22:00Z" w16du:dateUtc="2024-08-15T16:22:00Z">
            <w:rPr>
              <w:rFonts w:ascii="Arial" w:hAnsi="Arial" w:cs="Arial"/>
              <w:spacing w:val="-2"/>
            </w:rPr>
          </w:rPrChange>
        </w:rPr>
        <w:t>involved</w:t>
      </w:r>
      <w:r w:rsidRPr="002746DC">
        <w:rPr>
          <w:rFonts w:ascii="Arial" w:hAnsi="Arial" w:cs="Arial"/>
          <w:spacing w:val="-10"/>
          <w:sz w:val="21"/>
          <w:szCs w:val="21"/>
          <w:rPrChange w:id="155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51" w:author="De Jesus Borges, Thiago" w:date="2024-08-15T12:22:00Z" w16du:dateUtc="2024-08-15T16:22:00Z">
            <w:rPr>
              <w:rFonts w:ascii="Arial" w:hAnsi="Arial" w:cs="Arial"/>
              <w:spacing w:val="-2"/>
            </w:rPr>
          </w:rPrChange>
        </w:rPr>
        <w:t>in</w:t>
      </w:r>
      <w:r w:rsidRPr="002746DC">
        <w:rPr>
          <w:rFonts w:ascii="Arial" w:hAnsi="Arial" w:cs="Arial"/>
          <w:spacing w:val="-10"/>
          <w:sz w:val="21"/>
          <w:szCs w:val="21"/>
          <w:rPrChange w:id="1552" w:author="De Jesus Borges, Thiago" w:date="2024-08-15T12:22:00Z" w16du:dateUtc="2024-08-15T16:22:00Z">
            <w:rPr>
              <w:rFonts w:ascii="Arial" w:hAnsi="Arial" w:cs="Arial"/>
              <w:spacing w:val="-10"/>
            </w:rPr>
          </w:rPrChange>
        </w:rPr>
        <w:t xml:space="preserve"> </w:t>
      </w:r>
      <w:r w:rsidR="006D1B68" w:rsidRPr="002746DC">
        <w:rPr>
          <w:rFonts w:ascii="Arial" w:hAnsi="Arial" w:cs="Arial"/>
          <w:spacing w:val="-2"/>
          <w:sz w:val="21"/>
          <w:szCs w:val="21"/>
          <w:rPrChange w:id="1553" w:author="De Jesus Borges, Thiago" w:date="2024-08-15T12:22:00Z" w16du:dateUtc="2024-08-15T16:22:00Z">
            <w:rPr>
              <w:rFonts w:ascii="Arial" w:hAnsi="Arial" w:cs="Arial"/>
              <w:spacing w:val="-2"/>
            </w:rPr>
          </w:rPrChange>
        </w:rPr>
        <w:t>critical</w:t>
      </w:r>
      <w:r w:rsidRPr="002746DC">
        <w:rPr>
          <w:rFonts w:ascii="Arial" w:hAnsi="Arial" w:cs="Arial"/>
          <w:spacing w:val="-10"/>
          <w:sz w:val="21"/>
          <w:szCs w:val="21"/>
          <w:rPrChange w:id="155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55" w:author="De Jesus Borges, Thiago" w:date="2024-08-15T12:22:00Z" w16du:dateUtc="2024-08-15T16:22:00Z">
            <w:rPr>
              <w:rFonts w:ascii="Arial" w:hAnsi="Arial" w:cs="Arial"/>
              <w:spacing w:val="-2"/>
            </w:rPr>
          </w:rPrChange>
        </w:rPr>
        <w:t>molecular</w:t>
      </w:r>
      <w:r w:rsidRPr="002746DC">
        <w:rPr>
          <w:rFonts w:ascii="Arial" w:hAnsi="Arial" w:cs="Arial"/>
          <w:spacing w:val="-10"/>
          <w:sz w:val="21"/>
          <w:szCs w:val="21"/>
          <w:rPrChange w:id="155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57" w:author="De Jesus Borges, Thiago" w:date="2024-08-15T12:22:00Z" w16du:dateUtc="2024-08-15T16:22:00Z">
            <w:rPr>
              <w:rFonts w:ascii="Arial" w:hAnsi="Arial" w:cs="Arial"/>
              <w:spacing w:val="-2"/>
            </w:rPr>
          </w:rPrChange>
        </w:rPr>
        <w:t>functions</w:t>
      </w:r>
      <w:r w:rsidRPr="002746DC">
        <w:rPr>
          <w:rFonts w:ascii="Arial" w:hAnsi="Arial" w:cs="Arial"/>
          <w:spacing w:val="-10"/>
          <w:sz w:val="21"/>
          <w:szCs w:val="21"/>
          <w:rPrChange w:id="155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59" w:author="De Jesus Borges, Thiago" w:date="2024-08-15T12:22:00Z" w16du:dateUtc="2024-08-15T16:22:00Z">
            <w:rPr>
              <w:rFonts w:ascii="Arial" w:hAnsi="Arial" w:cs="Arial"/>
              <w:spacing w:val="-2"/>
            </w:rPr>
          </w:rPrChange>
        </w:rPr>
        <w:t>and</w:t>
      </w:r>
      <w:r w:rsidRPr="002746DC">
        <w:rPr>
          <w:rFonts w:ascii="Arial" w:hAnsi="Arial" w:cs="Arial"/>
          <w:spacing w:val="-10"/>
          <w:sz w:val="21"/>
          <w:szCs w:val="21"/>
          <w:rPrChange w:id="156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61" w:author="De Jesus Borges, Thiago" w:date="2024-08-15T12:22:00Z" w16du:dateUtc="2024-08-15T16:22:00Z">
            <w:rPr>
              <w:rFonts w:ascii="Arial" w:hAnsi="Arial" w:cs="Arial"/>
              <w:spacing w:val="-2"/>
            </w:rPr>
          </w:rPrChange>
        </w:rPr>
        <w:t>biological</w:t>
      </w:r>
      <w:r w:rsidRPr="002746DC">
        <w:rPr>
          <w:rFonts w:ascii="Arial" w:hAnsi="Arial" w:cs="Arial"/>
          <w:spacing w:val="-10"/>
          <w:sz w:val="21"/>
          <w:szCs w:val="21"/>
          <w:rPrChange w:id="156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563" w:author="De Jesus Borges, Thiago" w:date="2024-08-15T12:22:00Z" w16du:dateUtc="2024-08-15T16:22:00Z">
            <w:rPr>
              <w:rFonts w:ascii="Arial" w:hAnsi="Arial" w:cs="Arial"/>
              <w:spacing w:val="-2"/>
            </w:rPr>
          </w:rPrChange>
        </w:rPr>
        <w:t xml:space="preserve">processes </w:t>
      </w:r>
      <w:r w:rsidRPr="002746DC">
        <w:rPr>
          <w:rFonts w:ascii="Arial" w:hAnsi="Arial" w:cs="Arial"/>
          <w:sz w:val="21"/>
          <w:szCs w:val="21"/>
          <w:rPrChange w:id="1564" w:author="De Jesus Borges, Thiago" w:date="2024-08-15T12:22:00Z" w16du:dateUtc="2024-08-15T16:22:00Z">
            <w:rPr>
              <w:rFonts w:ascii="Arial" w:hAnsi="Arial" w:cs="Arial"/>
            </w:rPr>
          </w:rPrChange>
        </w:rPr>
        <w:t>crucial to cell living, like maintenance of chromatin structure, DNA repair, stress response, mortality, protein digestion, motility, proliferation, expression and splicing regulation</w:t>
      </w:r>
      <w:r w:rsidR="00762F7E" w:rsidRPr="002746DC">
        <w:rPr>
          <w:rFonts w:ascii="Arial" w:hAnsi="Arial" w:cs="Arial"/>
          <w:sz w:val="21"/>
          <w:szCs w:val="21"/>
          <w:rPrChange w:id="1565" w:author="De Jesus Borges, Thiago" w:date="2024-08-15T12:22:00Z" w16du:dateUtc="2024-08-15T16:22:00Z">
            <w:rPr>
              <w:rFonts w:ascii="Arial" w:hAnsi="Arial" w:cs="Arial"/>
            </w:rPr>
          </w:rPrChange>
        </w:rPr>
        <w:t>,</w:t>
      </w:r>
      <w:r w:rsidRPr="002746DC">
        <w:rPr>
          <w:rFonts w:ascii="Arial" w:hAnsi="Arial" w:cs="Arial"/>
          <w:sz w:val="21"/>
          <w:szCs w:val="21"/>
          <w:rPrChange w:id="1566" w:author="De Jesus Borges, Thiago" w:date="2024-08-15T12:22:00Z" w16du:dateUtc="2024-08-15T16:22:00Z">
            <w:rPr>
              <w:rFonts w:ascii="Arial" w:hAnsi="Arial" w:cs="Arial"/>
            </w:rPr>
          </w:rPrChange>
        </w:rPr>
        <w:t xml:space="preserve"> and cell energy</w:t>
      </w:r>
      <w:r w:rsidR="008E5417">
        <w:rPr>
          <w:rFonts w:ascii="Arial" w:hAnsi="Arial" w:cs="Arial"/>
          <w:sz w:val="21"/>
          <w:szCs w:val="21"/>
        </w:rPr>
        <w:t xml:space="preserve"> (Fig 4A)</w:t>
      </w:r>
      <w:r w:rsidRPr="002746DC">
        <w:rPr>
          <w:rFonts w:ascii="Arial" w:hAnsi="Arial" w:cs="Arial"/>
          <w:sz w:val="21"/>
          <w:szCs w:val="21"/>
          <w:rPrChange w:id="1567" w:author="De Jesus Borges, Thiago" w:date="2024-08-15T12:22:00Z" w16du:dateUtc="2024-08-15T16:22:00Z">
            <w:rPr>
              <w:rFonts w:ascii="Arial" w:hAnsi="Arial" w:cs="Arial"/>
            </w:rPr>
          </w:rPrChange>
        </w:rPr>
        <w:t>.</w:t>
      </w:r>
    </w:p>
    <w:p w14:paraId="386740F8" w14:textId="33508063" w:rsidR="00BD7D0F" w:rsidRPr="002746DC" w:rsidRDefault="006D1B68" w:rsidP="003362E4">
      <w:pPr>
        <w:pStyle w:val="BodyText"/>
        <w:spacing w:line="254" w:lineRule="auto"/>
        <w:ind w:left="360" w:right="809" w:firstLine="298"/>
        <w:rPr>
          <w:rFonts w:ascii="Arial" w:hAnsi="Arial" w:cs="Arial"/>
          <w:sz w:val="21"/>
          <w:szCs w:val="21"/>
          <w:rPrChange w:id="1568" w:author="De Jesus Borges, Thiago" w:date="2024-08-15T12:22:00Z" w16du:dateUtc="2024-08-15T16:22:00Z">
            <w:rPr>
              <w:rFonts w:ascii="Arial" w:hAnsi="Arial" w:cs="Arial"/>
            </w:rPr>
          </w:rPrChange>
        </w:rPr>
      </w:pPr>
      <w:r w:rsidRPr="002746DC">
        <w:rPr>
          <w:rFonts w:ascii="Arial" w:hAnsi="Arial" w:cs="Arial"/>
          <w:sz w:val="21"/>
          <w:szCs w:val="21"/>
          <w:rPrChange w:id="1569" w:author="De Jesus Borges, Thiago" w:date="2024-08-15T12:22:00Z" w16du:dateUtc="2024-08-15T16:22:00Z">
            <w:rPr>
              <w:rFonts w:ascii="Arial" w:hAnsi="Arial" w:cs="Arial"/>
            </w:rPr>
          </w:rPrChange>
        </w:rPr>
        <w:lastRenderedPageBreak/>
        <w:t>An important characteristic of housekeeping genes is their conservation across species</w:t>
      </w:r>
      <w:r w:rsidRPr="002746DC">
        <w:rPr>
          <w:rFonts w:ascii="Arial" w:hAnsi="Arial" w:cs="Arial"/>
          <w:spacing w:val="-13"/>
          <w:sz w:val="21"/>
          <w:szCs w:val="21"/>
          <w:rPrChange w:id="1570"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571" w:author="De Jesus Borges, Thiago" w:date="2024-08-15T12:22:00Z" w16du:dateUtc="2024-08-15T16:22:00Z">
            <w:rPr>
              <w:rFonts w:ascii="Arial" w:hAnsi="Arial" w:cs="Arial"/>
            </w:rPr>
          </w:rPrChange>
        </w:rPr>
        <w:t>to</w:t>
      </w:r>
      <w:r w:rsidRPr="002746DC">
        <w:rPr>
          <w:rFonts w:ascii="Arial" w:hAnsi="Arial" w:cs="Arial"/>
          <w:spacing w:val="-12"/>
          <w:sz w:val="21"/>
          <w:szCs w:val="21"/>
          <w:rPrChange w:id="157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73" w:author="De Jesus Borges, Thiago" w:date="2024-08-15T12:22:00Z" w16du:dateUtc="2024-08-15T16:22:00Z">
            <w:rPr>
              <w:rFonts w:ascii="Arial" w:hAnsi="Arial" w:cs="Arial"/>
            </w:rPr>
          </w:rPrChange>
        </w:rPr>
        <w:t>verify</w:t>
      </w:r>
      <w:r w:rsidRPr="002746DC">
        <w:rPr>
          <w:rFonts w:ascii="Arial" w:hAnsi="Arial" w:cs="Arial"/>
          <w:spacing w:val="-12"/>
          <w:sz w:val="21"/>
          <w:szCs w:val="21"/>
          <w:rPrChange w:id="157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75" w:author="De Jesus Borges, Thiago" w:date="2024-08-15T12:22:00Z" w16du:dateUtc="2024-08-15T16:22:00Z">
            <w:rPr>
              <w:rFonts w:ascii="Arial" w:hAnsi="Arial" w:cs="Arial"/>
            </w:rPr>
          </w:rPrChange>
        </w:rPr>
        <w:t>their</w:t>
      </w:r>
      <w:r w:rsidRPr="002746DC">
        <w:rPr>
          <w:rFonts w:ascii="Arial" w:hAnsi="Arial" w:cs="Arial"/>
          <w:spacing w:val="-12"/>
          <w:sz w:val="21"/>
          <w:szCs w:val="21"/>
          <w:rPrChange w:id="157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77" w:author="De Jesus Borges, Thiago" w:date="2024-08-15T12:22:00Z" w16du:dateUtc="2024-08-15T16:22:00Z">
            <w:rPr>
              <w:rFonts w:ascii="Arial" w:hAnsi="Arial" w:cs="Arial"/>
            </w:rPr>
          </w:rPrChange>
        </w:rPr>
        <w:t>importance</w:t>
      </w:r>
      <w:r w:rsidRPr="002746DC">
        <w:rPr>
          <w:rFonts w:ascii="Arial" w:hAnsi="Arial" w:cs="Arial"/>
          <w:spacing w:val="-12"/>
          <w:sz w:val="21"/>
          <w:szCs w:val="21"/>
          <w:rPrChange w:id="157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79" w:author="De Jesus Borges, Thiago" w:date="2024-08-15T12:22:00Z" w16du:dateUtc="2024-08-15T16:22:00Z">
            <w:rPr>
              <w:rFonts w:ascii="Arial" w:hAnsi="Arial" w:cs="Arial"/>
            </w:rPr>
          </w:rPrChange>
        </w:rPr>
        <w:t>in</w:t>
      </w:r>
      <w:r w:rsidRPr="002746DC">
        <w:rPr>
          <w:rFonts w:ascii="Arial" w:hAnsi="Arial" w:cs="Arial"/>
          <w:spacing w:val="-12"/>
          <w:sz w:val="21"/>
          <w:szCs w:val="21"/>
          <w:rPrChange w:id="158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81" w:author="De Jesus Borges, Thiago" w:date="2024-08-15T12:22:00Z" w16du:dateUtc="2024-08-15T16:22:00Z">
            <w:rPr>
              <w:rFonts w:ascii="Arial" w:hAnsi="Arial" w:cs="Arial"/>
            </w:rPr>
          </w:rPrChange>
        </w:rPr>
        <w:t>evolutionary</w:t>
      </w:r>
      <w:r w:rsidRPr="002746DC">
        <w:rPr>
          <w:rFonts w:ascii="Arial" w:hAnsi="Arial" w:cs="Arial"/>
          <w:spacing w:val="-12"/>
          <w:sz w:val="21"/>
          <w:szCs w:val="21"/>
          <w:rPrChange w:id="158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83" w:author="De Jesus Borges, Thiago" w:date="2024-08-15T12:22:00Z" w16du:dateUtc="2024-08-15T16:22:00Z">
            <w:rPr>
              <w:rFonts w:ascii="Arial" w:hAnsi="Arial" w:cs="Arial"/>
            </w:rPr>
          </w:rPrChange>
        </w:rPr>
        <w:t>history</w:t>
      </w:r>
      <w:r w:rsidRPr="002746DC">
        <w:rPr>
          <w:rFonts w:ascii="Arial" w:hAnsi="Arial" w:cs="Arial"/>
          <w:spacing w:val="-12"/>
          <w:sz w:val="21"/>
          <w:szCs w:val="21"/>
          <w:rPrChange w:id="158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85" w:author="De Jesus Borges, Thiago" w:date="2024-08-15T12:22:00Z" w16du:dateUtc="2024-08-15T16:22:00Z">
            <w:rPr>
              <w:rFonts w:ascii="Arial" w:hAnsi="Arial" w:cs="Arial"/>
            </w:rPr>
          </w:rPrChange>
        </w:rPr>
        <w:t>[</w:t>
      </w:r>
      <w:r w:rsidR="0047037D" w:rsidRPr="002746DC">
        <w:rPr>
          <w:sz w:val="21"/>
          <w:szCs w:val="21"/>
          <w:rPrChange w:id="1586" w:author="De Jesus Borges, Thiago" w:date="2024-08-15T12:22:00Z" w16du:dateUtc="2024-08-15T16:22:00Z">
            <w:rPr/>
          </w:rPrChange>
        </w:rPr>
        <w:fldChar w:fldCharType="begin"/>
      </w:r>
      <w:r w:rsidR="0047037D" w:rsidRPr="002746DC">
        <w:rPr>
          <w:sz w:val="21"/>
          <w:szCs w:val="21"/>
          <w:rPrChange w:id="1587" w:author="De Jesus Borges, Thiago" w:date="2024-08-15T12:22:00Z" w16du:dateUtc="2024-08-15T16:22:00Z">
            <w:rPr/>
          </w:rPrChange>
        </w:rPr>
        <w:instrText>HYPERLINK \l "_bookmark9"</w:instrText>
      </w:r>
      <w:r w:rsidR="0047037D" w:rsidRPr="00EB5EE6">
        <w:rPr>
          <w:sz w:val="21"/>
          <w:szCs w:val="21"/>
        </w:rPr>
      </w:r>
      <w:r w:rsidR="0047037D" w:rsidRPr="002746DC">
        <w:rPr>
          <w:sz w:val="21"/>
          <w:szCs w:val="21"/>
          <w:rPrChange w:id="1588"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1589" w:author="De Jesus Borges, Thiago" w:date="2024-08-15T12:22:00Z" w16du:dateUtc="2024-08-15T16:22:00Z">
            <w:rPr>
              <w:rFonts w:ascii="Arial" w:hAnsi="Arial" w:cs="Arial"/>
              <w:color w:val="0000FF"/>
            </w:rPr>
          </w:rPrChange>
        </w:rPr>
        <w:t>9</w:t>
      </w:r>
      <w:r w:rsidR="0047037D" w:rsidRPr="002746DC">
        <w:rPr>
          <w:rFonts w:ascii="Arial" w:hAnsi="Arial" w:cs="Arial"/>
          <w:color w:val="0000FF"/>
          <w:sz w:val="21"/>
          <w:szCs w:val="21"/>
          <w:rPrChange w:id="1590"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1591" w:author="De Jesus Borges, Thiago" w:date="2024-08-15T12:22:00Z" w16du:dateUtc="2024-08-15T16:22:00Z">
            <w:rPr>
              <w:rFonts w:ascii="Arial" w:hAnsi="Arial" w:cs="Arial"/>
            </w:rPr>
          </w:rPrChange>
        </w:rPr>
        <w:t>][</w:t>
      </w:r>
      <w:r w:rsidR="0047037D" w:rsidRPr="002746DC">
        <w:rPr>
          <w:sz w:val="21"/>
          <w:szCs w:val="21"/>
          <w:rPrChange w:id="1592" w:author="De Jesus Borges, Thiago" w:date="2024-08-15T12:22:00Z" w16du:dateUtc="2024-08-15T16:22:00Z">
            <w:rPr/>
          </w:rPrChange>
        </w:rPr>
        <w:fldChar w:fldCharType="begin"/>
      </w:r>
      <w:r w:rsidR="0047037D" w:rsidRPr="002746DC">
        <w:rPr>
          <w:sz w:val="21"/>
          <w:szCs w:val="21"/>
          <w:rPrChange w:id="1593" w:author="De Jesus Borges, Thiago" w:date="2024-08-15T12:22:00Z" w16du:dateUtc="2024-08-15T16:22:00Z">
            <w:rPr/>
          </w:rPrChange>
        </w:rPr>
        <w:instrText>HYPERLINK \l "_bookmark10"</w:instrText>
      </w:r>
      <w:r w:rsidR="0047037D" w:rsidRPr="00EB5EE6">
        <w:rPr>
          <w:sz w:val="21"/>
          <w:szCs w:val="21"/>
        </w:rPr>
      </w:r>
      <w:r w:rsidR="0047037D" w:rsidRPr="002746DC">
        <w:rPr>
          <w:sz w:val="21"/>
          <w:szCs w:val="21"/>
          <w:rPrChange w:id="1594"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1595" w:author="De Jesus Borges, Thiago" w:date="2024-08-15T12:22:00Z" w16du:dateUtc="2024-08-15T16:22:00Z">
            <w:rPr>
              <w:rFonts w:ascii="Arial" w:hAnsi="Arial" w:cs="Arial"/>
              <w:color w:val="0000FF"/>
            </w:rPr>
          </w:rPrChange>
        </w:rPr>
        <w:t>10</w:t>
      </w:r>
      <w:r w:rsidR="0047037D" w:rsidRPr="002746DC">
        <w:rPr>
          <w:rFonts w:ascii="Arial" w:hAnsi="Arial" w:cs="Arial"/>
          <w:color w:val="0000FF"/>
          <w:sz w:val="21"/>
          <w:szCs w:val="21"/>
          <w:rPrChange w:id="1596"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1597" w:author="De Jesus Borges, Thiago" w:date="2024-08-15T12:22:00Z" w16du:dateUtc="2024-08-15T16:22:00Z">
            <w:rPr>
              <w:rFonts w:ascii="Arial" w:hAnsi="Arial" w:cs="Arial"/>
            </w:rPr>
          </w:rPrChange>
        </w:rPr>
        <w:t>].</w:t>
      </w:r>
      <w:r w:rsidRPr="002746DC">
        <w:rPr>
          <w:rFonts w:ascii="Arial" w:hAnsi="Arial" w:cs="Arial"/>
          <w:spacing w:val="-12"/>
          <w:sz w:val="21"/>
          <w:szCs w:val="21"/>
          <w:rPrChange w:id="159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599" w:author="De Jesus Borges, Thiago" w:date="2024-08-15T12:22:00Z" w16du:dateUtc="2024-08-15T16:22:00Z">
            <w:rPr>
              <w:rFonts w:ascii="Arial" w:hAnsi="Arial" w:cs="Arial"/>
            </w:rPr>
          </w:rPrChange>
        </w:rPr>
        <w:t>To</w:t>
      </w:r>
      <w:r w:rsidRPr="002746DC">
        <w:rPr>
          <w:rFonts w:ascii="Arial" w:hAnsi="Arial" w:cs="Arial"/>
          <w:spacing w:val="-12"/>
          <w:sz w:val="21"/>
          <w:szCs w:val="21"/>
          <w:rPrChange w:id="160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601" w:author="De Jesus Borges, Thiago" w:date="2024-08-15T12:22:00Z" w16du:dateUtc="2024-08-15T16:22:00Z">
            <w:rPr>
              <w:rFonts w:ascii="Arial" w:hAnsi="Arial" w:cs="Arial"/>
            </w:rPr>
          </w:rPrChange>
        </w:rPr>
        <w:t>evaluate</w:t>
      </w:r>
      <w:r w:rsidRPr="002746DC">
        <w:rPr>
          <w:rFonts w:ascii="Arial" w:hAnsi="Arial" w:cs="Arial"/>
          <w:spacing w:val="-12"/>
          <w:sz w:val="21"/>
          <w:szCs w:val="21"/>
          <w:rPrChange w:id="160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603"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160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605" w:author="De Jesus Borges, Thiago" w:date="2024-08-15T12:22:00Z" w16du:dateUtc="2024-08-15T16:22:00Z">
            <w:rPr>
              <w:rFonts w:ascii="Arial" w:hAnsi="Arial" w:cs="Arial"/>
            </w:rPr>
          </w:rPrChange>
        </w:rPr>
        <w:t>conservation sites in vertebrates’ homolog</w:t>
      </w:r>
      <w:r w:rsidR="008E5417">
        <w:rPr>
          <w:rFonts w:ascii="Arial" w:hAnsi="Arial" w:cs="Arial"/>
          <w:sz w:val="21"/>
          <w:szCs w:val="21"/>
        </w:rPr>
        <w:t>s,</w:t>
      </w:r>
      <w:r w:rsidRPr="002746DC">
        <w:rPr>
          <w:rFonts w:ascii="Arial" w:hAnsi="Arial" w:cs="Arial"/>
          <w:sz w:val="21"/>
          <w:szCs w:val="21"/>
          <w:rPrChange w:id="1606" w:author="De Jesus Borges, Thiago" w:date="2024-08-15T12:22:00Z" w16du:dateUtc="2024-08-15T16:22:00Z">
            <w:rPr>
              <w:rFonts w:ascii="Arial" w:hAnsi="Arial" w:cs="Arial"/>
            </w:rPr>
          </w:rPrChange>
        </w:rPr>
        <w:t xml:space="preserve"> we retrieve the orthologue genes of each </w:t>
      </w:r>
      <w:r w:rsidRPr="002746DC">
        <w:rPr>
          <w:rFonts w:ascii="Arial" w:hAnsi="Arial" w:cs="Arial"/>
          <w:spacing w:val="-4"/>
          <w:sz w:val="21"/>
          <w:szCs w:val="21"/>
          <w:rPrChange w:id="1607" w:author="De Jesus Borges, Thiago" w:date="2024-08-15T12:22:00Z" w16du:dateUtc="2024-08-15T16:22:00Z">
            <w:rPr>
              <w:rFonts w:ascii="Arial" w:hAnsi="Arial" w:cs="Arial"/>
              <w:spacing w:val="-4"/>
            </w:rPr>
          </w:rPrChange>
        </w:rPr>
        <w:t>proposed</w:t>
      </w:r>
      <w:r w:rsidRPr="002746DC">
        <w:rPr>
          <w:rFonts w:ascii="Arial" w:hAnsi="Arial" w:cs="Arial"/>
          <w:spacing w:val="-2"/>
          <w:sz w:val="21"/>
          <w:szCs w:val="21"/>
          <w:rPrChange w:id="1608"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09" w:author="De Jesus Borges, Thiago" w:date="2024-08-15T12:22:00Z" w16du:dateUtc="2024-08-15T16:22:00Z">
            <w:rPr>
              <w:rFonts w:ascii="Arial" w:hAnsi="Arial" w:cs="Arial"/>
              <w:spacing w:val="-4"/>
            </w:rPr>
          </w:rPrChange>
        </w:rPr>
        <w:t>housekeeping</w:t>
      </w:r>
      <w:r w:rsidRPr="002746DC">
        <w:rPr>
          <w:rFonts w:ascii="Arial" w:hAnsi="Arial" w:cs="Arial"/>
          <w:spacing w:val="-2"/>
          <w:sz w:val="21"/>
          <w:szCs w:val="21"/>
          <w:rPrChange w:id="1610"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11" w:author="De Jesus Borges, Thiago" w:date="2024-08-15T12:22:00Z" w16du:dateUtc="2024-08-15T16:22:00Z">
            <w:rPr>
              <w:rFonts w:ascii="Arial" w:hAnsi="Arial" w:cs="Arial"/>
              <w:spacing w:val="-4"/>
            </w:rPr>
          </w:rPrChange>
        </w:rPr>
        <w:t>gene</w:t>
      </w:r>
      <w:r w:rsidRPr="002746DC">
        <w:rPr>
          <w:rFonts w:ascii="Arial" w:hAnsi="Arial" w:cs="Arial"/>
          <w:spacing w:val="-2"/>
          <w:sz w:val="21"/>
          <w:szCs w:val="21"/>
          <w:rPrChange w:id="1612"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13" w:author="De Jesus Borges, Thiago" w:date="2024-08-15T12:22:00Z" w16du:dateUtc="2024-08-15T16:22:00Z">
            <w:rPr>
              <w:rFonts w:ascii="Arial" w:hAnsi="Arial" w:cs="Arial"/>
              <w:spacing w:val="-4"/>
            </w:rPr>
          </w:rPrChange>
        </w:rPr>
        <w:t>from</w:t>
      </w:r>
      <w:r w:rsidRPr="002746DC">
        <w:rPr>
          <w:rFonts w:ascii="Arial" w:hAnsi="Arial" w:cs="Arial"/>
          <w:spacing w:val="-2"/>
          <w:sz w:val="21"/>
          <w:szCs w:val="21"/>
          <w:rPrChange w:id="1614" w:author="De Jesus Borges, Thiago" w:date="2024-08-15T12:22:00Z" w16du:dateUtc="2024-08-15T16:22:00Z">
            <w:rPr>
              <w:rFonts w:ascii="Arial" w:hAnsi="Arial" w:cs="Arial"/>
              <w:spacing w:val="-2"/>
            </w:rPr>
          </w:rPrChange>
        </w:rPr>
        <w:t xml:space="preserve"> </w:t>
      </w:r>
      <w:proofErr w:type="spellStart"/>
      <w:r w:rsidRPr="002746DC">
        <w:rPr>
          <w:rFonts w:ascii="Arial" w:hAnsi="Arial" w:cs="Arial"/>
          <w:spacing w:val="-4"/>
          <w:sz w:val="21"/>
          <w:szCs w:val="21"/>
          <w:rPrChange w:id="1615" w:author="De Jesus Borges, Thiago" w:date="2024-08-15T12:22:00Z" w16du:dateUtc="2024-08-15T16:22:00Z">
            <w:rPr>
              <w:rFonts w:ascii="Arial" w:hAnsi="Arial" w:cs="Arial"/>
              <w:spacing w:val="-4"/>
            </w:rPr>
          </w:rPrChange>
        </w:rPr>
        <w:t>HomoloGene</w:t>
      </w:r>
      <w:proofErr w:type="spellEnd"/>
      <w:r w:rsidRPr="002746DC">
        <w:rPr>
          <w:rFonts w:ascii="Arial" w:hAnsi="Arial" w:cs="Arial"/>
          <w:spacing w:val="-2"/>
          <w:sz w:val="21"/>
          <w:szCs w:val="21"/>
          <w:rPrChange w:id="1616"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17" w:author="De Jesus Borges, Thiago" w:date="2024-08-15T12:22:00Z" w16du:dateUtc="2024-08-15T16:22:00Z">
            <w:rPr>
              <w:rFonts w:ascii="Arial" w:hAnsi="Arial" w:cs="Arial"/>
              <w:spacing w:val="-4"/>
            </w:rPr>
          </w:rPrChange>
        </w:rPr>
        <w:t>Database</w:t>
      </w:r>
      <w:r w:rsidRPr="002746DC">
        <w:rPr>
          <w:rFonts w:ascii="Arial" w:hAnsi="Arial" w:cs="Arial"/>
          <w:spacing w:val="-2"/>
          <w:sz w:val="21"/>
          <w:szCs w:val="21"/>
          <w:rPrChange w:id="1618"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19" w:author="De Jesus Borges, Thiago" w:date="2024-08-15T12:22:00Z" w16du:dateUtc="2024-08-15T16:22:00Z">
            <w:rPr>
              <w:rFonts w:ascii="Arial" w:hAnsi="Arial" w:cs="Arial"/>
              <w:spacing w:val="-4"/>
            </w:rPr>
          </w:rPrChange>
        </w:rPr>
        <w:t>[</w:t>
      </w:r>
      <w:r w:rsidR="0047037D" w:rsidRPr="002746DC">
        <w:rPr>
          <w:sz w:val="21"/>
          <w:szCs w:val="21"/>
          <w:rPrChange w:id="1620" w:author="De Jesus Borges, Thiago" w:date="2024-08-15T12:22:00Z" w16du:dateUtc="2024-08-15T16:22:00Z">
            <w:rPr/>
          </w:rPrChange>
        </w:rPr>
        <w:fldChar w:fldCharType="begin"/>
      </w:r>
      <w:r w:rsidR="0047037D" w:rsidRPr="002746DC">
        <w:rPr>
          <w:sz w:val="21"/>
          <w:szCs w:val="21"/>
          <w:rPrChange w:id="1621" w:author="De Jesus Borges, Thiago" w:date="2024-08-15T12:22:00Z" w16du:dateUtc="2024-08-15T16:22:00Z">
            <w:rPr/>
          </w:rPrChange>
        </w:rPr>
        <w:instrText>HYPERLINK \l "_bookmark32"</w:instrText>
      </w:r>
      <w:r w:rsidR="0047037D" w:rsidRPr="00EB5EE6">
        <w:rPr>
          <w:sz w:val="21"/>
          <w:szCs w:val="21"/>
        </w:rPr>
      </w:r>
      <w:r w:rsidR="0047037D" w:rsidRPr="002746DC">
        <w:rPr>
          <w:sz w:val="21"/>
          <w:szCs w:val="21"/>
          <w:rPrChange w:id="1622"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623" w:author="De Jesus Borges, Thiago" w:date="2024-08-15T12:22:00Z" w16du:dateUtc="2024-08-15T16:22:00Z">
            <w:rPr>
              <w:rFonts w:ascii="Arial" w:hAnsi="Arial" w:cs="Arial"/>
              <w:color w:val="0000FF"/>
              <w:spacing w:val="-4"/>
            </w:rPr>
          </w:rPrChange>
        </w:rPr>
        <w:t>32</w:t>
      </w:r>
      <w:r w:rsidR="0047037D" w:rsidRPr="002746DC">
        <w:rPr>
          <w:rFonts w:ascii="Arial" w:hAnsi="Arial" w:cs="Arial"/>
          <w:color w:val="0000FF"/>
          <w:spacing w:val="-4"/>
          <w:sz w:val="21"/>
          <w:szCs w:val="21"/>
          <w:rPrChange w:id="1624"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625" w:author="De Jesus Borges, Thiago" w:date="2024-08-15T12:22:00Z" w16du:dateUtc="2024-08-15T16:22:00Z">
            <w:rPr>
              <w:rFonts w:ascii="Arial" w:hAnsi="Arial" w:cs="Arial"/>
              <w:spacing w:val="-4"/>
            </w:rPr>
          </w:rPrChange>
        </w:rPr>
        <w:t>].</w:t>
      </w:r>
      <w:r w:rsidRPr="002746DC">
        <w:rPr>
          <w:rFonts w:ascii="Arial" w:hAnsi="Arial" w:cs="Arial"/>
          <w:spacing w:val="-1"/>
          <w:sz w:val="21"/>
          <w:szCs w:val="21"/>
          <w:rPrChange w:id="1626" w:author="De Jesus Borges, Thiago" w:date="2024-08-15T12:22:00Z" w16du:dateUtc="2024-08-15T16:22:00Z">
            <w:rPr>
              <w:rFonts w:ascii="Arial" w:hAnsi="Arial" w:cs="Arial"/>
              <w:spacing w:val="-1"/>
            </w:rPr>
          </w:rPrChange>
        </w:rPr>
        <w:t xml:space="preserve"> </w:t>
      </w:r>
      <w:r w:rsidRPr="002746DC">
        <w:rPr>
          <w:rFonts w:ascii="Arial" w:hAnsi="Arial" w:cs="Arial"/>
          <w:spacing w:val="-4"/>
          <w:sz w:val="21"/>
          <w:szCs w:val="21"/>
          <w:rPrChange w:id="1627" w:author="De Jesus Borges, Thiago" w:date="2024-08-15T12:22:00Z" w16du:dateUtc="2024-08-15T16:22:00Z">
            <w:rPr>
              <w:rFonts w:ascii="Arial" w:hAnsi="Arial" w:cs="Arial"/>
              <w:spacing w:val="-4"/>
            </w:rPr>
          </w:rPrChange>
        </w:rPr>
        <w:t>In</w:t>
      </w:r>
      <w:r w:rsidRPr="002746DC">
        <w:rPr>
          <w:rFonts w:ascii="Arial" w:hAnsi="Arial" w:cs="Arial"/>
          <w:spacing w:val="-2"/>
          <w:sz w:val="21"/>
          <w:szCs w:val="21"/>
          <w:rPrChange w:id="1628"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29" w:author="De Jesus Borges, Thiago" w:date="2024-08-15T12:22:00Z" w16du:dateUtc="2024-08-15T16:22:00Z">
            <w:rPr>
              <w:rFonts w:ascii="Arial" w:hAnsi="Arial" w:cs="Arial"/>
              <w:spacing w:val="-4"/>
            </w:rPr>
          </w:rPrChange>
        </w:rPr>
        <w:t>the</w:t>
      </w:r>
      <w:r w:rsidRPr="002746DC">
        <w:rPr>
          <w:rFonts w:ascii="Arial" w:hAnsi="Arial" w:cs="Arial"/>
          <w:spacing w:val="-2"/>
          <w:sz w:val="21"/>
          <w:szCs w:val="21"/>
          <w:rPrChange w:id="1630"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31" w:author="De Jesus Borges, Thiago" w:date="2024-08-15T12:22:00Z" w16du:dateUtc="2024-08-15T16:22:00Z">
            <w:rPr>
              <w:rFonts w:ascii="Arial" w:hAnsi="Arial" w:cs="Arial"/>
              <w:spacing w:val="-4"/>
            </w:rPr>
          </w:rPrChange>
        </w:rPr>
        <w:t>upset</w:t>
      </w:r>
      <w:r w:rsidRPr="002746DC">
        <w:rPr>
          <w:rFonts w:ascii="Arial" w:hAnsi="Arial" w:cs="Arial"/>
          <w:spacing w:val="-2"/>
          <w:sz w:val="21"/>
          <w:szCs w:val="21"/>
          <w:rPrChange w:id="1632" w:author="De Jesus Borges, Thiago" w:date="2024-08-15T12:22:00Z" w16du:dateUtc="2024-08-15T16:22:00Z">
            <w:rPr>
              <w:rFonts w:ascii="Arial" w:hAnsi="Arial" w:cs="Arial"/>
              <w:spacing w:val="-2"/>
            </w:rPr>
          </w:rPrChange>
        </w:rPr>
        <w:t xml:space="preserve"> </w:t>
      </w:r>
      <w:r w:rsidRPr="002746DC">
        <w:rPr>
          <w:rFonts w:ascii="Arial" w:hAnsi="Arial" w:cs="Arial"/>
          <w:spacing w:val="-4"/>
          <w:sz w:val="21"/>
          <w:szCs w:val="21"/>
          <w:rPrChange w:id="1633" w:author="De Jesus Borges, Thiago" w:date="2024-08-15T12:22:00Z" w16du:dateUtc="2024-08-15T16:22:00Z">
            <w:rPr>
              <w:rFonts w:ascii="Arial" w:hAnsi="Arial" w:cs="Arial"/>
              <w:spacing w:val="-4"/>
            </w:rPr>
          </w:rPrChange>
        </w:rPr>
        <w:t>plot</w:t>
      </w:r>
      <w:r w:rsidR="00BD7D0F" w:rsidRPr="002746DC">
        <w:rPr>
          <w:rFonts w:ascii="Arial" w:hAnsi="Arial" w:cs="Arial"/>
          <w:spacing w:val="-4"/>
          <w:sz w:val="21"/>
          <w:szCs w:val="21"/>
          <w:rPrChange w:id="1634" w:author="De Jesus Borges, Thiago" w:date="2024-08-15T12:22:00Z" w16du:dateUtc="2024-08-15T16:22:00Z">
            <w:rPr>
              <w:rFonts w:ascii="Arial" w:hAnsi="Arial" w:cs="Arial"/>
              <w:spacing w:val="-4"/>
            </w:rPr>
          </w:rPrChange>
        </w:rPr>
        <w:t xml:space="preserve"> </w:t>
      </w:r>
      <w:r w:rsidRPr="002746DC">
        <w:rPr>
          <w:rFonts w:ascii="Arial" w:hAnsi="Arial" w:cs="Arial"/>
          <w:spacing w:val="-4"/>
          <w:sz w:val="21"/>
          <w:szCs w:val="21"/>
          <w:rPrChange w:id="1635" w:author="De Jesus Borges, Thiago" w:date="2024-08-15T12:22:00Z" w16du:dateUtc="2024-08-15T16:22:00Z">
            <w:rPr>
              <w:rFonts w:ascii="Arial" w:hAnsi="Arial" w:cs="Arial"/>
              <w:spacing w:val="-4"/>
            </w:rPr>
          </w:rPrChange>
        </w:rPr>
        <w:t>in</w:t>
      </w:r>
      <w:r w:rsidRPr="002746DC">
        <w:rPr>
          <w:rFonts w:ascii="Arial" w:hAnsi="Arial" w:cs="Arial"/>
          <w:spacing w:val="-2"/>
          <w:sz w:val="21"/>
          <w:szCs w:val="21"/>
          <w:rPrChange w:id="1636" w:author="De Jesus Borges, Thiago" w:date="2024-08-15T12:22:00Z" w16du:dateUtc="2024-08-15T16:22:00Z">
            <w:rPr>
              <w:rFonts w:ascii="Arial" w:hAnsi="Arial" w:cs="Arial"/>
              <w:spacing w:val="-2"/>
            </w:rPr>
          </w:rPrChange>
        </w:rPr>
        <w:t xml:space="preserve"> </w:t>
      </w:r>
      <w:r w:rsidRPr="002746DC">
        <w:rPr>
          <w:rFonts w:ascii="Arial" w:hAnsi="Arial" w:cs="Arial"/>
          <w:spacing w:val="-5"/>
          <w:sz w:val="21"/>
          <w:szCs w:val="21"/>
          <w:rPrChange w:id="1637" w:author="De Jesus Borges, Thiago" w:date="2024-08-15T12:22:00Z" w16du:dateUtc="2024-08-15T16:22:00Z">
            <w:rPr>
              <w:rFonts w:ascii="Arial" w:hAnsi="Arial" w:cs="Arial"/>
              <w:spacing w:val="-5"/>
            </w:rPr>
          </w:rPrChange>
        </w:rPr>
        <w:t>Fig</w:t>
      </w:r>
      <w:ins w:id="1638" w:author="Riella, Leonardo V.,MD, PhD" w:date="2024-08-25T12:14:00Z" w16du:dateUtc="2024-08-25T16:14:00Z">
        <w:r w:rsidR="00A111A2">
          <w:rPr>
            <w:rFonts w:ascii="Arial" w:hAnsi="Arial" w:cs="Arial"/>
            <w:spacing w:val="-5"/>
            <w:sz w:val="21"/>
            <w:szCs w:val="21"/>
          </w:rPr>
          <w:t>.</w:t>
        </w:r>
      </w:ins>
      <w:r w:rsidR="00EA6E49" w:rsidRPr="002746DC">
        <w:rPr>
          <w:rFonts w:ascii="Arial" w:hAnsi="Arial" w:cs="Arial"/>
          <w:spacing w:val="-5"/>
          <w:sz w:val="21"/>
          <w:szCs w:val="21"/>
          <w:rPrChange w:id="1639"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1640" w:author="De Jesus Borges, Thiago" w:date="2024-08-15T12:22:00Z" w16du:dateUtc="2024-08-15T16:22:00Z">
            <w:rPr>
              <w:rFonts w:ascii="Arial" w:hAnsi="Arial" w:cs="Arial"/>
            </w:rPr>
          </w:rPrChange>
        </w:rPr>
        <w:t xml:space="preserve">4B, </w:t>
      </w:r>
      <w:r w:rsidR="00762F7E" w:rsidRPr="002746DC">
        <w:rPr>
          <w:rFonts w:ascii="Arial" w:hAnsi="Arial" w:cs="Arial"/>
          <w:sz w:val="21"/>
          <w:szCs w:val="21"/>
          <w:rPrChange w:id="1641" w:author="De Jesus Borges, Thiago" w:date="2024-08-15T12:22:00Z" w16du:dateUtc="2024-08-15T16:22:00Z">
            <w:rPr>
              <w:rFonts w:ascii="Arial" w:hAnsi="Arial" w:cs="Arial"/>
            </w:rPr>
          </w:rPrChange>
        </w:rPr>
        <w:t xml:space="preserve">it </w:t>
      </w:r>
      <w:r w:rsidRPr="002746DC">
        <w:rPr>
          <w:rFonts w:ascii="Arial" w:hAnsi="Arial" w:cs="Arial"/>
          <w:sz w:val="21"/>
          <w:szCs w:val="21"/>
          <w:rPrChange w:id="1642" w:author="De Jesus Borges, Thiago" w:date="2024-08-15T12:22:00Z" w16du:dateUtc="2024-08-15T16:22:00Z">
            <w:rPr>
              <w:rFonts w:ascii="Arial" w:hAnsi="Arial" w:cs="Arial"/>
            </w:rPr>
          </w:rPrChange>
        </w:rPr>
        <w:t xml:space="preserve">is possible to verify the total of species that share orthologues. The gene </w:t>
      </w:r>
      <w:r w:rsidRPr="002746DC">
        <w:rPr>
          <w:rFonts w:ascii="Arial" w:hAnsi="Arial" w:cs="Arial"/>
          <w:i/>
          <w:sz w:val="21"/>
          <w:szCs w:val="21"/>
          <w:rPrChange w:id="1643" w:author="De Jesus Borges, Thiago" w:date="2024-08-15T12:22:00Z" w16du:dateUtc="2024-08-15T16:22:00Z">
            <w:rPr>
              <w:rFonts w:ascii="Arial" w:hAnsi="Arial" w:cs="Arial"/>
              <w:i/>
            </w:rPr>
          </w:rPrChange>
        </w:rPr>
        <w:t xml:space="preserve">FBXO7 </w:t>
      </w:r>
      <w:r w:rsidRPr="002746DC">
        <w:rPr>
          <w:rFonts w:ascii="Arial" w:hAnsi="Arial" w:cs="Arial"/>
          <w:sz w:val="21"/>
          <w:szCs w:val="21"/>
          <w:rPrChange w:id="1644" w:author="De Jesus Borges, Thiago" w:date="2024-08-15T12:22:00Z" w16du:dateUtc="2024-08-15T16:22:00Z">
            <w:rPr>
              <w:rFonts w:ascii="Arial" w:hAnsi="Arial" w:cs="Arial"/>
            </w:rPr>
          </w:rPrChange>
        </w:rPr>
        <w:t xml:space="preserve">is present in 607 species of 630 analyzed, while </w:t>
      </w:r>
      <w:r w:rsidRPr="002746DC">
        <w:rPr>
          <w:rFonts w:ascii="Arial" w:hAnsi="Arial" w:cs="Arial"/>
          <w:i/>
          <w:sz w:val="21"/>
          <w:szCs w:val="21"/>
          <w:rPrChange w:id="1645" w:author="De Jesus Borges, Thiago" w:date="2024-08-15T12:22:00Z" w16du:dateUtc="2024-08-15T16:22:00Z">
            <w:rPr>
              <w:rFonts w:ascii="Arial" w:hAnsi="Arial" w:cs="Arial"/>
              <w:i/>
            </w:rPr>
          </w:rPrChange>
        </w:rPr>
        <w:t>YBX3</w:t>
      </w:r>
      <w:r w:rsidRPr="002746DC">
        <w:rPr>
          <w:rFonts w:ascii="Arial" w:hAnsi="Arial" w:cs="Arial"/>
          <w:i/>
          <w:spacing w:val="19"/>
          <w:sz w:val="21"/>
          <w:szCs w:val="21"/>
          <w:rPrChange w:id="1646" w:author="De Jesus Borges, Thiago" w:date="2024-08-15T12:22:00Z" w16du:dateUtc="2024-08-15T16:22:00Z">
            <w:rPr>
              <w:rFonts w:ascii="Arial" w:hAnsi="Arial" w:cs="Arial"/>
              <w:i/>
              <w:spacing w:val="19"/>
            </w:rPr>
          </w:rPrChange>
        </w:rPr>
        <w:t xml:space="preserve"> </w:t>
      </w:r>
      <w:r w:rsidRPr="002746DC">
        <w:rPr>
          <w:rFonts w:ascii="Arial" w:hAnsi="Arial" w:cs="Arial"/>
          <w:sz w:val="21"/>
          <w:szCs w:val="21"/>
          <w:rPrChange w:id="1647" w:author="De Jesus Borges, Thiago" w:date="2024-08-15T12:22:00Z" w16du:dateUtc="2024-08-15T16:22:00Z">
            <w:rPr>
              <w:rFonts w:ascii="Arial" w:hAnsi="Arial" w:cs="Arial"/>
            </w:rPr>
          </w:rPrChange>
        </w:rPr>
        <w:t>is present only in 360 species.</w:t>
      </w:r>
      <w:r w:rsidRPr="002746DC">
        <w:rPr>
          <w:rFonts w:ascii="Arial" w:hAnsi="Arial" w:cs="Arial"/>
          <w:spacing w:val="-4"/>
          <w:sz w:val="21"/>
          <w:szCs w:val="21"/>
          <w:rPrChange w:id="164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49" w:author="De Jesus Borges, Thiago" w:date="2024-08-15T12:22:00Z" w16du:dateUtc="2024-08-15T16:22:00Z">
            <w:rPr>
              <w:rFonts w:ascii="Arial" w:hAnsi="Arial" w:cs="Arial"/>
            </w:rPr>
          </w:rPrChange>
        </w:rPr>
        <w:t>536</w:t>
      </w:r>
      <w:r w:rsidRPr="002746DC">
        <w:rPr>
          <w:rFonts w:ascii="Arial" w:hAnsi="Arial" w:cs="Arial"/>
          <w:spacing w:val="-4"/>
          <w:sz w:val="21"/>
          <w:szCs w:val="21"/>
          <w:rPrChange w:id="165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51" w:author="De Jesus Borges, Thiago" w:date="2024-08-15T12:22:00Z" w16du:dateUtc="2024-08-15T16:22:00Z">
            <w:rPr>
              <w:rFonts w:ascii="Arial" w:hAnsi="Arial" w:cs="Arial"/>
            </w:rPr>
          </w:rPrChange>
        </w:rPr>
        <w:t>species</w:t>
      </w:r>
      <w:r w:rsidRPr="002746DC">
        <w:rPr>
          <w:rFonts w:ascii="Arial" w:hAnsi="Arial" w:cs="Arial"/>
          <w:spacing w:val="-4"/>
          <w:sz w:val="21"/>
          <w:szCs w:val="21"/>
          <w:rPrChange w:id="165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53" w:author="De Jesus Borges, Thiago" w:date="2024-08-15T12:22:00Z" w16du:dateUtc="2024-08-15T16:22:00Z">
            <w:rPr>
              <w:rFonts w:ascii="Arial" w:hAnsi="Arial" w:cs="Arial"/>
            </w:rPr>
          </w:rPrChange>
        </w:rPr>
        <w:t>share</w:t>
      </w:r>
      <w:r w:rsidRPr="002746DC">
        <w:rPr>
          <w:rFonts w:ascii="Arial" w:hAnsi="Arial" w:cs="Arial"/>
          <w:spacing w:val="-4"/>
          <w:sz w:val="21"/>
          <w:szCs w:val="21"/>
          <w:rPrChange w:id="165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55" w:author="De Jesus Borges, Thiago" w:date="2024-08-15T12:22:00Z" w16du:dateUtc="2024-08-15T16:22:00Z">
            <w:rPr>
              <w:rFonts w:ascii="Arial" w:hAnsi="Arial" w:cs="Arial"/>
            </w:rPr>
          </w:rPrChange>
        </w:rPr>
        <w:t>at</w:t>
      </w:r>
      <w:r w:rsidRPr="002746DC">
        <w:rPr>
          <w:rFonts w:ascii="Arial" w:hAnsi="Arial" w:cs="Arial"/>
          <w:spacing w:val="-4"/>
          <w:sz w:val="21"/>
          <w:szCs w:val="21"/>
          <w:rPrChange w:id="165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57" w:author="De Jesus Borges, Thiago" w:date="2024-08-15T12:22:00Z" w16du:dateUtc="2024-08-15T16:22:00Z">
            <w:rPr>
              <w:rFonts w:ascii="Arial" w:hAnsi="Arial" w:cs="Arial"/>
            </w:rPr>
          </w:rPrChange>
        </w:rPr>
        <w:t>least</w:t>
      </w:r>
      <w:r w:rsidRPr="002746DC">
        <w:rPr>
          <w:rFonts w:ascii="Arial" w:hAnsi="Arial" w:cs="Arial"/>
          <w:spacing w:val="-4"/>
          <w:sz w:val="21"/>
          <w:szCs w:val="21"/>
          <w:rPrChange w:id="1658" w:author="De Jesus Borges, Thiago" w:date="2024-08-15T12:22:00Z" w16du:dateUtc="2024-08-15T16:22:00Z">
            <w:rPr>
              <w:rFonts w:ascii="Arial" w:hAnsi="Arial" w:cs="Arial"/>
              <w:spacing w:val="-4"/>
            </w:rPr>
          </w:rPrChange>
        </w:rPr>
        <w:t xml:space="preserve"> </w:t>
      </w:r>
      <w:r w:rsidR="00EA6E49" w:rsidRPr="002746DC">
        <w:rPr>
          <w:rFonts w:ascii="Arial" w:hAnsi="Arial" w:cs="Arial"/>
          <w:sz w:val="21"/>
          <w:szCs w:val="21"/>
          <w:rPrChange w:id="1659" w:author="De Jesus Borges, Thiago" w:date="2024-08-15T12:22:00Z" w16du:dateUtc="2024-08-15T16:22:00Z">
            <w:rPr>
              <w:rFonts w:ascii="Arial" w:hAnsi="Arial" w:cs="Arial"/>
            </w:rPr>
          </w:rPrChange>
        </w:rPr>
        <w:t>seven</w:t>
      </w:r>
      <w:r w:rsidRPr="002746DC">
        <w:rPr>
          <w:rFonts w:ascii="Arial" w:hAnsi="Arial" w:cs="Arial"/>
          <w:spacing w:val="-4"/>
          <w:sz w:val="21"/>
          <w:szCs w:val="21"/>
          <w:rPrChange w:id="166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61" w:author="De Jesus Borges, Thiago" w:date="2024-08-15T12:22:00Z" w16du:dateUtc="2024-08-15T16:22:00Z">
            <w:rPr>
              <w:rFonts w:ascii="Arial" w:hAnsi="Arial" w:cs="Arial"/>
            </w:rPr>
          </w:rPrChange>
        </w:rPr>
        <w:t>of</w:t>
      </w:r>
      <w:r w:rsidRPr="002746DC">
        <w:rPr>
          <w:rFonts w:ascii="Arial" w:hAnsi="Arial" w:cs="Arial"/>
          <w:spacing w:val="-4"/>
          <w:sz w:val="21"/>
          <w:szCs w:val="21"/>
          <w:rPrChange w:id="166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63" w:author="De Jesus Borges, Thiago" w:date="2024-08-15T12:22:00Z" w16du:dateUtc="2024-08-15T16:22:00Z">
            <w:rPr>
              <w:rFonts w:ascii="Arial" w:hAnsi="Arial" w:cs="Arial"/>
            </w:rPr>
          </w:rPrChange>
        </w:rPr>
        <w:t>the</w:t>
      </w:r>
      <w:r w:rsidRPr="002746DC">
        <w:rPr>
          <w:rFonts w:ascii="Arial" w:hAnsi="Arial" w:cs="Arial"/>
          <w:spacing w:val="-4"/>
          <w:sz w:val="21"/>
          <w:szCs w:val="21"/>
          <w:rPrChange w:id="1664" w:author="De Jesus Borges, Thiago" w:date="2024-08-15T12:22:00Z" w16du:dateUtc="2024-08-15T16:22:00Z">
            <w:rPr>
              <w:rFonts w:ascii="Arial" w:hAnsi="Arial" w:cs="Arial"/>
              <w:spacing w:val="-4"/>
            </w:rPr>
          </w:rPrChange>
        </w:rPr>
        <w:t xml:space="preserve"> </w:t>
      </w:r>
      <w:r w:rsidR="00762F7E" w:rsidRPr="002746DC">
        <w:rPr>
          <w:rFonts w:ascii="Arial" w:hAnsi="Arial" w:cs="Arial"/>
          <w:sz w:val="21"/>
          <w:szCs w:val="21"/>
          <w:rPrChange w:id="1665" w:author="De Jesus Borges, Thiago" w:date="2024-08-15T12:22:00Z" w16du:dateUtc="2024-08-15T16:22:00Z">
            <w:rPr>
              <w:rFonts w:ascii="Arial" w:hAnsi="Arial" w:cs="Arial"/>
            </w:rPr>
          </w:rPrChange>
        </w:rPr>
        <w:t>nine</w:t>
      </w:r>
      <w:r w:rsidRPr="002746DC">
        <w:rPr>
          <w:rFonts w:ascii="Arial" w:hAnsi="Arial" w:cs="Arial"/>
          <w:spacing w:val="-4"/>
          <w:sz w:val="21"/>
          <w:szCs w:val="21"/>
          <w:rPrChange w:id="166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67" w:author="De Jesus Borges, Thiago" w:date="2024-08-15T12:22:00Z" w16du:dateUtc="2024-08-15T16:22:00Z">
            <w:rPr>
              <w:rFonts w:ascii="Arial" w:hAnsi="Arial" w:cs="Arial"/>
            </w:rPr>
          </w:rPrChange>
        </w:rPr>
        <w:t>housekeeping</w:t>
      </w:r>
      <w:r w:rsidRPr="002746DC">
        <w:rPr>
          <w:rFonts w:ascii="Arial" w:hAnsi="Arial" w:cs="Arial"/>
          <w:spacing w:val="-4"/>
          <w:sz w:val="21"/>
          <w:szCs w:val="21"/>
          <w:rPrChange w:id="166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69" w:author="De Jesus Borges, Thiago" w:date="2024-08-15T12:22:00Z" w16du:dateUtc="2024-08-15T16:22:00Z">
            <w:rPr>
              <w:rFonts w:ascii="Arial" w:hAnsi="Arial" w:cs="Arial"/>
            </w:rPr>
          </w:rPrChange>
        </w:rPr>
        <w:t>gene</w:t>
      </w:r>
      <w:r w:rsidRPr="002746DC">
        <w:rPr>
          <w:rFonts w:ascii="Arial" w:hAnsi="Arial" w:cs="Arial"/>
          <w:spacing w:val="-4"/>
          <w:sz w:val="21"/>
          <w:szCs w:val="21"/>
          <w:rPrChange w:id="167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71" w:author="De Jesus Borges, Thiago" w:date="2024-08-15T12:22:00Z" w16du:dateUtc="2024-08-15T16:22:00Z">
            <w:rPr>
              <w:rFonts w:ascii="Arial" w:hAnsi="Arial" w:cs="Arial"/>
            </w:rPr>
          </w:rPrChange>
        </w:rPr>
        <w:t>candidates. The</w:t>
      </w:r>
      <w:r w:rsidRPr="002746DC">
        <w:rPr>
          <w:rFonts w:ascii="Arial" w:hAnsi="Arial" w:cs="Arial"/>
          <w:spacing w:val="-4"/>
          <w:sz w:val="21"/>
          <w:szCs w:val="21"/>
          <w:rPrChange w:id="167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73" w:author="De Jesus Borges, Thiago" w:date="2024-08-15T12:22:00Z" w16du:dateUtc="2024-08-15T16:22:00Z">
            <w:rPr>
              <w:rFonts w:ascii="Arial" w:hAnsi="Arial" w:cs="Arial"/>
            </w:rPr>
          </w:rPrChange>
        </w:rPr>
        <w:t>upset</w:t>
      </w:r>
      <w:r w:rsidRPr="002746DC">
        <w:rPr>
          <w:rFonts w:ascii="Arial" w:hAnsi="Arial" w:cs="Arial"/>
          <w:spacing w:val="-4"/>
          <w:sz w:val="21"/>
          <w:szCs w:val="21"/>
          <w:rPrChange w:id="167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75" w:author="De Jesus Borges, Thiago" w:date="2024-08-15T12:22:00Z" w16du:dateUtc="2024-08-15T16:22:00Z">
            <w:rPr>
              <w:rFonts w:ascii="Arial" w:hAnsi="Arial" w:cs="Arial"/>
            </w:rPr>
          </w:rPrChange>
        </w:rPr>
        <w:t>plots</w:t>
      </w:r>
      <w:r w:rsidRPr="002746DC">
        <w:rPr>
          <w:rFonts w:ascii="Arial" w:hAnsi="Arial" w:cs="Arial"/>
          <w:spacing w:val="-3"/>
          <w:sz w:val="21"/>
          <w:szCs w:val="21"/>
          <w:rPrChange w:id="167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677" w:author="De Jesus Borges, Thiago" w:date="2024-08-15T12:22:00Z" w16du:dateUtc="2024-08-15T16:22:00Z">
            <w:rPr>
              <w:rFonts w:ascii="Arial" w:hAnsi="Arial" w:cs="Arial"/>
            </w:rPr>
          </w:rPrChange>
        </w:rPr>
        <w:t>with</w:t>
      </w:r>
      <w:r w:rsidRPr="002746DC">
        <w:rPr>
          <w:rFonts w:ascii="Arial" w:hAnsi="Arial" w:cs="Arial"/>
          <w:spacing w:val="-4"/>
          <w:sz w:val="21"/>
          <w:szCs w:val="21"/>
          <w:rPrChange w:id="167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79" w:author="De Jesus Borges, Thiago" w:date="2024-08-15T12:22:00Z" w16du:dateUtc="2024-08-15T16:22:00Z">
            <w:rPr>
              <w:rFonts w:ascii="Arial" w:hAnsi="Arial" w:cs="Arial"/>
            </w:rPr>
          </w:rPrChange>
        </w:rPr>
        <w:t>all</w:t>
      </w:r>
      <w:r w:rsidRPr="002746DC">
        <w:rPr>
          <w:rFonts w:ascii="Arial" w:hAnsi="Arial" w:cs="Arial"/>
          <w:spacing w:val="-4"/>
          <w:sz w:val="21"/>
          <w:szCs w:val="21"/>
          <w:rPrChange w:id="168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81" w:author="De Jesus Borges, Thiago" w:date="2024-08-15T12:22:00Z" w16du:dateUtc="2024-08-15T16:22:00Z">
            <w:rPr>
              <w:rFonts w:ascii="Arial" w:hAnsi="Arial" w:cs="Arial"/>
            </w:rPr>
          </w:rPrChange>
        </w:rPr>
        <w:t>combinations</w:t>
      </w:r>
      <w:r w:rsidRPr="002746DC">
        <w:rPr>
          <w:rFonts w:ascii="Arial" w:hAnsi="Arial" w:cs="Arial"/>
          <w:spacing w:val="-4"/>
          <w:sz w:val="21"/>
          <w:szCs w:val="21"/>
          <w:rPrChange w:id="168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83" w:author="De Jesus Borges, Thiago" w:date="2024-08-15T12:22:00Z" w16du:dateUtc="2024-08-15T16:22:00Z">
            <w:rPr>
              <w:rFonts w:ascii="Arial" w:hAnsi="Arial" w:cs="Arial"/>
            </w:rPr>
          </w:rPrChange>
        </w:rPr>
        <w:t>for</w:t>
      </w:r>
      <w:r w:rsidRPr="002746DC">
        <w:rPr>
          <w:rFonts w:ascii="Arial" w:hAnsi="Arial" w:cs="Arial"/>
          <w:spacing w:val="-3"/>
          <w:sz w:val="21"/>
          <w:szCs w:val="21"/>
          <w:rPrChange w:id="168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685" w:author="De Jesus Borges, Thiago" w:date="2024-08-15T12:22:00Z" w16du:dateUtc="2024-08-15T16:22:00Z">
            <w:rPr>
              <w:rFonts w:ascii="Arial" w:hAnsi="Arial" w:cs="Arial"/>
            </w:rPr>
          </w:rPrChange>
        </w:rPr>
        <w:t>one</w:t>
      </w:r>
      <w:r w:rsidRPr="002746DC">
        <w:rPr>
          <w:rFonts w:ascii="Arial" w:hAnsi="Arial" w:cs="Arial"/>
          <w:spacing w:val="-4"/>
          <w:sz w:val="21"/>
          <w:szCs w:val="21"/>
          <w:rPrChange w:id="168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87" w:author="De Jesus Borges, Thiago" w:date="2024-08-15T12:22:00Z" w16du:dateUtc="2024-08-15T16:22:00Z">
            <w:rPr>
              <w:rFonts w:ascii="Arial" w:hAnsi="Arial" w:cs="Arial"/>
            </w:rPr>
          </w:rPrChange>
        </w:rPr>
        <w:t>Phylum,</w:t>
      </w:r>
      <w:r w:rsidRPr="002746DC">
        <w:rPr>
          <w:rFonts w:ascii="Arial" w:hAnsi="Arial" w:cs="Arial"/>
          <w:spacing w:val="-4"/>
          <w:sz w:val="21"/>
          <w:szCs w:val="21"/>
          <w:rPrChange w:id="168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89" w:author="De Jesus Borges, Thiago" w:date="2024-08-15T12:22:00Z" w16du:dateUtc="2024-08-15T16:22:00Z">
            <w:rPr>
              <w:rFonts w:ascii="Arial" w:hAnsi="Arial" w:cs="Arial"/>
            </w:rPr>
          </w:rPrChange>
        </w:rPr>
        <w:t>eight</w:t>
      </w:r>
      <w:r w:rsidRPr="002746DC">
        <w:rPr>
          <w:rFonts w:ascii="Arial" w:hAnsi="Arial" w:cs="Arial"/>
          <w:spacing w:val="-3"/>
          <w:sz w:val="21"/>
          <w:szCs w:val="21"/>
          <w:rPrChange w:id="169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691" w:author="De Jesus Borges, Thiago" w:date="2024-08-15T12:22:00Z" w16du:dateUtc="2024-08-15T16:22:00Z">
            <w:rPr>
              <w:rFonts w:ascii="Arial" w:hAnsi="Arial" w:cs="Arial"/>
            </w:rPr>
          </w:rPrChange>
        </w:rPr>
        <w:t>Classes,</w:t>
      </w:r>
      <w:r w:rsidRPr="002746DC">
        <w:rPr>
          <w:rFonts w:ascii="Arial" w:hAnsi="Arial" w:cs="Arial"/>
          <w:spacing w:val="-4"/>
          <w:sz w:val="21"/>
          <w:szCs w:val="21"/>
          <w:rPrChange w:id="169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93" w:author="De Jesus Borges, Thiago" w:date="2024-08-15T12:22:00Z" w16du:dateUtc="2024-08-15T16:22:00Z">
            <w:rPr>
              <w:rFonts w:ascii="Arial" w:hAnsi="Arial" w:cs="Arial"/>
            </w:rPr>
          </w:rPrChange>
        </w:rPr>
        <w:t>111</w:t>
      </w:r>
      <w:r w:rsidRPr="002746DC">
        <w:rPr>
          <w:rFonts w:ascii="Arial" w:hAnsi="Arial" w:cs="Arial"/>
          <w:spacing w:val="-4"/>
          <w:sz w:val="21"/>
          <w:szCs w:val="21"/>
          <w:rPrChange w:id="169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95" w:author="De Jesus Borges, Thiago" w:date="2024-08-15T12:22:00Z" w16du:dateUtc="2024-08-15T16:22:00Z">
            <w:rPr>
              <w:rFonts w:ascii="Arial" w:hAnsi="Arial" w:cs="Arial"/>
            </w:rPr>
          </w:rPrChange>
        </w:rPr>
        <w:t>Orders,</w:t>
      </w:r>
      <w:r w:rsidRPr="002746DC">
        <w:rPr>
          <w:rFonts w:ascii="Arial" w:hAnsi="Arial" w:cs="Arial"/>
          <w:spacing w:val="-4"/>
          <w:sz w:val="21"/>
          <w:szCs w:val="21"/>
          <w:rPrChange w:id="169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697" w:author="De Jesus Borges, Thiago" w:date="2024-08-15T12:22:00Z" w16du:dateUtc="2024-08-15T16:22:00Z">
            <w:rPr>
              <w:rFonts w:ascii="Arial" w:hAnsi="Arial" w:cs="Arial"/>
            </w:rPr>
          </w:rPrChange>
        </w:rPr>
        <w:t xml:space="preserve">288 Families, 500 </w:t>
      </w:r>
      <w:r w:rsidR="00EA6E49" w:rsidRPr="002746DC">
        <w:rPr>
          <w:rFonts w:ascii="Arial" w:hAnsi="Arial" w:cs="Arial"/>
          <w:sz w:val="21"/>
          <w:szCs w:val="21"/>
          <w:rPrChange w:id="1698" w:author="De Jesus Borges, Thiago" w:date="2024-08-15T12:22:00Z" w16du:dateUtc="2024-08-15T16:22:00Z">
            <w:rPr>
              <w:rFonts w:ascii="Arial" w:hAnsi="Arial" w:cs="Arial"/>
            </w:rPr>
          </w:rPrChange>
        </w:rPr>
        <w:t>Genera</w:t>
      </w:r>
      <w:r w:rsidR="00762F7E" w:rsidRPr="002746DC">
        <w:rPr>
          <w:rFonts w:ascii="Arial" w:hAnsi="Arial" w:cs="Arial"/>
          <w:sz w:val="21"/>
          <w:szCs w:val="21"/>
          <w:rPrChange w:id="1699" w:author="De Jesus Borges, Thiago" w:date="2024-08-15T12:22:00Z" w16du:dateUtc="2024-08-15T16:22:00Z">
            <w:rPr>
              <w:rFonts w:ascii="Arial" w:hAnsi="Arial" w:cs="Arial"/>
            </w:rPr>
          </w:rPrChange>
        </w:rPr>
        <w:t>,</w:t>
      </w:r>
      <w:r w:rsidRPr="002746DC">
        <w:rPr>
          <w:rFonts w:ascii="Arial" w:hAnsi="Arial" w:cs="Arial"/>
          <w:sz w:val="21"/>
          <w:szCs w:val="21"/>
          <w:rPrChange w:id="1700" w:author="De Jesus Borges, Thiago" w:date="2024-08-15T12:22:00Z" w16du:dateUtc="2024-08-15T16:22:00Z">
            <w:rPr>
              <w:rFonts w:ascii="Arial" w:hAnsi="Arial" w:cs="Arial"/>
            </w:rPr>
          </w:rPrChange>
        </w:rPr>
        <w:t xml:space="preserve"> and 630 Species are available in Fig S2.</w:t>
      </w:r>
    </w:p>
    <w:p w14:paraId="140280AD" w14:textId="6998088A" w:rsidR="00BD7D0F" w:rsidRPr="008D40BF" w:rsidRDefault="008E5417" w:rsidP="003362E4">
      <w:pPr>
        <w:pStyle w:val="BodyText"/>
        <w:spacing w:line="254" w:lineRule="auto"/>
        <w:ind w:left="360" w:right="809" w:firstLine="298"/>
        <w:rPr>
          <w:rFonts w:ascii="Arial" w:hAnsi="Arial" w:cs="Arial"/>
          <w:sz w:val="21"/>
          <w:szCs w:val="21"/>
        </w:rPr>
      </w:pPr>
      <w:r>
        <w:rPr>
          <w:rFonts w:ascii="Arial" w:hAnsi="Arial" w:cs="Arial"/>
          <w:spacing w:val="-2"/>
          <w:sz w:val="21"/>
          <w:szCs w:val="21"/>
        </w:rPr>
        <w:t>Further, to</w:t>
      </w:r>
      <w:r>
        <w:rPr>
          <w:rFonts w:ascii="Arial" w:hAnsi="Arial" w:cs="Arial"/>
          <w:spacing w:val="-8"/>
          <w:sz w:val="21"/>
          <w:szCs w:val="21"/>
        </w:rPr>
        <w:t xml:space="preserve"> </w:t>
      </w:r>
      <w:r w:rsidRPr="00C63C10">
        <w:rPr>
          <w:rFonts w:ascii="Arial" w:hAnsi="Arial" w:cs="Arial"/>
          <w:spacing w:val="-2"/>
          <w:sz w:val="21"/>
          <w:szCs w:val="21"/>
        </w:rPr>
        <w:t>quantify</w:t>
      </w:r>
      <w:r w:rsidRPr="00C63C10">
        <w:rPr>
          <w:rFonts w:ascii="Arial" w:hAnsi="Arial" w:cs="Arial"/>
          <w:spacing w:val="-8"/>
          <w:sz w:val="21"/>
          <w:szCs w:val="21"/>
        </w:rPr>
        <w:t xml:space="preserve"> </w:t>
      </w:r>
      <w:r w:rsidRPr="00C63C10">
        <w:rPr>
          <w:rFonts w:ascii="Arial" w:hAnsi="Arial" w:cs="Arial"/>
          <w:spacing w:val="-2"/>
          <w:sz w:val="21"/>
          <w:szCs w:val="21"/>
        </w:rPr>
        <w:t>the</w:t>
      </w:r>
      <w:r w:rsidRPr="00C63C10">
        <w:rPr>
          <w:rFonts w:ascii="Arial" w:hAnsi="Arial" w:cs="Arial"/>
          <w:spacing w:val="-7"/>
          <w:sz w:val="21"/>
          <w:szCs w:val="21"/>
        </w:rPr>
        <w:t xml:space="preserve"> </w:t>
      </w:r>
      <w:r w:rsidRPr="00C63C10">
        <w:rPr>
          <w:rFonts w:ascii="Arial" w:hAnsi="Arial" w:cs="Arial"/>
          <w:spacing w:val="-2"/>
          <w:sz w:val="21"/>
          <w:szCs w:val="21"/>
        </w:rPr>
        <w:t>conservation</w:t>
      </w:r>
      <w:r w:rsidRPr="00C63C10">
        <w:rPr>
          <w:rFonts w:ascii="Arial" w:hAnsi="Arial" w:cs="Arial"/>
          <w:spacing w:val="-7"/>
          <w:sz w:val="21"/>
          <w:szCs w:val="21"/>
        </w:rPr>
        <w:t xml:space="preserve"> </w:t>
      </w:r>
      <w:r w:rsidRPr="00C63C10">
        <w:rPr>
          <w:rFonts w:ascii="Arial" w:hAnsi="Arial" w:cs="Arial"/>
          <w:spacing w:val="-2"/>
          <w:sz w:val="21"/>
          <w:szCs w:val="21"/>
        </w:rPr>
        <w:t>of</w:t>
      </w:r>
      <w:r w:rsidRPr="00C63C10">
        <w:rPr>
          <w:rFonts w:ascii="Arial" w:hAnsi="Arial" w:cs="Arial"/>
          <w:spacing w:val="-8"/>
          <w:sz w:val="21"/>
          <w:szCs w:val="21"/>
        </w:rPr>
        <w:t xml:space="preserve"> </w:t>
      </w:r>
      <w:r w:rsidRPr="00C63C10">
        <w:rPr>
          <w:rFonts w:ascii="Arial" w:hAnsi="Arial" w:cs="Arial"/>
          <w:spacing w:val="-2"/>
          <w:sz w:val="21"/>
          <w:szCs w:val="21"/>
        </w:rPr>
        <w:t>the</w:t>
      </w:r>
      <w:r w:rsidRPr="00C63C10">
        <w:rPr>
          <w:rFonts w:ascii="Arial" w:hAnsi="Arial" w:cs="Arial"/>
          <w:spacing w:val="-7"/>
          <w:sz w:val="21"/>
          <w:szCs w:val="21"/>
        </w:rPr>
        <w:t xml:space="preserve"> </w:t>
      </w:r>
      <w:r w:rsidRPr="00C63C10">
        <w:rPr>
          <w:rFonts w:ascii="Arial" w:hAnsi="Arial" w:cs="Arial"/>
          <w:spacing w:val="-2"/>
          <w:sz w:val="21"/>
          <w:szCs w:val="21"/>
        </w:rPr>
        <w:t>amino</w:t>
      </w:r>
      <w:r w:rsidRPr="00C63C10">
        <w:rPr>
          <w:rFonts w:ascii="Arial" w:hAnsi="Arial" w:cs="Arial"/>
          <w:spacing w:val="-8"/>
          <w:sz w:val="21"/>
          <w:szCs w:val="21"/>
        </w:rPr>
        <w:t xml:space="preserve"> </w:t>
      </w:r>
      <w:r w:rsidRPr="00C63C10">
        <w:rPr>
          <w:rFonts w:ascii="Arial" w:hAnsi="Arial" w:cs="Arial"/>
          <w:spacing w:val="-2"/>
          <w:sz w:val="21"/>
          <w:szCs w:val="21"/>
        </w:rPr>
        <w:t>acids</w:t>
      </w:r>
      <w:r w:rsidRPr="00C63C10">
        <w:rPr>
          <w:rFonts w:ascii="Arial" w:hAnsi="Arial" w:cs="Arial"/>
          <w:spacing w:val="-8"/>
          <w:sz w:val="21"/>
          <w:szCs w:val="21"/>
        </w:rPr>
        <w:t xml:space="preserve"> </w:t>
      </w:r>
      <w:r w:rsidRPr="00C63C10">
        <w:rPr>
          <w:rFonts w:ascii="Arial" w:hAnsi="Arial" w:cs="Arial"/>
          <w:spacing w:val="-2"/>
          <w:sz w:val="21"/>
          <w:szCs w:val="21"/>
        </w:rPr>
        <w:t>given</w:t>
      </w:r>
      <w:r w:rsidRPr="00C63C10">
        <w:rPr>
          <w:rFonts w:ascii="Arial" w:hAnsi="Arial" w:cs="Arial"/>
          <w:spacing w:val="-8"/>
          <w:sz w:val="21"/>
          <w:szCs w:val="21"/>
        </w:rPr>
        <w:t xml:space="preserve"> </w:t>
      </w:r>
      <w:r w:rsidRPr="00C63C10">
        <w:rPr>
          <w:rFonts w:ascii="Arial" w:hAnsi="Arial" w:cs="Arial"/>
          <w:spacing w:val="-2"/>
          <w:sz w:val="21"/>
          <w:szCs w:val="21"/>
        </w:rPr>
        <w:t xml:space="preserve">the </w:t>
      </w:r>
      <w:r w:rsidRPr="008D40BF">
        <w:rPr>
          <w:rFonts w:ascii="Arial" w:hAnsi="Arial" w:cs="Arial"/>
          <w:i/>
          <w:iCs/>
          <w:sz w:val="21"/>
          <w:szCs w:val="21"/>
        </w:rPr>
        <w:t>Homo</w:t>
      </w:r>
      <w:r w:rsidRPr="008D40BF">
        <w:rPr>
          <w:rFonts w:ascii="Arial" w:hAnsi="Arial" w:cs="Arial"/>
          <w:i/>
          <w:iCs/>
          <w:spacing w:val="-1"/>
          <w:sz w:val="21"/>
          <w:szCs w:val="21"/>
        </w:rPr>
        <w:t xml:space="preserve"> </w:t>
      </w:r>
      <w:r w:rsidRPr="008D40BF">
        <w:rPr>
          <w:rFonts w:ascii="Arial" w:hAnsi="Arial" w:cs="Arial"/>
          <w:i/>
          <w:iCs/>
          <w:sz w:val="21"/>
          <w:szCs w:val="21"/>
        </w:rPr>
        <w:t>sapiens</w:t>
      </w:r>
      <w:r w:rsidRPr="00C63C10">
        <w:rPr>
          <w:rFonts w:ascii="Arial" w:hAnsi="Arial" w:cs="Arial"/>
          <w:spacing w:val="-1"/>
          <w:sz w:val="21"/>
          <w:szCs w:val="21"/>
        </w:rPr>
        <w:t xml:space="preserve"> </w:t>
      </w:r>
      <w:r w:rsidRPr="00C63C10">
        <w:rPr>
          <w:rFonts w:ascii="Arial" w:hAnsi="Arial" w:cs="Arial"/>
          <w:sz w:val="21"/>
          <w:szCs w:val="21"/>
        </w:rPr>
        <w:t>sequence</w:t>
      </w:r>
      <w:r w:rsidRPr="00C63C10">
        <w:rPr>
          <w:rFonts w:ascii="Arial" w:hAnsi="Arial" w:cs="Arial"/>
          <w:spacing w:val="-1"/>
          <w:sz w:val="21"/>
          <w:szCs w:val="21"/>
        </w:rPr>
        <w:t xml:space="preserve"> </w:t>
      </w:r>
      <w:r w:rsidRPr="00C63C10">
        <w:rPr>
          <w:rFonts w:ascii="Arial" w:hAnsi="Arial" w:cs="Arial"/>
          <w:sz w:val="21"/>
          <w:szCs w:val="21"/>
        </w:rPr>
        <w:t>as</w:t>
      </w:r>
      <w:r w:rsidRPr="00C63C10">
        <w:rPr>
          <w:rFonts w:ascii="Arial" w:hAnsi="Arial" w:cs="Arial"/>
          <w:spacing w:val="-1"/>
          <w:sz w:val="21"/>
          <w:szCs w:val="21"/>
        </w:rPr>
        <w:t xml:space="preserve"> a </w:t>
      </w:r>
      <w:r w:rsidRPr="00C63C10">
        <w:rPr>
          <w:rFonts w:ascii="Arial" w:hAnsi="Arial" w:cs="Arial"/>
          <w:sz w:val="21"/>
          <w:szCs w:val="21"/>
        </w:rPr>
        <w:t>reference</w:t>
      </w:r>
      <w:r>
        <w:rPr>
          <w:rFonts w:ascii="Arial" w:hAnsi="Arial" w:cs="Arial"/>
          <w:sz w:val="21"/>
          <w:szCs w:val="21"/>
        </w:rPr>
        <w:t xml:space="preserve">, </w:t>
      </w:r>
      <w:r w:rsidR="0047037D" w:rsidRPr="008D40BF">
        <w:rPr>
          <w:rFonts w:ascii="Arial" w:hAnsi="Arial" w:cs="Arial"/>
          <w:sz w:val="21"/>
          <w:szCs w:val="21"/>
        </w:rPr>
        <w:t>we perform multiple alignment</w:t>
      </w:r>
      <w:r w:rsidR="00EA6E49" w:rsidRPr="008D40BF">
        <w:rPr>
          <w:rFonts w:ascii="Arial" w:hAnsi="Arial" w:cs="Arial"/>
          <w:sz w:val="21"/>
          <w:szCs w:val="21"/>
        </w:rPr>
        <w:t>s</w:t>
      </w:r>
      <w:r w:rsidR="0047037D" w:rsidRPr="008D40BF">
        <w:rPr>
          <w:rFonts w:ascii="Arial" w:hAnsi="Arial" w:cs="Arial"/>
          <w:sz w:val="21"/>
          <w:szCs w:val="21"/>
        </w:rPr>
        <w:t xml:space="preserve"> and calculate the </w:t>
      </w:r>
      <w:r w:rsidR="0047037D" w:rsidRPr="008D40BF">
        <w:rPr>
          <w:rFonts w:ascii="Arial" w:hAnsi="Arial" w:cs="Arial"/>
          <w:spacing w:val="-2"/>
          <w:sz w:val="21"/>
          <w:szCs w:val="21"/>
        </w:rPr>
        <w:t>normalized</w:t>
      </w:r>
      <w:r w:rsidR="0047037D" w:rsidRPr="008D40BF">
        <w:rPr>
          <w:rFonts w:ascii="Arial" w:hAnsi="Arial" w:cs="Arial"/>
          <w:spacing w:val="-7"/>
          <w:sz w:val="21"/>
          <w:szCs w:val="21"/>
        </w:rPr>
        <w:t xml:space="preserve"> </w:t>
      </w:r>
      <w:r w:rsidR="0047037D" w:rsidRPr="008D40BF">
        <w:rPr>
          <w:rFonts w:ascii="Arial" w:hAnsi="Arial" w:cs="Arial"/>
          <w:spacing w:val="-2"/>
          <w:sz w:val="21"/>
          <w:szCs w:val="21"/>
        </w:rPr>
        <w:t>Shannon</w:t>
      </w:r>
      <w:r w:rsidR="0047037D" w:rsidRPr="008D40BF">
        <w:rPr>
          <w:rFonts w:ascii="Arial" w:hAnsi="Arial" w:cs="Arial"/>
          <w:spacing w:val="-7"/>
          <w:sz w:val="21"/>
          <w:szCs w:val="21"/>
        </w:rPr>
        <w:t xml:space="preserve"> </w:t>
      </w:r>
      <w:r w:rsidR="0047037D" w:rsidRPr="008D40BF">
        <w:rPr>
          <w:rFonts w:ascii="Arial" w:hAnsi="Arial" w:cs="Arial"/>
          <w:spacing w:val="-2"/>
          <w:sz w:val="21"/>
          <w:szCs w:val="21"/>
        </w:rPr>
        <w:t>entropy</w:t>
      </w:r>
      <w:r>
        <w:rPr>
          <w:rFonts w:ascii="Arial" w:hAnsi="Arial" w:cs="Arial"/>
          <w:spacing w:val="-2"/>
          <w:sz w:val="21"/>
          <w:szCs w:val="21"/>
        </w:rPr>
        <w:t xml:space="preserve"> </w:t>
      </w:r>
      <w:r>
        <w:rPr>
          <w:rFonts w:ascii="Arial" w:hAnsi="Arial" w:cs="Arial"/>
          <w:sz w:val="21"/>
          <w:szCs w:val="21"/>
        </w:rPr>
        <w:t>f</w:t>
      </w:r>
      <w:r w:rsidRPr="00C63C10">
        <w:rPr>
          <w:rFonts w:ascii="Arial" w:hAnsi="Arial" w:cs="Arial"/>
          <w:sz w:val="21"/>
          <w:szCs w:val="21"/>
        </w:rPr>
        <w:t>or each group of homologs</w:t>
      </w:r>
      <w:r>
        <w:rPr>
          <w:rFonts w:ascii="Arial" w:hAnsi="Arial" w:cs="Arial"/>
          <w:sz w:val="21"/>
          <w:szCs w:val="21"/>
        </w:rPr>
        <w:t>.</w:t>
      </w:r>
      <w:r w:rsidR="0047037D" w:rsidRPr="008D40BF">
        <w:rPr>
          <w:rFonts w:ascii="Arial" w:hAnsi="Arial" w:cs="Arial"/>
          <w:spacing w:val="-7"/>
          <w:sz w:val="21"/>
          <w:szCs w:val="21"/>
        </w:rPr>
        <w:t xml:space="preserve"> </w:t>
      </w:r>
      <w:r w:rsidR="0047037D" w:rsidRPr="008D40BF">
        <w:rPr>
          <w:rFonts w:ascii="Arial" w:hAnsi="Arial" w:cs="Arial"/>
          <w:sz w:val="21"/>
          <w:szCs w:val="21"/>
        </w:rPr>
        <w:t>Low</w:t>
      </w:r>
      <w:r w:rsidR="0047037D" w:rsidRPr="008D40BF">
        <w:rPr>
          <w:rFonts w:ascii="Arial" w:hAnsi="Arial" w:cs="Arial"/>
          <w:spacing w:val="-1"/>
          <w:sz w:val="21"/>
          <w:szCs w:val="21"/>
        </w:rPr>
        <w:t xml:space="preserve"> </w:t>
      </w:r>
      <w:r w:rsidR="002A6431" w:rsidRPr="008D40BF">
        <w:rPr>
          <w:rFonts w:ascii="Arial" w:hAnsi="Arial" w:cs="Arial"/>
          <w:sz w:val="21"/>
          <w:szCs w:val="21"/>
        </w:rPr>
        <w:t>normalized entropy values</w:t>
      </w:r>
      <w:r w:rsidR="0047037D" w:rsidRPr="008D40BF">
        <w:rPr>
          <w:rFonts w:ascii="Arial" w:hAnsi="Arial" w:cs="Arial"/>
          <w:spacing w:val="-1"/>
          <w:sz w:val="21"/>
          <w:szCs w:val="21"/>
        </w:rPr>
        <w:t xml:space="preserve"> </w:t>
      </w:r>
      <w:r w:rsidR="0047037D" w:rsidRPr="008D40BF">
        <w:rPr>
          <w:rFonts w:ascii="Arial" w:hAnsi="Arial" w:cs="Arial"/>
          <w:sz w:val="21"/>
          <w:szCs w:val="21"/>
        </w:rPr>
        <w:t>are</w:t>
      </w:r>
      <w:r w:rsidR="0047037D" w:rsidRPr="008D40BF">
        <w:rPr>
          <w:rFonts w:ascii="Arial" w:hAnsi="Arial" w:cs="Arial"/>
          <w:spacing w:val="-1"/>
          <w:sz w:val="21"/>
          <w:szCs w:val="21"/>
        </w:rPr>
        <w:t xml:space="preserve"> </w:t>
      </w:r>
      <w:r w:rsidR="0047037D" w:rsidRPr="008D40BF">
        <w:rPr>
          <w:rFonts w:ascii="Arial" w:hAnsi="Arial" w:cs="Arial"/>
          <w:sz w:val="21"/>
          <w:szCs w:val="21"/>
        </w:rPr>
        <w:t xml:space="preserve">highly concentrated in </w:t>
      </w:r>
      <w:r w:rsidR="006D1B68" w:rsidRPr="008D40BF">
        <w:rPr>
          <w:rFonts w:ascii="Arial" w:hAnsi="Arial" w:cs="Arial"/>
          <w:sz w:val="21"/>
          <w:szCs w:val="21"/>
        </w:rPr>
        <w:t>essential</w:t>
      </w:r>
      <w:r w:rsidR="0047037D" w:rsidRPr="008D40BF">
        <w:rPr>
          <w:rFonts w:ascii="Arial" w:hAnsi="Arial" w:cs="Arial"/>
          <w:sz w:val="21"/>
          <w:szCs w:val="21"/>
        </w:rPr>
        <w:t xml:space="preserve"> motifs of each sequence; those regions are highlighted in blue in Fig 4C. For example, in </w:t>
      </w:r>
      <w:r w:rsidR="0047037D" w:rsidRPr="008D40BF">
        <w:rPr>
          <w:rFonts w:ascii="Arial" w:hAnsi="Arial" w:cs="Arial"/>
          <w:i/>
          <w:sz w:val="21"/>
          <w:szCs w:val="21"/>
        </w:rPr>
        <w:t>MT-CO1</w:t>
      </w:r>
      <w:r w:rsidR="0047037D" w:rsidRPr="008D40BF">
        <w:rPr>
          <w:rFonts w:ascii="Arial" w:hAnsi="Arial" w:cs="Arial"/>
          <w:i/>
          <w:spacing w:val="40"/>
          <w:sz w:val="21"/>
          <w:szCs w:val="21"/>
        </w:rPr>
        <w:t xml:space="preserve"> </w:t>
      </w:r>
      <w:r w:rsidR="0047037D" w:rsidRPr="008D40BF">
        <w:rPr>
          <w:rFonts w:ascii="Arial" w:hAnsi="Arial" w:cs="Arial"/>
          <w:sz w:val="21"/>
          <w:szCs w:val="21"/>
        </w:rPr>
        <w:t xml:space="preserve">between </w:t>
      </w:r>
      <w:r w:rsidR="00604B3D" w:rsidRPr="008D40BF">
        <w:rPr>
          <w:rFonts w:ascii="Arial" w:hAnsi="Arial" w:cs="Arial"/>
          <w:sz w:val="21"/>
          <w:szCs w:val="21"/>
        </w:rPr>
        <w:t>regions 32-69, there is an important Calcium binding region ([33] cd00054), while in UBB region 1-228,</w:t>
      </w:r>
      <w:r w:rsidR="0047037D" w:rsidRPr="008D40BF">
        <w:rPr>
          <w:rFonts w:ascii="Arial" w:hAnsi="Arial" w:cs="Arial"/>
          <w:sz w:val="21"/>
          <w:szCs w:val="21"/>
        </w:rPr>
        <w:t xml:space="preserve"> there is a </w:t>
      </w:r>
      <w:r w:rsidR="0047037D" w:rsidRPr="008D40BF">
        <w:rPr>
          <w:rFonts w:ascii="Arial" w:hAnsi="Arial" w:cs="Arial"/>
          <w:spacing w:val="-4"/>
          <w:sz w:val="21"/>
          <w:szCs w:val="21"/>
        </w:rPr>
        <w:t>ubiquitin-like region ([</w:t>
      </w:r>
      <w:r w:rsidR="0047037D" w:rsidRPr="002746DC">
        <w:rPr>
          <w:sz w:val="21"/>
          <w:szCs w:val="21"/>
          <w:rPrChange w:id="1701" w:author="De Jesus Borges, Thiago" w:date="2024-08-15T12:22:00Z" w16du:dateUtc="2024-08-15T16:22:00Z">
            <w:rPr/>
          </w:rPrChange>
        </w:rPr>
        <w:fldChar w:fldCharType="begin"/>
      </w:r>
      <w:r w:rsidR="0047037D" w:rsidRPr="008D40BF">
        <w:rPr>
          <w:sz w:val="21"/>
          <w:szCs w:val="21"/>
        </w:rPr>
        <w:instrText>HYPERLINK \l "_bookmark33"</w:instrText>
      </w:r>
      <w:r w:rsidR="0047037D" w:rsidRPr="00EB5EE6">
        <w:rPr>
          <w:sz w:val="21"/>
          <w:szCs w:val="21"/>
        </w:rPr>
      </w:r>
      <w:r w:rsidR="0047037D" w:rsidRPr="002746DC">
        <w:rPr>
          <w:sz w:val="21"/>
          <w:szCs w:val="21"/>
          <w:rPrChange w:id="1702" w:author="De Jesus Borges, Thiago" w:date="2024-08-15T12:22:00Z" w16du:dateUtc="2024-08-15T16:22:00Z">
            <w:rPr>
              <w:rFonts w:ascii="Arial" w:hAnsi="Arial" w:cs="Arial"/>
              <w:color w:val="0000FF"/>
              <w:spacing w:val="-4"/>
            </w:rPr>
          </w:rPrChange>
        </w:rPr>
        <w:fldChar w:fldCharType="separate"/>
      </w:r>
      <w:r w:rsidR="0047037D" w:rsidRPr="008D40BF">
        <w:rPr>
          <w:rFonts w:ascii="Arial" w:hAnsi="Arial" w:cs="Arial"/>
          <w:color w:val="0000FF"/>
          <w:spacing w:val="-4"/>
          <w:sz w:val="21"/>
          <w:szCs w:val="21"/>
        </w:rPr>
        <w:t>33</w:t>
      </w:r>
      <w:r w:rsidR="0047037D" w:rsidRPr="002746DC">
        <w:rPr>
          <w:rFonts w:ascii="Arial" w:hAnsi="Arial" w:cs="Arial"/>
          <w:color w:val="0000FF"/>
          <w:spacing w:val="-4"/>
          <w:sz w:val="21"/>
          <w:szCs w:val="21"/>
          <w:rPrChange w:id="1703" w:author="De Jesus Borges, Thiago" w:date="2024-08-15T12:22:00Z" w16du:dateUtc="2024-08-15T16:22:00Z">
            <w:rPr>
              <w:rFonts w:ascii="Arial" w:hAnsi="Arial" w:cs="Arial"/>
              <w:color w:val="0000FF"/>
              <w:spacing w:val="-4"/>
            </w:rPr>
          </w:rPrChange>
        </w:rPr>
        <w:fldChar w:fldCharType="end"/>
      </w:r>
      <w:r w:rsidR="0047037D" w:rsidRPr="008D40BF">
        <w:rPr>
          <w:rFonts w:ascii="Arial" w:hAnsi="Arial" w:cs="Arial"/>
          <w:spacing w:val="-4"/>
          <w:sz w:val="21"/>
          <w:szCs w:val="21"/>
        </w:rPr>
        <w:t xml:space="preserve">] cd01803). All regions and entropy calculations are described </w:t>
      </w:r>
      <w:r w:rsidR="0047037D" w:rsidRPr="008D40BF">
        <w:rPr>
          <w:rFonts w:ascii="Arial" w:hAnsi="Arial" w:cs="Arial"/>
          <w:sz w:val="21"/>
          <w:szCs w:val="21"/>
        </w:rPr>
        <w:t>in supplemental (Table S3).</w:t>
      </w:r>
    </w:p>
    <w:p w14:paraId="33A7D3DE" w14:textId="6C6AF82A" w:rsidR="00F675DE" w:rsidRPr="008D40BF" w:rsidRDefault="0047037D" w:rsidP="003362E4">
      <w:pPr>
        <w:pStyle w:val="BodyText"/>
        <w:spacing w:line="254" w:lineRule="auto"/>
        <w:ind w:left="360" w:right="809" w:firstLine="298"/>
        <w:rPr>
          <w:rFonts w:ascii="Arial" w:hAnsi="Arial" w:cs="Arial"/>
          <w:spacing w:val="-2"/>
          <w:sz w:val="21"/>
          <w:szCs w:val="21"/>
        </w:rPr>
      </w:pPr>
      <w:r w:rsidRPr="008D40BF">
        <w:rPr>
          <w:rFonts w:ascii="Arial" w:hAnsi="Arial" w:cs="Arial"/>
          <w:spacing w:val="-2"/>
          <w:sz w:val="21"/>
          <w:szCs w:val="21"/>
        </w:rPr>
        <w:t>These</w:t>
      </w:r>
      <w:r w:rsidRPr="008D40BF">
        <w:rPr>
          <w:rFonts w:ascii="Arial" w:hAnsi="Arial" w:cs="Arial"/>
          <w:spacing w:val="-6"/>
          <w:sz w:val="21"/>
          <w:szCs w:val="21"/>
        </w:rPr>
        <w:t xml:space="preserve"> </w:t>
      </w:r>
      <w:r w:rsidR="008E5417">
        <w:rPr>
          <w:rFonts w:ascii="Arial" w:hAnsi="Arial" w:cs="Arial"/>
          <w:spacing w:val="-6"/>
          <w:sz w:val="21"/>
          <w:szCs w:val="21"/>
        </w:rPr>
        <w:t xml:space="preserve">data </w:t>
      </w:r>
      <w:r w:rsidRPr="008D40BF">
        <w:rPr>
          <w:rFonts w:ascii="Arial" w:hAnsi="Arial" w:cs="Arial"/>
          <w:spacing w:val="-2"/>
          <w:sz w:val="21"/>
          <w:szCs w:val="21"/>
        </w:rPr>
        <w:t>underline</w:t>
      </w:r>
      <w:r w:rsidRPr="008D40BF">
        <w:rPr>
          <w:rFonts w:ascii="Arial" w:hAnsi="Arial" w:cs="Arial"/>
          <w:spacing w:val="-6"/>
          <w:sz w:val="21"/>
          <w:szCs w:val="21"/>
        </w:rPr>
        <w:t xml:space="preserve"> </w:t>
      </w:r>
      <w:r w:rsidRPr="008D40BF">
        <w:rPr>
          <w:rFonts w:ascii="Arial" w:hAnsi="Arial" w:cs="Arial"/>
          <w:spacing w:val="-2"/>
          <w:sz w:val="21"/>
          <w:szCs w:val="21"/>
        </w:rPr>
        <w:t>their</w:t>
      </w:r>
      <w:r w:rsidRPr="008D40BF">
        <w:rPr>
          <w:rFonts w:ascii="Arial" w:hAnsi="Arial" w:cs="Arial"/>
          <w:spacing w:val="-6"/>
          <w:sz w:val="21"/>
          <w:szCs w:val="21"/>
        </w:rPr>
        <w:t xml:space="preserve"> </w:t>
      </w:r>
      <w:r w:rsidRPr="008D40BF">
        <w:rPr>
          <w:rFonts w:ascii="Arial" w:hAnsi="Arial" w:cs="Arial"/>
          <w:spacing w:val="-2"/>
          <w:sz w:val="21"/>
          <w:szCs w:val="21"/>
        </w:rPr>
        <w:t>role</w:t>
      </w:r>
      <w:r w:rsidRPr="008D40BF">
        <w:rPr>
          <w:rFonts w:ascii="Arial" w:hAnsi="Arial" w:cs="Arial"/>
          <w:spacing w:val="-6"/>
          <w:sz w:val="21"/>
          <w:szCs w:val="21"/>
        </w:rPr>
        <w:t xml:space="preserve"> </w:t>
      </w:r>
      <w:r w:rsidRPr="008D40BF">
        <w:rPr>
          <w:rFonts w:ascii="Arial" w:hAnsi="Arial" w:cs="Arial"/>
          <w:spacing w:val="-2"/>
          <w:sz w:val="21"/>
          <w:szCs w:val="21"/>
        </w:rPr>
        <w:t>as</w:t>
      </w:r>
      <w:r w:rsidRPr="008D40BF">
        <w:rPr>
          <w:rFonts w:ascii="Arial" w:hAnsi="Arial" w:cs="Arial"/>
          <w:spacing w:val="-6"/>
          <w:sz w:val="21"/>
          <w:szCs w:val="21"/>
        </w:rPr>
        <w:t xml:space="preserve"> </w:t>
      </w:r>
      <w:r w:rsidRPr="008D40BF">
        <w:rPr>
          <w:rFonts w:ascii="Arial" w:hAnsi="Arial" w:cs="Arial"/>
          <w:spacing w:val="-2"/>
          <w:sz w:val="21"/>
          <w:szCs w:val="21"/>
        </w:rPr>
        <w:t>housekeeping</w:t>
      </w:r>
      <w:r w:rsidRPr="008D40BF">
        <w:rPr>
          <w:rFonts w:ascii="Arial" w:hAnsi="Arial" w:cs="Arial"/>
          <w:spacing w:val="-6"/>
          <w:sz w:val="21"/>
          <w:szCs w:val="21"/>
        </w:rPr>
        <w:t xml:space="preserve"> </w:t>
      </w:r>
      <w:r w:rsidRPr="008D40BF">
        <w:rPr>
          <w:rFonts w:ascii="Arial" w:hAnsi="Arial" w:cs="Arial"/>
          <w:spacing w:val="-2"/>
          <w:sz w:val="21"/>
          <w:szCs w:val="21"/>
        </w:rPr>
        <w:t>genes</w:t>
      </w:r>
      <w:r w:rsidRPr="008D40BF">
        <w:rPr>
          <w:rFonts w:ascii="Arial" w:hAnsi="Arial" w:cs="Arial"/>
          <w:spacing w:val="-6"/>
          <w:sz w:val="21"/>
          <w:szCs w:val="21"/>
        </w:rPr>
        <w:t xml:space="preserve"> </w:t>
      </w:r>
      <w:r w:rsidRPr="008D40BF">
        <w:rPr>
          <w:rFonts w:ascii="Arial" w:hAnsi="Arial" w:cs="Arial"/>
          <w:spacing w:val="-2"/>
          <w:sz w:val="21"/>
          <w:szCs w:val="21"/>
        </w:rPr>
        <w:t>being</w:t>
      </w:r>
      <w:r w:rsidRPr="008D40BF">
        <w:rPr>
          <w:rFonts w:ascii="Arial" w:hAnsi="Arial" w:cs="Arial"/>
          <w:spacing w:val="-6"/>
          <w:sz w:val="21"/>
          <w:szCs w:val="21"/>
        </w:rPr>
        <w:t xml:space="preserve"> </w:t>
      </w:r>
      <w:r w:rsidRPr="008D40BF">
        <w:rPr>
          <w:rFonts w:ascii="Arial" w:hAnsi="Arial" w:cs="Arial"/>
          <w:spacing w:val="-2"/>
          <w:sz w:val="21"/>
          <w:szCs w:val="21"/>
        </w:rPr>
        <w:t>highly</w:t>
      </w:r>
      <w:r w:rsidRPr="008D40BF">
        <w:rPr>
          <w:rFonts w:ascii="Arial" w:hAnsi="Arial" w:cs="Arial"/>
          <w:spacing w:val="-6"/>
          <w:sz w:val="21"/>
          <w:szCs w:val="21"/>
        </w:rPr>
        <w:t xml:space="preserve"> </w:t>
      </w:r>
      <w:r w:rsidRPr="008D40BF">
        <w:rPr>
          <w:rFonts w:ascii="Arial" w:hAnsi="Arial" w:cs="Arial"/>
          <w:spacing w:val="-2"/>
          <w:sz w:val="21"/>
          <w:szCs w:val="21"/>
        </w:rPr>
        <w:t>conserved</w:t>
      </w:r>
      <w:r w:rsidRPr="008D40BF">
        <w:rPr>
          <w:rFonts w:ascii="Arial" w:hAnsi="Arial" w:cs="Arial"/>
          <w:spacing w:val="-6"/>
          <w:sz w:val="21"/>
          <w:szCs w:val="21"/>
        </w:rPr>
        <w:t xml:space="preserve"> </w:t>
      </w:r>
      <w:r w:rsidRPr="008D40BF">
        <w:rPr>
          <w:rFonts w:ascii="Arial" w:hAnsi="Arial" w:cs="Arial"/>
          <w:spacing w:val="-2"/>
          <w:sz w:val="21"/>
          <w:szCs w:val="21"/>
        </w:rPr>
        <w:t>and</w:t>
      </w:r>
      <w:r w:rsidRPr="008D40BF">
        <w:rPr>
          <w:rFonts w:ascii="Arial" w:hAnsi="Arial" w:cs="Arial"/>
          <w:spacing w:val="-6"/>
          <w:sz w:val="21"/>
          <w:szCs w:val="21"/>
        </w:rPr>
        <w:t xml:space="preserve"> </w:t>
      </w:r>
      <w:r w:rsidRPr="008D40BF">
        <w:rPr>
          <w:rFonts w:ascii="Arial" w:hAnsi="Arial" w:cs="Arial"/>
          <w:spacing w:val="-2"/>
          <w:sz w:val="21"/>
          <w:szCs w:val="21"/>
        </w:rPr>
        <w:t>play</w:t>
      </w:r>
      <w:r w:rsidRPr="008D40BF">
        <w:rPr>
          <w:rFonts w:ascii="Arial" w:hAnsi="Arial" w:cs="Arial"/>
          <w:sz w:val="21"/>
          <w:szCs w:val="21"/>
        </w:rPr>
        <w:t>ing</w:t>
      </w:r>
      <w:r w:rsidRPr="008D40BF">
        <w:rPr>
          <w:rFonts w:ascii="Arial" w:hAnsi="Arial" w:cs="Arial"/>
          <w:spacing w:val="-7"/>
          <w:sz w:val="21"/>
          <w:szCs w:val="21"/>
        </w:rPr>
        <w:t xml:space="preserve"> </w:t>
      </w:r>
      <w:r w:rsidRPr="008D40BF">
        <w:rPr>
          <w:rFonts w:ascii="Arial" w:hAnsi="Arial" w:cs="Arial"/>
          <w:sz w:val="21"/>
          <w:szCs w:val="21"/>
        </w:rPr>
        <w:t>important</w:t>
      </w:r>
      <w:r w:rsidRPr="008D40BF">
        <w:rPr>
          <w:rFonts w:ascii="Arial" w:hAnsi="Arial" w:cs="Arial"/>
          <w:spacing w:val="-7"/>
          <w:sz w:val="21"/>
          <w:szCs w:val="21"/>
        </w:rPr>
        <w:t xml:space="preserve"> </w:t>
      </w:r>
      <w:r w:rsidRPr="008D40BF">
        <w:rPr>
          <w:rFonts w:ascii="Arial" w:hAnsi="Arial" w:cs="Arial"/>
          <w:sz w:val="21"/>
          <w:szCs w:val="21"/>
        </w:rPr>
        <w:t>molecular</w:t>
      </w:r>
      <w:r w:rsidRPr="008D40BF">
        <w:rPr>
          <w:rFonts w:ascii="Arial" w:hAnsi="Arial" w:cs="Arial"/>
          <w:spacing w:val="-7"/>
          <w:sz w:val="21"/>
          <w:szCs w:val="21"/>
        </w:rPr>
        <w:t xml:space="preserve"> </w:t>
      </w:r>
      <w:r w:rsidRPr="008D40BF">
        <w:rPr>
          <w:rFonts w:ascii="Arial" w:hAnsi="Arial" w:cs="Arial"/>
          <w:sz w:val="21"/>
          <w:szCs w:val="21"/>
        </w:rPr>
        <w:t>functions</w:t>
      </w:r>
      <w:r w:rsidRPr="008D40BF">
        <w:rPr>
          <w:rFonts w:ascii="Arial" w:hAnsi="Arial" w:cs="Arial"/>
          <w:spacing w:val="-7"/>
          <w:sz w:val="21"/>
          <w:szCs w:val="21"/>
        </w:rPr>
        <w:t xml:space="preserve"> </w:t>
      </w:r>
      <w:r w:rsidRPr="008D40BF">
        <w:rPr>
          <w:rFonts w:ascii="Arial" w:hAnsi="Arial" w:cs="Arial"/>
          <w:sz w:val="21"/>
          <w:szCs w:val="21"/>
        </w:rPr>
        <w:t>and</w:t>
      </w:r>
      <w:r w:rsidRPr="008D40BF">
        <w:rPr>
          <w:rFonts w:ascii="Arial" w:hAnsi="Arial" w:cs="Arial"/>
          <w:spacing w:val="-7"/>
          <w:sz w:val="21"/>
          <w:szCs w:val="21"/>
        </w:rPr>
        <w:t xml:space="preserve"> </w:t>
      </w:r>
      <w:r w:rsidRPr="008D40BF">
        <w:rPr>
          <w:rFonts w:ascii="Arial" w:hAnsi="Arial" w:cs="Arial"/>
          <w:sz w:val="21"/>
          <w:szCs w:val="21"/>
        </w:rPr>
        <w:t>biological</w:t>
      </w:r>
      <w:r w:rsidRPr="008D40BF">
        <w:rPr>
          <w:rFonts w:ascii="Arial" w:hAnsi="Arial" w:cs="Arial"/>
          <w:spacing w:val="-7"/>
          <w:sz w:val="21"/>
          <w:szCs w:val="21"/>
        </w:rPr>
        <w:t xml:space="preserve"> </w:t>
      </w:r>
      <w:r w:rsidRPr="008D40BF">
        <w:rPr>
          <w:rFonts w:ascii="Arial" w:hAnsi="Arial" w:cs="Arial"/>
          <w:sz w:val="21"/>
          <w:szCs w:val="21"/>
        </w:rPr>
        <w:t>processes,</w:t>
      </w:r>
      <w:r w:rsidRPr="008D40BF">
        <w:rPr>
          <w:rFonts w:ascii="Arial" w:hAnsi="Arial" w:cs="Arial"/>
          <w:spacing w:val="-7"/>
          <w:sz w:val="21"/>
          <w:szCs w:val="21"/>
        </w:rPr>
        <w:t xml:space="preserve"> </w:t>
      </w:r>
      <w:r w:rsidRPr="008D40BF">
        <w:rPr>
          <w:rFonts w:ascii="Arial" w:hAnsi="Arial" w:cs="Arial"/>
          <w:sz w:val="21"/>
          <w:szCs w:val="21"/>
        </w:rPr>
        <w:t>confirming</w:t>
      </w:r>
      <w:r w:rsidRPr="008D40BF">
        <w:rPr>
          <w:rFonts w:ascii="Arial" w:hAnsi="Arial" w:cs="Arial"/>
          <w:spacing w:val="-7"/>
          <w:sz w:val="21"/>
          <w:szCs w:val="21"/>
        </w:rPr>
        <w:t xml:space="preserve"> </w:t>
      </w:r>
      <w:r w:rsidRPr="008D40BF">
        <w:rPr>
          <w:rFonts w:ascii="Arial" w:hAnsi="Arial" w:cs="Arial"/>
          <w:sz w:val="21"/>
          <w:szCs w:val="21"/>
        </w:rPr>
        <w:t>the</w:t>
      </w:r>
      <w:r w:rsidRPr="008D40BF">
        <w:rPr>
          <w:rFonts w:ascii="Arial" w:hAnsi="Arial" w:cs="Arial"/>
          <w:spacing w:val="-7"/>
          <w:sz w:val="21"/>
          <w:szCs w:val="21"/>
        </w:rPr>
        <w:t xml:space="preserve"> </w:t>
      </w:r>
      <w:r w:rsidRPr="008D40BF">
        <w:rPr>
          <w:rFonts w:ascii="Arial" w:hAnsi="Arial" w:cs="Arial"/>
          <w:sz w:val="21"/>
          <w:szCs w:val="21"/>
        </w:rPr>
        <w:t>ability</w:t>
      </w:r>
      <w:r w:rsidRPr="008D40BF">
        <w:rPr>
          <w:rFonts w:ascii="Arial" w:hAnsi="Arial" w:cs="Arial"/>
          <w:spacing w:val="-7"/>
          <w:sz w:val="21"/>
          <w:szCs w:val="21"/>
        </w:rPr>
        <w:t xml:space="preserve"> </w:t>
      </w:r>
      <w:r w:rsidRPr="008D40BF">
        <w:rPr>
          <w:rFonts w:ascii="Arial" w:hAnsi="Arial" w:cs="Arial"/>
          <w:sz w:val="21"/>
          <w:szCs w:val="21"/>
        </w:rPr>
        <w:t xml:space="preserve">of </w:t>
      </w:r>
      <w:r w:rsidRPr="008D40BF">
        <w:rPr>
          <w:rFonts w:ascii="Arial" w:hAnsi="Arial" w:cs="Arial"/>
          <w:spacing w:val="-2"/>
          <w:sz w:val="21"/>
          <w:szCs w:val="21"/>
        </w:rPr>
        <w:t>our</w:t>
      </w:r>
      <w:r w:rsidRPr="008D40BF">
        <w:rPr>
          <w:rFonts w:ascii="Arial" w:hAnsi="Arial" w:cs="Arial"/>
          <w:spacing w:val="-5"/>
          <w:sz w:val="21"/>
          <w:szCs w:val="21"/>
        </w:rPr>
        <w:t xml:space="preserve"> </w:t>
      </w:r>
      <w:r w:rsidRPr="008D40BF">
        <w:rPr>
          <w:rFonts w:ascii="Arial" w:hAnsi="Arial" w:cs="Arial"/>
          <w:spacing w:val="-2"/>
          <w:sz w:val="21"/>
          <w:szCs w:val="21"/>
        </w:rPr>
        <w:t>method</w:t>
      </w:r>
      <w:r w:rsidRPr="008D40BF">
        <w:rPr>
          <w:rFonts w:ascii="Arial" w:hAnsi="Arial" w:cs="Arial"/>
          <w:spacing w:val="-5"/>
          <w:sz w:val="21"/>
          <w:szCs w:val="21"/>
        </w:rPr>
        <w:t xml:space="preserve"> </w:t>
      </w:r>
      <w:r w:rsidRPr="008D40BF">
        <w:rPr>
          <w:rFonts w:ascii="Arial" w:hAnsi="Arial" w:cs="Arial"/>
          <w:spacing w:val="-2"/>
          <w:sz w:val="21"/>
          <w:szCs w:val="21"/>
        </w:rPr>
        <w:t>to</w:t>
      </w:r>
      <w:r w:rsidRPr="008D40BF">
        <w:rPr>
          <w:rFonts w:ascii="Arial" w:hAnsi="Arial" w:cs="Arial"/>
          <w:spacing w:val="-5"/>
          <w:sz w:val="21"/>
          <w:szCs w:val="21"/>
        </w:rPr>
        <w:t xml:space="preserve"> </w:t>
      </w:r>
      <w:r w:rsidRPr="008D40BF">
        <w:rPr>
          <w:rFonts w:ascii="Arial" w:hAnsi="Arial" w:cs="Arial"/>
          <w:spacing w:val="-2"/>
          <w:sz w:val="21"/>
          <w:szCs w:val="21"/>
        </w:rPr>
        <w:t>identify</w:t>
      </w:r>
      <w:r w:rsidRPr="008D40BF">
        <w:rPr>
          <w:rFonts w:ascii="Arial" w:hAnsi="Arial" w:cs="Arial"/>
          <w:spacing w:val="-5"/>
          <w:sz w:val="21"/>
          <w:szCs w:val="21"/>
        </w:rPr>
        <w:t xml:space="preserve"> </w:t>
      </w:r>
      <w:r w:rsidRPr="008D40BF">
        <w:rPr>
          <w:rFonts w:ascii="Arial" w:hAnsi="Arial" w:cs="Arial"/>
          <w:spacing w:val="-2"/>
          <w:sz w:val="21"/>
          <w:szCs w:val="21"/>
        </w:rPr>
        <w:t>new</w:t>
      </w:r>
      <w:r w:rsidRPr="008D40BF">
        <w:rPr>
          <w:rFonts w:ascii="Arial" w:hAnsi="Arial" w:cs="Arial"/>
          <w:spacing w:val="-5"/>
          <w:sz w:val="21"/>
          <w:szCs w:val="21"/>
        </w:rPr>
        <w:t xml:space="preserve"> </w:t>
      </w:r>
      <w:r w:rsidRPr="008D40BF">
        <w:rPr>
          <w:rFonts w:ascii="Arial" w:hAnsi="Arial" w:cs="Arial"/>
          <w:spacing w:val="-2"/>
          <w:sz w:val="21"/>
          <w:szCs w:val="21"/>
        </w:rPr>
        <w:t>candidates</w:t>
      </w:r>
      <w:r w:rsidRPr="008D40BF">
        <w:rPr>
          <w:rFonts w:ascii="Arial" w:hAnsi="Arial" w:cs="Arial"/>
          <w:spacing w:val="-5"/>
          <w:sz w:val="21"/>
          <w:szCs w:val="21"/>
        </w:rPr>
        <w:t xml:space="preserve"> </w:t>
      </w:r>
      <w:r w:rsidRPr="008D40BF">
        <w:rPr>
          <w:rFonts w:ascii="Arial" w:hAnsi="Arial" w:cs="Arial"/>
          <w:spacing w:val="-2"/>
          <w:sz w:val="21"/>
          <w:szCs w:val="21"/>
        </w:rPr>
        <w:t>to</w:t>
      </w:r>
      <w:r w:rsidRPr="008D40BF">
        <w:rPr>
          <w:rFonts w:ascii="Arial" w:hAnsi="Arial" w:cs="Arial"/>
          <w:spacing w:val="-5"/>
          <w:sz w:val="21"/>
          <w:szCs w:val="21"/>
        </w:rPr>
        <w:t xml:space="preserve"> </w:t>
      </w:r>
      <w:r w:rsidRPr="008D40BF">
        <w:rPr>
          <w:rFonts w:ascii="Arial" w:hAnsi="Arial" w:cs="Arial"/>
          <w:spacing w:val="-2"/>
          <w:sz w:val="21"/>
          <w:szCs w:val="21"/>
        </w:rPr>
        <w:t>be</w:t>
      </w:r>
      <w:r w:rsidRPr="008D40BF">
        <w:rPr>
          <w:rFonts w:ascii="Arial" w:hAnsi="Arial" w:cs="Arial"/>
          <w:spacing w:val="-5"/>
          <w:sz w:val="21"/>
          <w:szCs w:val="21"/>
        </w:rPr>
        <w:t xml:space="preserve"> </w:t>
      </w:r>
      <w:r w:rsidRPr="008D40BF">
        <w:rPr>
          <w:rFonts w:ascii="Arial" w:hAnsi="Arial" w:cs="Arial"/>
          <w:spacing w:val="-2"/>
          <w:sz w:val="21"/>
          <w:szCs w:val="21"/>
        </w:rPr>
        <w:t>used</w:t>
      </w:r>
      <w:r w:rsidRPr="008D40BF">
        <w:rPr>
          <w:rFonts w:ascii="Arial" w:hAnsi="Arial" w:cs="Arial"/>
          <w:spacing w:val="-5"/>
          <w:sz w:val="21"/>
          <w:szCs w:val="21"/>
        </w:rPr>
        <w:t xml:space="preserve"> </w:t>
      </w:r>
      <w:r w:rsidRPr="008D40BF">
        <w:rPr>
          <w:rFonts w:ascii="Arial" w:hAnsi="Arial" w:cs="Arial"/>
          <w:spacing w:val="-2"/>
          <w:sz w:val="21"/>
          <w:szCs w:val="21"/>
        </w:rPr>
        <w:t>in</w:t>
      </w:r>
      <w:r w:rsidRPr="008D40BF">
        <w:rPr>
          <w:rFonts w:ascii="Arial" w:hAnsi="Arial" w:cs="Arial"/>
          <w:spacing w:val="-5"/>
          <w:sz w:val="21"/>
          <w:szCs w:val="21"/>
        </w:rPr>
        <w:t xml:space="preserve"> </w:t>
      </w:r>
      <w:r w:rsidR="00604B3D" w:rsidRPr="008D40BF">
        <w:rPr>
          <w:rFonts w:ascii="Arial" w:hAnsi="Arial" w:cs="Arial"/>
          <w:spacing w:val="-2"/>
          <w:sz w:val="21"/>
          <w:szCs w:val="21"/>
        </w:rPr>
        <w:t>non-cross-sample</w:t>
      </w:r>
      <w:r w:rsidRPr="008D40BF">
        <w:rPr>
          <w:rFonts w:ascii="Arial" w:hAnsi="Arial" w:cs="Arial"/>
          <w:spacing w:val="-5"/>
          <w:sz w:val="21"/>
          <w:szCs w:val="21"/>
        </w:rPr>
        <w:t xml:space="preserve"> </w:t>
      </w:r>
      <w:r w:rsidRPr="008D40BF">
        <w:rPr>
          <w:rFonts w:ascii="Arial" w:hAnsi="Arial" w:cs="Arial"/>
          <w:spacing w:val="-2"/>
          <w:sz w:val="21"/>
          <w:szCs w:val="21"/>
        </w:rPr>
        <w:t>normalization methods.</w:t>
      </w:r>
    </w:p>
    <w:p w14:paraId="5C5FE8CC" w14:textId="77777777" w:rsidR="00BD7D0F" w:rsidRPr="008D40BF" w:rsidRDefault="00BD7D0F" w:rsidP="003362E4">
      <w:pPr>
        <w:pStyle w:val="BodyText"/>
        <w:spacing w:line="254" w:lineRule="auto"/>
        <w:ind w:left="360" w:right="809" w:firstLine="298"/>
        <w:rPr>
          <w:rFonts w:ascii="Arial" w:hAnsi="Arial" w:cs="Arial"/>
          <w:sz w:val="21"/>
          <w:szCs w:val="21"/>
        </w:rPr>
      </w:pPr>
    </w:p>
    <w:p w14:paraId="4877CC4E" w14:textId="77777777" w:rsidR="00F675DE" w:rsidRPr="00F34342" w:rsidRDefault="0047037D" w:rsidP="003362E4">
      <w:pPr>
        <w:pStyle w:val="Heading2"/>
        <w:numPr>
          <w:ilvl w:val="1"/>
          <w:numId w:val="2"/>
        </w:numPr>
        <w:tabs>
          <w:tab w:val="left" w:pos="1288"/>
          <w:tab w:val="left" w:pos="1290"/>
        </w:tabs>
        <w:spacing w:line="247" w:lineRule="auto"/>
        <w:ind w:left="360" w:right="1069"/>
        <w:jc w:val="both"/>
        <w:rPr>
          <w:rFonts w:ascii="Arial" w:hAnsi="Arial" w:cs="Arial"/>
        </w:rPr>
      </w:pPr>
      <w:r w:rsidRPr="00F34342">
        <w:rPr>
          <w:rFonts w:ascii="Arial" w:hAnsi="Arial" w:cs="Arial"/>
          <w:spacing w:val="-8"/>
        </w:rPr>
        <w:t>Normalization</w:t>
      </w:r>
      <w:r w:rsidRPr="00F34342">
        <w:rPr>
          <w:rFonts w:ascii="Arial" w:hAnsi="Arial" w:cs="Arial"/>
        </w:rPr>
        <w:t xml:space="preserve"> </w:t>
      </w:r>
      <w:r w:rsidRPr="00F34342">
        <w:rPr>
          <w:rFonts w:ascii="Arial" w:hAnsi="Arial" w:cs="Arial"/>
          <w:spacing w:val="-8"/>
        </w:rPr>
        <w:t>by</w:t>
      </w:r>
      <w:r w:rsidRPr="00F34342">
        <w:rPr>
          <w:rFonts w:ascii="Arial" w:hAnsi="Arial" w:cs="Arial"/>
        </w:rPr>
        <w:t xml:space="preserve"> </w:t>
      </w:r>
      <w:r w:rsidRPr="00F34342">
        <w:rPr>
          <w:rFonts w:ascii="Arial" w:hAnsi="Arial" w:cs="Arial"/>
          <w:spacing w:val="-8"/>
        </w:rPr>
        <w:t>housekeeping</w:t>
      </w:r>
      <w:r w:rsidRPr="00F34342">
        <w:rPr>
          <w:rFonts w:ascii="Arial" w:hAnsi="Arial" w:cs="Arial"/>
        </w:rPr>
        <w:t xml:space="preserve"> </w:t>
      </w:r>
      <w:r w:rsidRPr="00F34342">
        <w:rPr>
          <w:rFonts w:ascii="Arial" w:hAnsi="Arial" w:cs="Arial"/>
          <w:spacing w:val="-8"/>
        </w:rPr>
        <w:t>genes</w:t>
      </w:r>
      <w:r w:rsidRPr="00F34342">
        <w:rPr>
          <w:rFonts w:ascii="Arial" w:hAnsi="Arial" w:cs="Arial"/>
        </w:rPr>
        <w:t xml:space="preserve"> </w:t>
      </w:r>
      <w:r w:rsidRPr="00F34342">
        <w:rPr>
          <w:rFonts w:ascii="Arial" w:hAnsi="Arial" w:cs="Arial"/>
          <w:spacing w:val="-8"/>
        </w:rPr>
        <w:t>mitigates</w:t>
      </w:r>
      <w:r w:rsidRPr="00F34342">
        <w:rPr>
          <w:rFonts w:ascii="Arial" w:hAnsi="Arial" w:cs="Arial"/>
        </w:rPr>
        <w:t xml:space="preserve"> </w:t>
      </w:r>
      <w:r w:rsidRPr="00F34342">
        <w:rPr>
          <w:rFonts w:ascii="Arial" w:hAnsi="Arial" w:cs="Arial"/>
          <w:spacing w:val="-8"/>
        </w:rPr>
        <w:t xml:space="preserve">data </w:t>
      </w:r>
      <w:r w:rsidRPr="00F34342">
        <w:rPr>
          <w:rFonts w:ascii="Arial" w:hAnsi="Arial" w:cs="Arial"/>
          <w:spacing w:val="-4"/>
        </w:rPr>
        <w:t>leakage</w:t>
      </w:r>
      <w:r w:rsidRPr="00F34342">
        <w:rPr>
          <w:rFonts w:ascii="Arial" w:hAnsi="Arial" w:cs="Arial"/>
          <w:spacing w:val="-2"/>
        </w:rPr>
        <w:t xml:space="preserve"> </w:t>
      </w:r>
      <w:r w:rsidRPr="00F34342">
        <w:rPr>
          <w:rFonts w:ascii="Arial" w:hAnsi="Arial" w:cs="Arial"/>
          <w:spacing w:val="-4"/>
        </w:rPr>
        <w:t>and</w:t>
      </w:r>
      <w:r w:rsidRPr="00F34342">
        <w:rPr>
          <w:rFonts w:ascii="Arial" w:hAnsi="Arial" w:cs="Arial"/>
          <w:spacing w:val="-2"/>
        </w:rPr>
        <w:t xml:space="preserve"> </w:t>
      </w:r>
      <w:r w:rsidRPr="00F34342">
        <w:rPr>
          <w:rFonts w:ascii="Arial" w:hAnsi="Arial" w:cs="Arial"/>
          <w:spacing w:val="-4"/>
        </w:rPr>
        <w:t>improves</w:t>
      </w:r>
      <w:r w:rsidRPr="00F34342">
        <w:rPr>
          <w:rFonts w:ascii="Arial" w:hAnsi="Arial" w:cs="Arial"/>
          <w:spacing w:val="-2"/>
        </w:rPr>
        <w:t xml:space="preserve"> </w:t>
      </w:r>
      <w:r w:rsidRPr="00F34342">
        <w:rPr>
          <w:rFonts w:ascii="Arial" w:hAnsi="Arial" w:cs="Arial"/>
          <w:spacing w:val="-4"/>
        </w:rPr>
        <w:t>rejection</w:t>
      </w:r>
      <w:r w:rsidRPr="00F34342">
        <w:rPr>
          <w:rFonts w:ascii="Arial" w:hAnsi="Arial" w:cs="Arial"/>
          <w:spacing w:val="-2"/>
        </w:rPr>
        <w:t xml:space="preserve"> </w:t>
      </w:r>
      <w:r w:rsidRPr="00F34342">
        <w:rPr>
          <w:rFonts w:ascii="Arial" w:hAnsi="Arial" w:cs="Arial"/>
          <w:spacing w:val="-4"/>
        </w:rPr>
        <w:t>predictor</w:t>
      </w:r>
    </w:p>
    <w:p w14:paraId="36E5B250" w14:textId="64B4BCDE" w:rsidR="00F675DE" w:rsidRPr="002746DC" w:rsidRDefault="0047037D" w:rsidP="003362E4">
      <w:pPr>
        <w:pStyle w:val="BodyText"/>
        <w:spacing w:before="114" w:line="254" w:lineRule="auto"/>
        <w:ind w:left="360" w:right="318"/>
        <w:rPr>
          <w:rFonts w:ascii="Arial" w:hAnsi="Arial" w:cs="Arial"/>
          <w:sz w:val="21"/>
          <w:szCs w:val="21"/>
          <w:rPrChange w:id="1704" w:author="De Jesus Borges, Thiago" w:date="2024-08-15T12:22:00Z" w16du:dateUtc="2024-08-15T16:22:00Z">
            <w:rPr>
              <w:rFonts w:ascii="Arial" w:hAnsi="Arial" w:cs="Arial"/>
            </w:rPr>
          </w:rPrChange>
        </w:rPr>
      </w:pPr>
      <w:r w:rsidRPr="002746DC">
        <w:rPr>
          <w:rFonts w:ascii="Arial" w:hAnsi="Arial" w:cs="Arial"/>
          <w:sz w:val="21"/>
          <w:szCs w:val="21"/>
          <w:rPrChange w:id="1705" w:author="De Jesus Borges, Thiago" w:date="2024-08-15T12:22:00Z" w16du:dateUtc="2024-08-15T16:22:00Z">
            <w:rPr>
              <w:rFonts w:ascii="Arial" w:hAnsi="Arial" w:cs="Arial"/>
            </w:rPr>
          </w:rPrChange>
        </w:rPr>
        <w:t xml:space="preserve">Finally, to evaluate the impact of the normalization based on housekeeping genes in machine learning modeling, we compare our method with MRN and TMM from the </w:t>
      </w:r>
      <w:r w:rsidRPr="002746DC">
        <w:rPr>
          <w:rFonts w:ascii="Arial" w:hAnsi="Arial" w:cs="Arial"/>
          <w:spacing w:val="-4"/>
          <w:sz w:val="21"/>
          <w:szCs w:val="21"/>
          <w:rPrChange w:id="1706" w:author="De Jesus Borges, Thiago" w:date="2024-08-15T12:22:00Z" w16du:dateUtc="2024-08-15T16:22:00Z">
            <w:rPr>
              <w:rFonts w:ascii="Arial" w:hAnsi="Arial" w:cs="Arial"/>
              <w:spacing w:val="-4"/>
            </w:rPr>
          </w:rPrChange>
        </w:rPr>
        <w:t>DESeq2</w:t>
      </w:r>
      <w:r w:rsidRPr="002746DC">
        <w:rPr>
          <w:rFonts w:ascii="Arial" w:hAnsi="Arial" w:cs="Arial"/>
          <w:spacing w:val="-6"/>
          <w:sz w:val="21"/>
          <w:szCs w:val="21"/>
          <w:rPrChange w:id="1707"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08" w:author="De Jesus Borges, Thiago" w:date="2024-08-15T12:22:00Z" w16du:dateUtc="2024-08-15T16:22:00Z">
            <w:rPr>
              <w:rFonts w:ascii="Arial" w:hAnsi="Arial" w:cs="Arial"/>
              <w:spacing w:val="-4"/>
            </w:rPr>
          </w:rPrChange>
        </w:rPr>
        <w:t>[</w:t>
      </w:r>
      <w:r w:rsidRPr="002746DC">
        <w:rPr>
          <w:sz w:val="21"/>
          <w:szCs w:val="21"/>
          <w:rPrChange w:id="1709" w:author="De Jesus Borges, Thiago" w:date="2024-08-15T12:22:00Z" w16du:dateUtc="2024-08-15T16:22:00Z">
            <w:rPr/>
          </w:rPrChange>
        </w:rPr>
        <w:fldChar w:fldCharType="begin"/>
      </w:r>
      <w:r w:rsidRPr="002746DC">
        <w:rPr>
          <w:sz w:val="21"/>
          <w:szCs w:val="21"/>
          <w:rPrChange w:id="1710" w:author="De Jesus Borges, Thiago" w:date="2024-08-15T12:22:00Z" w16du:dateUtc="2024-08-15T16:22:00Z">
            <w:rPr/>
          </w:rPrChange>
        </w:rPr>
        <w:instrText>HYPERLINK \l "_bookmark1"</w:instrText>
      </w:r>
      <w:r w:rsidRPr="00EB5EE6">
        <w:rPr>
          <w:sz w:val="21"/>
          <w:szCs w:val="21"/>
        </w:rPr>
      </w:r>
      <w:r w:rsidRPr="002746DC">
        <w:rPr>
          <w:sz w:val="21"/>
          <w:szCs w:val="21"/>
          <w:rPrChange w:id="1711"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712" w:author="De Jesus Borges, Thiago" w:date="2024-08-15T12:22:00Z" w16du:dateUtc="2024-08-15T16:22:00Z">
            <w:rPr>
              <w:rFonts w:ascii="Arial" w:hAnsi="Arial" w:cs="Arial"/>
              <w:color w:val="0000FF"/>
              <w:spacing w:val="-4"/>
            </w:rPr>
          </w:rPrChange>
        </w:rPr>
        <w:t>1</w:t>
      </w:r>
      <w:r w:rsidRPr="002746DC">
        <w:rPr>
          <w:rFonts w:ascii="Arial" w:hAnsi="Arial" w:cs="Arial"/>
          <w:color w:val="0000FF"/>
          <w:spacing w:val="-4"/>
          <w:sz w:val="21"/>
          <w:szCs w:val="21"/>
          <w:rPrChange w:id="1713"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714" w:author="De Jesus Borges, Thiago" w:date="2024-08-15T12:22:00Z" w16du:dateUtc="2024-08-15T16:22:00Z">
            <w:rPr>
              <w:rFonts w:ascii="Arial" w:hAnsi="Arial" w:cs="Arial"/>
              <w:spacing w:val="-4"/>
            </w:rPr>
          </w:rPrChange>
        </w:rPr>
        <w:t>]</w:t>
      </w:r>
      <w:r w:rsidRPr="002746DC">
        <w:rPr>
          <w:rFonts w:ascii="Arial" w:hAnsi="Arial" w:cs="Arial"/>
          <w:spacing w:val="-6"/>
          <w:sz w:val="21"/>
          <w:szCs w:val="21"/>
          <w:rPrChange w:id="1715"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16" w:author="De Jesus Borges, Thiago" w:date="2024-08-15T12:22:00Z" w16du:dateUtc="2024-08-15T16:22:00Z">
            <w:rPr>
              <w:rFonts w:ascii="Arial" w:hAnsi="Arial" w:cs="Arial"/>
              <w:spacing w:val="-4"/>
            </w:rPr>
          </w:rPrChange>
        </w:rPr>
        <w:t>and</w:t>
      </w:r>
      <w:r w:rsidRPr="002746DC">
        <w:rPr>
          <w:rFonts w:ascii="Arial" w:hAnsi="Arial" w:cs="Arial"/>
          <w:spacing w:val="-6"/>
          <w:sz w:val="21"/>
          <w:szCs w:val="21"/>
          <w:rPrChange w:id="1717" w:author="De Jesus Borges, Thiago" w:date="2024-08-15T12:22:00Z" w16du:dateUtc="2024-08-15T16:22:00Z">
            <w:rPr>
              <w:rFonts w:ascii="Arial" w:hAnsi="Arial" w:cs="Arial"/>
              <w:spacing w:val="-6"/>
            </w:rPr>
          </w:rPrChange>
        </w:rPr>
        <w:t xml:space="preserve"> </w:t>
      </w:r>
      <w:proofErr w:type="spellStart"/>
      <w:r w:rsidRPr="002746DC">
        <w:rPr>
          <w:rFonts w:ascii="Arial" w:hAnsi="Arial" w:cs="Arial"/>
          <w:spacing w:val="-4"/>
          <w:sz w:val="21"/>
          <w:szCs w:val="21"/>
          <w:rPrChange w:id="1718" w:author="De Jesus Borges, Thiago" w:date="2024-08-15T12:22:00Z" w16du:dateUtc="2024-08-15T16:22:00Z">
            <w:rPr>
              <w:rFonts w:ascii="Arial" w:hAnsi="Arial" w:cs="Arial"/>
              <w:spacing w:val="-4"/>
            </w:rPr>
          </w:rPrChange>
        </w:rPr>
        <w:t>EdgeR</w:t>
      </w:r>
      <w:proofErr w:type="spellEnd"/>
      <w:r w:rsidRPr="002746DC">
        <w:rPr>
          <w:rFonts w:ascii="Arial" w:hAnsi="Arial" w:cs="Arial"/>
          <w:spacing w:val="-6"/>
          <w:sz w:val="21"/>
          <w:szCs w:val="21"/>
          <w:rPrChange w:id="1719"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20" w:author="De Jesus Borges, Thiago" w:date="2024-08-15T12:22:00Z" w16du:dateUtc="2024-08-15T16:22:00Z">
            <w:rPr>
              <w:rFonts w:ascii="Arial" w:hAnsi="Arial" w:cs="Arial"/>
              <w:spacing w:val="-4"/>
            </w:rPr>
          </w:rPrChange>
        </w:rPr>
        <w:t>[</w:t>
      </w:r>
      <w:r w:rsidRPr="002746DC">
        <w:rPr>
          <w:sz w:val="21"/>
          <w:szCs w:val="21"/>
          <w:rPrChange w:id="1721" w:author="De Jesus Borges, Thiago" w:date="2024-08-15T12:22:00Z" w16du:dateUtc="2024-08-15T16:22:00Z">
            <w:rPr/>
          </w:rPrChange>
        </w:rPr>
        <w:fldChar w:fldCharType="begin"/>
      </w:r>
      <w:r w:rsidRPr="002746DC">
        <w:rPr>
          <w:sz w:val="21"/>
          <w:szCs w:val="21"/>
          <w:rPrChange w:id="1722" w:author="De Jesus Borges, Thiago" w:date="2024-08-15T12:22:00Z" w16du:dateUtc="2024-08-15T16:22:00Z">
            <w:rPr/>
          </w:rPrChange>
        </w:rPr>
        <w:instrText>HYPERLINK \l "_bookmark2"</w:instrText>
      </w:r>
      <w:r w:rsidRPr="00EB5EE6">
        <w:rPr>
          <w:sz w:val="21"/>
          <w:szCs w:val="21"/>
        </w:rPr>
      </w:r>
      <w:r w:rsidRPr="002746DC">
        <w:rPr>
          <w:sz w:val="21"/>
          <w:szCs w:val="21"/>
          <w:rPrChange w:id="1723"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724" w:author="De Jesus Borges, Thiago" w:date="2024-08-15T12:22:00Z" w16du:dateUtc="2024-08-15T16:22:00Z">
            <w:rPr>
              <w:rFonts w:ascii="Arial" w:hAnsi="Arial" w:cs="Arial"/>
              <w:color w:val="0000FF"/>
              <w:spacing w:val="-4"/>
            </w:rPr>
          </w:rPrChange>
        </w:rPr>
        <w:t>2</w:t>
      </w:r>
      <w:r w:rsidRPr="002746DC">
        <w:rPr>
          <w:rFonts w:ascii="Arial" w:hAnsi="Arial" w:cs="Arial"/>
          <w:color w:val="0000FF"/>
          <w:spacing w:val="-4"/>
          <w:sz w:val="21"/>
          <w:szCs w:val="21"/>
          <w:rPrChange w:id="1725"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726" w:author="De Jesus Borges, Thiago" w:date="2024-08-15T12:22:00Z" w16du:dateUtc="2024-08-15T16:22:00Z">
            <w:rPr>
              <w:rFonts w:ascii="Arial" w:hAnsi="Arial" w:cs="Arial"/>
              <w:spacing w:val="-4"/>
            </w:rPr>
          </w:rPrChange>
        </w:rPr>
        <w:t>]</w:t>
      </w:r>
      <w:r w:rsidRPr="002746DC">
        <w:rPr>
          <w:rFonts w:ascii="Arial" w:hAnsi="Arial" w:cs="Arial"/>
          <w:spacing w:val="-6"/>
          <w:sz w:val="21"/>
          <w:szCs w:val="21"/>
          <w:rPrChange w:id="1727"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28" w:author="De Jesus Borges, Thiago" w:date="2024-08-15T12:22:00Z" w16du:dateUtc="2024-08-15T16:22:00Z">
            <w:rPr>
              <w:rFonts w:ascii="Arial" w:hAnsi="Arial" w:cs="Arial"/>
              <w:spacing w:val="-4"/>
            </w:rPr>
          </w:rPrChange>
        </w:rPr>
        <w:t>packages,</w:t>
      </w:r>
      <w:r w:rsidRPr="002746DC">
        <w:rPr>
          <w:rFonts w:ascii="Arial" w:hAnsi="Arial" w:cs="Arial"/>
          <w:spacing w:val="-6"/>
          <w:sz w:val="21"/>
          <w:szCs w:val="21"/>
          <w:rPrChange w:id="1729"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30" w:author="De Jesus Borges, Thiago" w:date="2024-08-15T12:22:00Z" w16du:dateUtc="2024-08-15T16:22:00Z">
            <w:rPr>
              <w:rFonts w:ascii="Arial" w:hAnsi="Arial" w:cs="Arial"/>
              <w:spacing w:val="-4"/>
            </w:rPr>
          </w:rPrChange>
        </w:rPr>
        <w:t>respectively.</w:t>
      </w:r>
      <w:r w:rsidRPr="002746DC">
        <w:rPr>
          <w:rFonts w:ascii="Arial" w:hAnsi="Arial" w:cs="Arial"/>
          <w:spacing w:val="-6"/>
          <w:sz w:val="21"/>
          <w:szCs w:val="21"/>
          <w:rPrChange w:id="1731"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32" w:author="De Jesus Borges, Thiago" w:date="2024-08-15T12:22:00Z" w16du:dateUtc="2024-08-15T16:22:00Z">
            <w:rPr>
              <w:rFonts w:ascii="Arial" w:hAnsi="Arial" w:cs="Arial"/>
              <w:spacing w:val="-4"/>
            </w:rPr>
          </w:rPrChange>
        </w:rPr>
        <w:t>These</w:t>
      </w:r>
      <w:r w:rsidRPr="002746DC">
        <w:rPr>
          <w:rFonts w:ascii="Arial" w:hAnsi="Arial" w:cs="Arial"/>
          <w:spacing w:val="-6"/>
          <w:sz w:val="21"/>
          <w:szCs w:val="21"/>
          <w:rPrChange w:id="1733"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34" w:author="De Jesus Borges, Thiago" w:date="2024-08-15T12:22:00Z" w16du:dateUtc="2024-08-15T16:22:00Z">
            <w:rPr>
              <w:rFonts w:ascii="Arial" w:hAnsi="Arial" w:cs="Arial"/>
              <w:spacing w:val="-4"/>
            </w:rPr>
          </w:rPrChange>
        </w:rPr>
        <w:t>methods</w:t>
      </w:r>
      <w:r w:rsidRPr="002746DC">
        <w:rPr>
          <w:rFonts w:ascii="Arial" w:hAnsi="Arial" w:cs="Arial"/>
          <w:spacing w:val="-6"/>
          <w:sz w:val="21"/>
          <w:szCs w:val="21"/>
          <w:rPrChange w:id="1735"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36" w:author="De Jesus Borges, Thiago" w:date="2024-08-15T12:22:00Z" w16du:dateUtc="2024-08-15T16:22:00Z">
            <w:rPr>
              <w:rFonts w:ascii="Arial" w:hAnsi="Arial" w:cs="Arial"/>
              <w:spacing w:val="-4"/>
            </w:rPr>
          </w:rPrChange>
        </w:rPr>
        <w:t>are</w:t>
      </w:r>
      <w:r w:rsidRPr="002746DC">
        <w:rPr>
          <w:rFonts w:ascii="Arial" w:hAnsi="Arial" w:cs="Arial"/>
          <w:spacing w:val="-6"/>
          <w:sz w:val="21"/>
          <w:szCs w:val="21"/>
          <w:rPrChange w:id="1737"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38" w:author="De Jesus Borges, Thiago" w:date="2024-08-15T12:22:00Z" w16du:dateUtc="2024-08-15T16:22:00Z">
            <w:rPr>
              <w:rFonts w:ascii="Arial" w:hAnsi="Arial" w:cs="Arial"/>
              <w:spacing w:val="-4"/>
            </w:rPr>
          </w:rPrChange>
        </w:rPr>
        <w:t>the</w:t>
      </w:r>
      <w:r w:rsidRPr="002746DC">
        <w:rPr>
          <w:rFonts w:ascii="Arial" w:hAnsi="Arial" w:cs="Arial"/>
          <w:spacing w:val="-6"/>
          <w:sz w:val="21"/>
          <w:szCs w:val="21"/>
          <w:rPrChange w:id="1739"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40" w:author="De Jesus Borges, Thiago" w:date="2024-08-15T12:22:00Z" w16du:dateUtc="2024-08-15T16:22:00Z">
            <w:rPr>
              <w:rFonts w:ascii="Arial" w:hAnsi="Arial" w:cs="Arial"/>
              <w:spacing w:val="-4"/>
            </w:rPr>
          </w:rPrChange>
        </w:rPr>
        <w:t>most</w:t>
      </w:r>
      <w:r w:rsidRPr="002746DC">
        <w:rPr>
          <w:rFonts w:ascii="Arial" w:hAnsi="Arial" w:cs="Arial"/>
          <w:spacing w:val="-6"/>
          <w:sz w:val="21"/>
          <w:szCs w:val="21"/>
          <w:rPrChange w:id="1741"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1742" w:author="De Jesus Borges, Thiago" w:date="2024-08-15T12:22:00Z" w16du:dateUtc="2024-08-15T16:22:00Z">
            <w:rPr>
              <w:rFonts w:ascii="Arial" w:hAnsi="Arial" w:cs="Arial"/>
              <w:spacing w:val="-4"/>
            </w:rPr>
          </w:rPrChange>
        </w:rPr>
        <w:t xml:space="preserve">common </w:t>
      </w:r>
      <w:r w:rsidRPr="002746DC">
        <w:rPr>
          <w:rFonts w:ascii="Arial" w:hAnsi="Arial" w:cs="Arial"/>
          <w:spacing w:val="-2"/>
          <w:sz w:val="21"/>
          <w:szCs w:val="21"/>
          <w:rPrChange w:id="1743" w:author="De Jesus Borges, Thiago" w:date="2024-08-15T12:22:00Z" w16du:dateUtc="2024-08-15T16:22:00Z">
            <w:rPr>
              <w:rFonts w:ascii="Arial" w:hAnsi="Arial" w:cs="Arial"/>
              <w:spacing w:val="-2"/>
            </w:rPr>
          </w:rPrChange>
        </w:rPr>
        <w:t>and recommended NGS RNA-Seq normalizations in bioinformatics [</w:t>
      </w:r>
      <w:r w:rsidRPr="002746DC">
        <w:rPr>
          <w:sz w:val="21"/>
          <w:szCs w:val="21"/>
          <w:rPrChange w:id="1744" w:author="De Jesus Borges, Thiago" w:date="2024-08-15T12:22:00Z" w16du:dateUtc="2024-08-15T16:22:00Z">
            <w:rPr/>
          </w:rPrChange>
        </w:rPr>
        <w:fldChar w:fldCharType="begin"/>
      </w:r>
      <w:r w:rsidRPr="002746DC">
        <w:rPr>
          <w:sz w:val="21"/>
          <w:szCs w:val="21"/>
          <w:rPrChange w:id="1745" w:author="De Jesus Borges, Thiago" w:date="2024-08-15T12:22:00Z" w16du:dateUtc="2024-08-15T16:22:00Z">
            <w:rPr/>
          </w:rPrChange>
        </w:rPr>
        <w:instrText>HYPERLINK \l "_bookmark4"</w:instrText>
      </w:r>
      <w:r w:rsidRPr="00EB5EE6">
        <w:rPr>
          <w:sz w:val="21"/>
          <w:szCs w:val="21"/>
        </w:rPr>
      </w:r>
      <w:r w:rsidRPr="002746DC">
        <w:rPr>
          <w:sz w:val="21"/>
          <w:szCs w:val="21"/>
          <w:rPrChange w:id="1746"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1747" w:author="De Jesus Borges, Thiago" w:date="2024-08-15T12:22:00Z" w16du:dateUtc="2024-08-15T16:22:00Z">
            <w:rPr>
              <w:rFonts w:ascii="Arial" w:hAnsi="Arial" w:cs="Arial"/>
              <w:color w:val="0000FF"/>
              <w:spacing w:val="-2"/>
            </w:rPr>
          </w:rPrChange>
        </w:rPr>
        <w:t>4</w:t>
      </w:r>
      <w:r w:rsidRPr="002746DC">
        <w:rPr>
          <w:rFonts w:ascii="Arial" w:hAnsi="Arial" w:cs="Arial"/>
          <w:color w:val="0000FF"/>
          <w:spacing w:val="-2"/>
          <w:sz w:val="21"/>
          <w:szCs w:val="21"/>
          <w:rPrChange w:id="1748"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1749" w:author="De Jesus Borges, Thiago" w:date="2024-08-15T12:22:00Z" w16du:dateUtc="2024-08-15T16:22:00Z">
            <w:rPr>
              <w:rFonts w:ascii="Arial" w:hAnsi="Arial" w:cs="Arial"/>
              <w:spacing w:val="-2"/>
            </w:rPr>
          </w:rPrChange>
        </w:rPr>
        <w:t>][</w:t>
      </w:r>
      <w:r w:rsidRPr="002746DC">
        <w:rPr>
          <w:sz w:val="21"/>
          <w:szCs w:val="21"/>
          <w:rPrChange w:id="1750" w:author="De Jesus Borges, Thiago" w:date="2024-08-15T12:22:00Z" w16du:dateUtc="2024-08-15T16:22:00Z">
            <w:rPr/>
          </w:rPrChange>
        </w:rPr>
        <w:fldChar w:fldCharType="begin"/>
      </w:r>
      <w:r w:rsidRPr="002746DC">
        <w:rPr>
          <w:sz w:val="21"/>
          <w:szCs w:val="21"/>
          <w:rPrChange w:id="1751" w:author="De Jesus Borges, Thiago" w:date="2024-08-15T12:22:00Z" w16du:dateUtc="2024-08-15T16:22:00Z">
            <w:rPr/>
          </w:rPrChange>
        </w:rPr>
        <w:instrText>HYPERLINK \l "_bookmark34"</w:instrText>
      </w:r>
      <w:r w:rsidRPr="00EB5EE6">
        <w:rPr>
          <w:sz w:val="21"/>
          <w:szCs w:val="21"/>
        </w:rPr>
      </w:r>
      <w:r w:rsidRPr="002746DC">
        <w:rPr>
          <w:sz w:val="21"/>
          <w:szCs w:val="21"/>
          <w:rPrChange w:id="1752"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1753" w:author="De Jesus Borges, Thiago" w:date="2024-08-15T12:22:00Z" w16du:dateUtc="2024-08-15T16:22:00Z">
            <w:rPr>
              <w:rFonts w:ascii="Arial" w:hAnsi="Arial" w:cs="Arial"/>
              <w:color w:val="0000FF"/>
              <w:spacing w:val="-2"/>
            </w:rPr>
          </w:rPrChange>
        </w:rPr>
        <w:t>34</w:t>
      </w:r>
      <w:r w:rsidRPr="002746DC">
        <w:rPr>
          <w:rFonts w:ascii="Arial" w:hAnsi="Arial" w:cs="Arial"/>
          <w:color w:val="0000FF"/>
          <w:spacing w:val="-2"/>
          <w:sz w:val="21"/>
          <w:szCs w:val="21"/>
          <w:rPrChange w:id="1754"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1755" w:author="De Jesus Borges, Thiago" w:date="2024-08-15T12:22:00Z" w16du:dateUtc="2024-08-15T16:22:00Z">
            <w:rPr>
              <w:rFonts w:ascii="Arial" w:hAnsi="Arial" w:cs="Arial"/>
              <w:spacing w:val="-2"/>
            </w:rPr>
          </w:rPrChange>
        </w:rPr>
        <w:t>][</w:t>
      </w:r>
      <w:r w:rsidRPr="002746DC">
        <w:rPr>
          <w:sz w:val="21"/>
          <w:szCs w:val="21"/>
          <w:rPrChange w:id="1756" w:author="De Jesus Borges, Thiago" w:date="2024-08-15T12:22:00Z" w16du:dateUtc="2024-08-15T16:22:00Z">
            <w:rPr/>
          </w:rPrChange>
        </w:rPr>
        <w:fldChar w:fldCharType="begin"/>
      </w:r>
      <w:r w:rsidRPr="002746DC">
        <w:rPr>
          <w:sz w:val="21"/>
          <w:szCs w:val="21"/>
          <w:rPrChange w:id="1757" w:author="De Jesus Borges, Thiago" w:date="2024-08-15T12:22:00Z" w16du:dateUtc="2024-08-15T16:22:00Z">
            <w:rPr/>
          </w:rPrChange>
        </w:rPr>
        <w:instrText>HYPERLINK \l "_bookmark3"</w:instrText>
      </w:r>
      <w:r w:rsidRPr="00EB5EE6">
        <w:rPr>
          <w:sz w:val="21"/>
          <w:szCs w:val="21"/>
        </w:rPr>
      </w:r>
      <w:r w:rsidRPr="002746DC">
        <w:rPr>
          <w:sz w:val="21"/>
          <w:szCs w:val="21"/>
          <w:rPrChange w:id="1758"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1759" w:author="De Jesus Borges, Thiago" w:date="2024-08-15T12:22:00Z" w16du:dateUtc="2024-08-15T16:22:00Z">
            <w:rPr>
              <w:rFonts w:ascii="Arial" w:hAnsi="Arial" w:cs="Arial"/>
              <w:color w:val="0000FF"/>
              <w:spacing w:val="-2"/>
            </w:rPr>
          </w:rPrChange>
        </w:rPr>
        <w:t>3</w:t>
      </w:r>
      <w:r w:rsidRPr="002746DC">
        <w:rPr>
          <w:rFonts w:ascii="Arial" w:hAnsi="Arial" w:cs="Arial"/>
          <w:color w:val="0000FF"/>
          <w:spacing w:val="-2"/>
          <w:sz w:val="21"/>
          <w:szCs w:val="21"/>
          <w:rPrChange w:id="1760"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1761" w:author="De Jesus Borges, Thiago" w:date="2024-08-15T12:22:00Z" w16du:dateUtc="2024-08-15T16:22:00Z">
            <w:rPr>
              <w:rFonts w:ascii="Arial" w:hAnsi="Arial" w:cs="Arial"/>
              <w:spacing w:val="-2"/>
            </w:rPr>
          </w:rPrChange>
        </w:rPr>
        <w:t>][</w:t>
      </w:r>
      <w:r w:rsidRPr="002746DC">
        <w:rPr>
          <w:sz w:val="21"/>
          <w:szCs w:val="21"/>
          <w:rPrChange w:id="1762" w:author="De Jesus Borges, Thiago" w:date="2024-08-15T12:22:00Z" w16du:dateUtc="2024-08-15T16:22:00Z">
            <w:rPr/>
          </w:rPrChange>
        </w:rPr>
        <w:fldChar w:fldCharType="begin"/>
      </w:r>
      <w:r w:rsidRPr="002746DC">
        <w:rPr>
          <w:sz w:val="21"/>
          <w:szCs w:val="21"/>
          <w:rPrChange w:id="1763" w:author="De Jesus Borges, Thiago" w:date="2024-08-15T12:22:00Z" w16du:dateUtc="2024-08-15T16:22:00Z">
            <w:rPr/>
          </w:rPrChange>
        </w:rPr>
        <w:instrText>HYPERLINK \l "_bookmark5"</w:instrText>
      </w:r>
      <w:r w:rsidRPr="00EB5EE6">
        <w:rPr>
          <w:sz w:val="21"/>
          <w:szCs w:val="21"/>
        </w:rPr>
      </w:r>
      <w:r w:rsidRPr="002746DC">
        <w:rPr>
          <w:sz w:val="21"/>
          <w:szCs w:val="21"/>
          <w:rPrChange w:id="1764"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1765" w:author="De Jesus Borges, Thiago" w:date="2024-08-15T12:22:00Z" w16du:dateUtc="2024-08-15T16:22:00Z">
            <w:rPr>
              <w:rFonts w:ascii="Arial" w:hAnsi="Arial" w:cs="Arial"/>
              <w:color w:val="0000FF"/>
              <w:spacing w:val="-2"/>
            </w:rPr>
          </w:rPrChange>
        </w:rPr>
        <w:t>5</w:t>
      </w:r>
      <w:r w:rsidRPr="002746DC">
        <w:rPr>
          <w:rFonts w:ascii="Arial" w:hAnsi="Arial" w:cs="Arial"/>
          <w:color w:val="0000FF"/>
          <w:spacing w:val="-2"/>
          <w:sz w:val="21"/>
          <w:szCs w:val="21"/>
          <w:rPrChange w:id="1766"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1767" w:author="De Jesus Borges, Thiago" w:date="2024-08-15T12:22:00Z" w16du:dateUtc="2024-08-15T16:22:00Z">
            <w:rPr>
              <w:rFonts w:ascii="Arial" w:hAnsi="Arial" w:cs="Arial"/>
              <w:spacing w:val="-2"/>
            </w:rPr>
          </w:rPrChange>
        </w:rPr>
        <w:t xml:space="preserve">]. We </w:t>
      </w:r>
      <w:r w:rsidRPr="002746DC">
        <w:rPr>
          <w:rFonts w:ascii="Arial" w:hAnsi="Arial" w:cs="Arial"/>
          <w:sz w:val="21"/>
          <w:szCs w:val="21"/>
          <w:rPrChange w:id="1768" w:author="De Jesus Borges, Thiago" w:date="2024-08-15T12:22:00Z" w16du:dateUtc="2024-08-15T16:22:00Z">
            <w:rPr>
              <w:rFonts w:ascii="Arial" w:hAnsi="Arial" w:cs="Arial"/>
            </w:rPr>
          </w:rPrChange>
        </w:rPr>
        <w:t>also</w:t>
      </w:r>
      <w:r w:rsidRPr="002746DC">
        <w:rPr>
          <w:rFonts w:ascii="Arial" w:hAnsi="Arial" w:cs="Arial"/>
          <w:spacing w:val="-4"/>
          <w:sz w:val="21"/>
          <w:szCs w:val="21"/>
          <w:rPrChange w:id="176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70" w:author="De Jesus Borges, Thiago" w:date="2024-08-15T12:22:00Z" w16du:dateUtc="2024-08-15T16:22:00Z">
            <w:rPr>
              <w:rFonts w:ascii="Arial" w:hAnsi="Arial" w:cs="Arial"/>
            </w:rPr>
          </w:rPrChange>
        </w:rPr>
        <w:t>compare</w:t>
      </w:r>
      <w:r w:rsidRPr="002746DC">
        <w:rPr>
          <w:rFonts w:ascii="Arial" w:hAnsi="Arial" w:cs="Arial"/>
          <w:spacing w:val="-4"/>
          <w:sz w:val="21"/>
          <w:szCs w:val="21"/>
          <w:rPrChange w:id="177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72" w:author="De Jesus Borges, Thiago" w:date="2024-08-15T12:22:00Z" w16du:dateUtc="2024-08-15T16:22:00Z">
            <w:rPr>
              <w:rFonts w:ascii="Arial" w:hAnsi="Arial" w:cs="Arial"/>
            </w:rPr>
          </w:rPrChange>
        </w:rPr>
        <w:t>HKG</w:t>
      </w:r>
      <w:r w:rsidRPr="002746DC">
        <w:rPr>
          <w:rFonts w:ascii="Arial" w:hAnsi="Arial" w:cs="Arial"/>
          <w:spacing w:val="-4"/>
          <w:sz w:val="21"/>
          <w:szCs w:val="21"/>
          <w:rPrChange w:id="177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74" w:author="De Jesus Borges, Thiago" w:date="2024-08-15T12:22:00Z" w16du:dateUtc="2024-08-15T16:22:00Z">
            <w:rPr>
              <w:rFonts w:ascii="Arial" w:hAnsi="Arial" w:cs="Arial"/>
            </w:rPr>
          </w:rPrChange>
        </w:rPr>
        <w:t>normalization</w:t>
      </w:r>
      <w:r w:rsidRPr="002746DC">
        <w:rPr>
          <w:rFonts w:ascii="Arial" w:hAnsi="Arial" w:cs="Arial"/>
          <w:spacing w:val="-4"/>
          <w:sz w:val="21"/>
          <w:szCs w:val="21"/>
          <w:rPrChange w:id="177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76" w:author="De Jesus Borges, Thiago" w:date="2024-08-15T12:22:00Z" w16du:dateUtc="2024-08-15T16:22:00Z">
            <w:rPr>
              <w:rFonts w:ascii="Arial" w:hAnsi="Arial" w:cs="Arial"/>
            </w:rPr>
          </w:rPrChange>
        </w:rPr>
        <w:t>with</w:t>
      </w:r>
      <w:r w:rsidRPr="002746DC">
        <w:rPr>
          <w:rFonts w:ascii="Arial" w:hAnsi="Arial" w:cs="Arial"/>
          <w:spacing w:val="-4"/>
          <w:sz w:val="21"/>
          <w:szCs w:val="21"/>
          <w:rPrChange w:id="177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78" w:author="De Jesus Borges, Thiago" w:date="2024-08-15T12:22:00Z" w16du:dateUtc="2024-08-15T16:22:00Z">
            <w:rPr>
              <w:rFonts w:ascii="Arial" w:hAnsi="Arial" w:cs="Arial"/>
            </w:rPr>
          </w:rPrChange>
        </w:rPr>
        <w:t>TPM</w:t>
      </w:r>
      <w:r w:rsidRPr="002746DC">
        <w:rPr>
          <w:rFonts w:ascii="Arial" w:hAnsi="Arial" w:cs="Arial"/>
          <w:spacing w:val="-4"/>
          <w:sz w:val="21"/>
          <w:szCs w:val="21"/>
          <w:rPrChange w:id="177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80" w:author="De Jesus Borges, Thiago" w:date="2024-08-15T12:22:00Z" w16du:dateUtc="2024-08-15T16:22:00Z">
            <w:rPr>
              <w:rFonts w:ascii="Arial" w:hAnsi="Arial" w:cs="Arial"/>
            </w:rPr>
          </w:rPrChange>
        </w:rPr>
        <w:t>and</w:t>
      </w:r>
      <w:r w:rsidRPr="002746DC">
        <w:rPr>
          <w:rFonts w:ascii="Arial" w:hAnsi="Arial" w:cs="Arial"/>
          <w:spacing w:val="-4"/>
          <w:sz w:val="21"/>
          <w:szCs w:val="21"/>
          <w:rPrChange w:id="178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82" w:author="De Jesus Borges, Thiago" w:date="2024-08-15T12:22:00Z" w16du:dateUtc="2024-08-15T16:22:00Z">
            <w:rPr>
              <w:rFonts w:ascii="Arial" w:hAnsi="Arial" w:cs="Arial"/>
            </w:rPr>
          </w:rPrChange>
        </w:rPr>
        <w:t>the</w:t>
      </w:r>
      <w:r w:rsidRPr="002746DC">
        <w:rPr>
          <w:rFonts w:ascii="Arial" w:hAnsi="Arial" w:cs="Arial"/>
          <w:spacing w:val="-4"/>
          <w:sz w:val="21"/>
          <w:szCs w:val="21"/>
          <w:rPrChange w:id="178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84" w:author="De Jesus Borges, Thiago" w:date="2024-08-15T12:22:00Z" w16du:dateUtc="2024-08-15T16:22:00Z">
            <w:rPr>
              <w:rFonts w:ascii="Arial" w:hAnsi="Arial" w:cs="Arial"/>
            </w:rPr>
          </w:rPrChange>
        </w:rPr>
        <w:t>inverse</w:t>
      </w:r>
      <w:r w:rsidRPr="002746DC">
        <w:rPr>
          <w:rFonts w:ascii="Arial" w:hAnsi="Arial" w:cs="Arial"/>
          <w:spacing w:val="-4"/>
          <w:sz w:val="21"/>
          <w:szCs w:val="21"/>
          <w:rPrChange w:id="178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86" w:author="De Jesus Borges, Thiago" w:date="2024-08-15T12:22:00Z" w16du:dateUtc="2024-08-15T16:22:00Z">
            <w:rPr>
              <w:rFonts w:ascii="Arial" w:hAnsi="Arial" w:cs="Arial"/>
            </w:rPr>
          </w:rPrChange>
        </w:rPr>
        <w:t>hyperbolic</w:t>
      </w:r>
      <w:r w:rsidRPr="002746DC">
        <w:rPr>
          <w:rFonts w:ascii="Arial" w:hAnsi="Arial" w:cs="Arial"/>
          <w:spacing w:val="-4"/>
          <w:sz w:val="21"/>
          <w:szCs w:val="21"/>
          <w:rPrChange w:id="178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88" w:author="De Jesus Borges, Thiago" w:date="2024-08-15T12:22:00Z" w16du:dateUtc="2024-08-15T16:22:00Z">
            <w:rPr>
              <w:rFonts w:ascii="Arial" w:hAnsi="Arial" w:cs="Arial"/>
            </w:rPr>
          </w:rPrChange>
        </w:rPr>
        <w:t>sine</w:t>
      </w:r>
      <w:r w:rsidRPr="002746DC">
        <w:rPr>
          <w:rFonts w:ascii="Arial" w:hAnsi="Arial" w:cs="Arial"/>
          <w:spacing w:val="-4"/>
          <w:sz w:val="21"/>
          <w:szCs w:val="21"/>
          <w:rPrChange w:id="178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90" w:author="De Jesus Borges, Thiago" w:date="2024-08-15T12:22:00Z" w16du:dateUtc="2024-08-15T16:22:00Z">
            <w:rPr>
              <w:rFonts w:ascii="Arial" w:hAnsi="Arial" w:cs="Arial"/>
            </w:rPr>
          </w:rPrChange>
        </w:rPr>
        <w:t>of</w:t>
      </w:r>
      <w:r w:rsidRPr="002746DC">
        <w:rPr>
          <w:rFonts w:ascii="Arial" w:hAnsi="Arial" w:cs="Arial"/>
          <w:spacing w:val="-4"/>
          <w:sz w:val="21"/>
          <w:szCs w:val="21"/>
          <w:rPrChange w:id="179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792" w:author="De Jesus Borges, Thiago" w:date="2024-08-15T12:22:00Z" w16du:dateUtc="2024-08-15T16:22:00Z">
            <w:rPr>
              <w:rFonts w:ascii="Arial" w:hAnsi="Arial" w:cs="Arial"/>
            </w:rPr>
          </w:rPrChange>
        </w:rPr>
        <w:t xml:space="preserve">TPM. </w:t>
      </w:r>
      <w:r w:rsidR="002A6431" w:rsidRPr="002746DC">
        <w:rPr>
          <w:rFonts w:ascii="Arial" w:hAnsi="Arial" w:cs="Arial"/>
          <w:sz w:val="21"/>
          <w:szCs w:val="21"/>
          <w:rPrChange w:id="1793" w:author="De Jesus Borges, Thiago" w:date="2024-08-15T12:22:00Z" w16du:dateUtc="2024-08-15T16:22:00Z">
            <w:rPr>
              <w:rFonts w:ascii="Arial" w:hAnsi="Arial" w:cs="Arial"/>
            </w:rPr>
          </w:rPrChange>
        </w:rPr>
        <w:t>Unlike</w:t>
      </w:r>
      <w:r w:rsidRPr="002746DC">
        <w:rPr>
          <w:rFonts w:ascii="Arial" w:hAnsi="Arial" w:cs="Arial"/>
          <w:sz w:val="21"/>
          <w:szCs w:val="21"/>
          <w:rPrChange w:id="1794" w:author="De Jesus Borges, Thiago" w:date="2024-08-15T12:22:00Z" w16du:dateUtc="2024-08-15T16:22:00Z">
            <w:rPr>
              <w:rFonts w:ascii="Arial" w:hAnsi="Arial" w:cs="Arial"/>
            </w:rPr>
          </w:rPrChange>
        </w:rPr>
        <w:t xml:space="preserve"> MRN and TMM, TPM normalizes independently of other samples [</w:t>
      </w:r>
      <w:r w:rsidRPr="002746DC">
        <w:rPr>
          <w:sz w:val="21"/>
          <w:szCs w:val="21"/>
          <w:rPrChange w:id="1795" w:author="De Jesus Borges, Thiago" w:date="2024-08-15T12:22:00Z" w16du:dateUtc="2024-08-15T16:22:00Z">
            <w:rPr/>
          </w:rPrChange>
        </w:rPr>
        <w:fldChar w:fldCharType="begin"/>
      </w:r>
      <w:r w:rsidRPr="002746DC">
        <w:rPr>
          <w:sz w:val="21"/>
          <w:szCs w:val="21"/>
          <w:rPrChange w:id="1796" w:author="De Jesus Borges, Thiago" w:date="2024-08-15T12:22:00Z" w16du:dateUtc="2024-08-15T16:22:00Z">
            <w:rPr/>
          </w:rPrChange>
        </w:rPr>
        <w:instrText>HYPERLINK \l "_bookmark3"</w:instrText>
      </w:r>
      <w:r w:rsidRPr="00EB5EE6">
        <w:rPr>
          <w:sz w:val="21"/>
          <w:szCs w:val="21"/>
        </w:rPr>
      </w:r>
      <w:r w:rsidRPr="002746DC">
        <w:rPr>
          <w:sz w:val="21"/>
          <w:szCs w:val="21"/>
          <w:rPrChange w:id="179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1798" w:author="De Jesus Borges, Thiago" w:date="2024-08-15T12:22:00Z" w16du:dateUtc="2024-08-15T16:22:00Z">
            <w:rPr>
              <w:rFonts w:ascii="Arial" w:hAnsi="Arial" w:cs="Arial"/>
              <w:color w:val="0000FF"/>
            </w:rPr>
          </w:rPrChange>
        </w:rPr>
        <w:t>3</w:t>
      </w:r>
      <w:r w:rsidRPr="002746DC">
        <w:rPr>
          <w:rFonts w:ascii="Arial" w:hAnsi="Arial" w:cs="Arial"/>
          <w:color w:val="0000FF"/>
          <w:sz w:val="21"/>
          <w:szCs w:val="21"/>
          <w:rPrChange w:id="179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1800" w:author="De Jesus Borges, Thiago" w:date="2024-08-15T12:22:00Z" w16du:dateUtc="2024-08-15T16:22:00Z">
            <w:rPr>
              <w:rFonts w:ascii="Arial" w:hAnsi="Arial" w:cs="Arial"/>
            </w:rPr>
          </w:rPrChange>
        </w:rPr>
        <w:t>].</w:t>
      </w:r>
    </w:p>
    <w:p w14:paraId="20F5417F" w14:textId="46CC5C09" w:rsidR="00F675DE" w:rsidRPr="002746DC" w:rsidRDefault="0047037D" w:rsidP="003362E4">
      <w:pPr>
        <w:pStyle w:val="BodyText"/>
        <w:spacing w:line="254" w:lineRule="auto"/>
        <w:ind w:left="360" w:right="316" w:firstLine="298"/>
        <w:rPr>
          <w:rFonts w:ascii="Arial" w:hAnsi="Arial" w:cs="Arial"/>
          <w:i/>
          <w:sz w:val="21"/>
          <w:szCs w:val="21"/>
          <w:rPrChange w:id="1801" w:author="De Jesus Borges, Thiago" w:date="2024-08-15T12:22:00Z" w16du:dateUtc="2024-08-15T16:22:00Z">
            <w:rPr>
              <w:rFonts w:ascii="Arial" w:hAnsi="Arial" w:cs="Arial"/>
              <w:i/>
            </w:rPr>
          </w:rPrChange>
        </w:rPr>
      </w:pPr>
      <w:r w:rsidRPr="002746DC">
        <w:rPr>
          <w:rFonts w:ascii="Arial" w:hAnsi="Arial" w:cs="Arial"/>
          <w:sz w:val="21"/>
          <w:szCs w:val="21"/>
          <w:rPrChange w:id="1802" w:author="De Jesus Borges, Thiago" w:date="2024-08-15T12:22:00Z" w16du:dateUtc="2024-08-15T16:22:00Z">
            <w:rPr>
              <w:rFonts w:ascii="Arial" w:hAnsi="Arial" w:cs="Arial"/>
            </w:rPr>
          </w:rPrChange>
        </w:rPr>
        <w:t>After</w:t>
      </w:r>
      <w:r w:rsidRPr="002746DC">
        <w:rPr>
          <w:rFonts w:ascii="Arial" w:hAnsi="Arial" w:cs="Arial"/>
          <w:spacing w:val="-4"/>
          <w:sz w:val="21"/>
          <w:szCs w:val="21"/>
          <w:rPrChange w:id="1803" w:author="De Jesus Borges, Thiago" w:date="2024-08-15T12:22:00Z" w16du:dateUtc="2024-08-15T16:22:00Z">
            <w:rPr>
              <w:rFonts w:ascii="Arial" w:hAnsi="Arial" w:cs="Arial"/>
              <w:spacing w:val="-4"/>
            </w:rPr>
          </w:rPrChange>
        </w:rPr>
        <w:t xml:space="preserve"> </w:t>
      </w:r>
      <w:r w:rsidR="00762F7E" w:rsidRPr="002746DC">
        <w:rPr>
          <w:rFonts w:ascii="Arial" w:hAnsi="Arial" w:cs="Arial"/>
          <w:sz w:val="21"/>
          <w:szCs w:val="21"/>
          <w:rPrChange w:id="1804" w:author="De Jesus Borges, Thiago" w:date="2024-08-15T12:22:00Z" w16du:dateUtc="2024-08-15T16:22:00Z">
            <w:rPr>
              <w:rFonts w:ascii="Arial" w:hAnsi="Arial" w:cs="Arial"/>
            </w:rPr>
          </w:rPrChange>
        </w:rPr>
        <w:t xml:space="preserve">excluding outlier samples flagged by the HDBSCAN algorithm, we define a standard Random Forest model pipeline to cross-validate 25 times in training and test </w:t>
      </w:r>
      <w:r w:rsidR="00563EC8">
        <w:rPr>
          <w:rFonts w:ascii="Arial" w:hAnsi="Arial" w:cs="Arial"/>
          <w:sz w:val="21"/>
          <w:szCs w:val="21"/>
        </w:rPr>
        <w:t xml:space="preserve">datasets </w:t>
      </w:r>
      <w:r w:rsidR="00762F7E" w:rsidRPr="002746DC">
        <w:rPr>
          <w:rFonts w:ascii="Arial" w:hAnsi="Arial" w:cs="Arial"/>
          <w:sz w:val="21"/>
          <w:szCs w:val="21"/>
          <w:rPrChange w:id="1805" w:author="De Jesus Borges, Thiago" w:date="2024-08-15T12:22:00Z" w16du:dateUtc="2024-08-15T16:22:00Z">
            <w:rPr>
              <w:rFonts w:ascii="Arial" w:hAnsi="Arial" w:cs="Arial"/>
            </w:rPr>
          </w:rPrChange>
        </w:rPr>
        <w:t xml:space="preserve">under the </w:t>
      </w:r>
      <w:r w:rsidRPr="002746DC">
        <w:rPr>
          <w:rFonts w:ascii="Arial" w:hAnsi="Arial" w:cs="Arial"/>
          <w:sz w:val="21"/>
          <w:szCs w:val="21"/>
          <w:rPrChange w:id="1806" w:author="De Jesus Borges, Thiago" w:date="2024-08-15T12:22:00Z" w16du:dateUtc="2024-08-15T16:22:00Z">
            <w:rPr>
              <w:rFonts w:ascii="Arial" w:hAnsi="Arial" w:cs="Arial"/>
            </w:rPr>
          </w:rPrChange>
        </w:rPr>
        <w:t>same</w:t>
      </w:r>
      <w:r w:rsidRPr="002746DC">
        <w:rPr>
          <w:rFonts w:ascii="Arial" w:hAnsi="Arial" w:cs="Arial"/>
          <w:spacing w:val="-7"/>
          <w:sz w:val="21"/>
          <w:szCs w:val="21"/>
          <w:rPrChange w:id="180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08" w:author="De Jesus Borges, Thiago" w:date="2024-08-15T12:22:00Z" w16du:dateUtc="2024-08-15T16:22:00Z">
            <w:rPr>
              <w:rFonts w:ascii="Arial" w:hAnsi="Arial" w:cs="Arial"/>
            </w:rPr>
          </w:rPrChange>
        </w:rPr>
        <w:t>conditions</w:t>
      </w:r>
      <w:r w:rsidRPr="002746DC">
        <w:rPr>
          <w:rFonts w:ascii="Arial" w:hAnsi="Arial" w:cs="Arial"/>
          <w:spacing w:val="-7"/>
          <w:sz w:val="21"/>
          <w:szCs w:val="21"/>
          <w:rPrChange w:id="180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10" w:author="De Jesus Borges, Thiago" w:date="2024-08-15T12:22:00Z" w16du:dateUtc="2024-08-15T16:22:00Z">
            <w:rPr>
              <w:rFonts w:ascii="Arial" w:hAnsi="Arial" w:cs="Arial"/>
            </w:rPr>
          </w:rPrChange>
        </w:rPr>
        <w:t>for</w:t>
      </w:r>
      <w:r w:rsidRPr="002746DC">
        <w:rPr>
          <w:rFonts w:ascii="Arial" w:hAnsi="Arial" w:cs="Arial"/>
          <w:spacing w:val="-7"/>
          <w:sz w:val="21"/>
          <w:szCs w:val="21"/>
          <w:rPrChange w:id="181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12" w:author="De Jesus Borges, Thiago" w:date="2024-08-15T12:22:00Z" w16du:dateUtc="2024-08-15T16:22:00Z">
            <w:rPr>
              <w:rFonts w:ascii="Arial" w:hAnsi="Arial" w:cs="Arial"/>
            </w:rPr>
          </w:rPrChange>
        </w:rPr>
        <w:t>each</w:t>
      </w:r>
      <w:r w:rsidRPr="002746DC">
        <w:rPr>
          <w:rFonts w:ascii="Arial" w:hAnsi="Arial" w:cs="Arial"/>
          <w:spacing w:val="-7"/>
          <w:sz w:val="21"/>
          <w:szCs w:val="21"/>
          <w:rPrChange w:id="181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14" w:author="De Jesus Borges, Thiago" w:date="2024-08-15T12:22:00Z" w16du:dateUtc="2024-08-15T16:22:00Z">
            <w:rPr>
              <w:rFonts w:ascii="Arial" w:hAnsi="Arial" w:cs="Arial"/>
            </w:rPr>
          </w:rPrChange>
        </w:rPr>
        <w:t>normalization.</w:t>
      </w:r>
      <w:r w:rsidRPr="002746DC">
        <w:rPr>
          <w:rFonts w:ascii="Arial" w:hAnsi="Arial" w:cs="Arial"/>
          <w:spacing w:val="-7"/>
          <w:sz w:val="21"/>
          <w:szCs w:val="21"/>
          <w:rPrChange w:id="181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16" w:author="De Jesus Borges, Thiago" w:date="2024-08-15T12:22:00Z" w16du:dateUtc="2024-08-15T16:22:00Z">
            <w:rPr>
              <w:rFonts w:ascii="Arial" w:hAnsi="Arial" w:cs="Arial"/>
            </w:rPr>
          </w:rPrChange>
        </w:rPr>
        <w:t>We</w:t>
      </w:r>
      <w:r w:rsidRPr="002746DC">
        <w:rPr>
          <w:rFonts w:ascii="Arial" w:hAnsi="Arial" w:cs="Arial"/>
          <w:spacing w:val="-7"/>
          <w:sz w:val="21"/>
          <w:szCs w:val="21"/>
          <w:rPrChange w:id="181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18" w:author="De Jesus Borges, Thiago" w:date="2024-08-15T12:22:00Z" w16du:dateUtc="2024-08-15T16:22:00Z">
            <w:rPr>
              <w:rFonts w:ascii="Arial" w:hAnsi="Arial" w:cs="Arial"/>
            </w:rPr>
          </w:rPrChange>
        </w:rPr>
        <w:t>use</w:t>
      </w:r>
      <w:r w:rsidRPr="002746DC">
        <w:rPr>
          <w:rFonts w:ascii="Arial" w:hAnsi="Arial" w:cs="Arial"/>
          <w:spacing w:val="-7"/>
          <w:sz w:val="21"/>
          <w:szCs w:val="21"/>
          <w:rPrChange w:id="181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20" w:author="De Jesus Borges, Thiago" w:date="2024-08-15T12:22:00Z" w16du:dateUtc="2024-08-15T16:22:00Z">
            <w:rPr>
              <w:rFonts w:ascii="Arial" w:hAnsi="Arial" w:cs="Arial"/>
            </w:rPr>
          </w:rPrChange>
        </w:rPr>
        <w:t>the</w:t>
      </w:r>
      <w:r w:rsidRPr="002746DC">
        <w:rPr>
          <w:rFonts w:ascii="Arial" w:hAnsi="Arial" w:cs="Arial"/>
          <w:spacing w:val="-7"/>
          <w:sz w:val="21"/>
          <w:szCs w:val="21"/>
          <w:rPrChange w:id="182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22" w:author="De Jesus Borges, Thiago" w:date="2024-08-15T12:22:00Z" w16du:dateUtc="2024-08-15T16:22:00Z">
            <w:rPr>
              <w:rFonts w:ascii="Arial" w:hAnsi="Arial" w:cs="Arial"/>
            </w:rPr>
          </w:rPrChange>
        </w:rPr>
        <w:t>differential</w:t>
      </w:r>
      <w:r w:rsidRPr="002746DC">
        <w:rPr>
          <w:rFonts w:ascii="Arial" w:hAnsi="Arial" w:cs="Arial"/>
          <w:spacing w:val="-7"/>
          <w:sz w:val="21"/>
          <w:szCs w:val="21"/>
          <w:rPrChange w:id="182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1824" w:author="De Jesus Borges, Thiago" w:date="2024-08-15T12:22:00Z" w16du:dateUtc="2024-08-15T16:22:00Z">
            <w:rPr>
              <w:rFonts w:ascii="Arial" w:hAnsi="Arial" w:cs="Arial"/>
            </w:rPr>
          </w:rPrChange>
        </w:rPr>
        <w:t xml:space="preserve">expressed genes findings from </w:t>
      </w:r>
      <w:r w:rsidR="00762F7E" w:rsidRPr="002746DC">
        <w:rPr>
          <w:rFonts w:ascii="Arial" w:hAnsi="Arial" w:cs="Arial"/>
          <w:sz w:val="21"/>
          <w:szCs w:val="21"/>
          <w:rPrChange w:id="1825" w:author="De Jesus Borges, Thiago" w:date="2024-08-15T12:22:00Z" w16du:dateUtc="2024-08-15T16:22:00Z">
            <w:rPr>
              <w:rFonts w:ascii="Arial" w:hAnsi="Arial" w:cs="Arial"/>
            </w:rPr>
          </w:rPrChange>
        </w:rPr>
        <w:t>the work of Loon V. et al. [28] to select features for the modeling (</w:t>
      </w:r>
      <w:r w:rsidR="00762F7E" w:rsidRPr="002746DC">
        <w:rPr>
          <w:rFonts w:ascii="Arial" w:hAnsi="Arial" w:cs="Arial"/>
          <w:i/>
          <w:iCs/>
          <w:sz w:val="21"/>
          <w:szCs w:val="21"/>
          <w:rPrChange w:id="1826" w:author="De Jesus Borges, Thiago" w:date="2024-08-15T12:22:00Z" w16du:dateUtc="2024-08-15T16:22:00Z">
            <w:rPr>
              <w:rFonts w:ascii="Arial" w:hAnsi="Arial" w:cs="Arial"/>
              <w:i/>
              <w:iCs/>
            </w:rPr>
          </w:rPrChange>
        </w:rPr>
        <w:t>HOMER3, CD14, IFI27, ZEB2, IL18R1, DAAM2, GBP5, NKG7, PATL2, DGKH,</w:t>
      </w:r>
      <w:r w:rsidR="00BD7D0F" w:rsidRPr="002746DC">
        <w:rPr>
          <w:rFonts w:ascii="Arial" w:hAnsi="Arial" w:cs="Arial"/>
          <w:i/>
          <w:sz w:val="21"/>
          <w:szCs w:val="21"/>
          <w:rPrChange w:id="1827" w:author="De Jesus Borges, Thiago" w:date="2024-08-15T12:22:00Z" w16du:dateUtc="2024-08-15T16:22:00Z">
            <w:rPr>
              <w:rFonts w:ascii="Arial" w:hAnsi="Arial" w:cs="Arial"/>
              <w:i/>
            </w:rPr>
          </w:rPrChange>
        </w:rPr>
        <w:t xml:space="preserve"> </w:t>
      </w:r>
      <w:r w:rsidRPr="002746DC">
        <w:rPr>
          <w:rFonts w:ascii="Arial" w:hAnsi="Arial" w:cs="Arial"/>
          <w:sz w:val="21"/>
          <w:szCs w:val="21"/>
          <w:rPrChange w:id="1828" w:author="De Jesus Borges, Thiago" w:date="2024-08-15T12:22:00Z" w16du:dateUtc="2024-08-15T16:22:00Z">
            <w:rPr>
              <w:rFonts w:ascii="Arial" w:hAnsi="Arial" w:cs="Arial"/>
            </w:rPr>
          </w:rPrChange>
        </w:rPr>
        <w:t xml:space="preserve">and </w:t>
      </w:r>
      <w:r w:rsidRPr="002746DC">
        <w:rPr>
          <w:rFonts w:ascii="Arial" w:hAnsi="Arial" w:cs="Arial"/>
          <w:i/>
          <w:sz w:val="21"/>
          <w:szCs w:val="21"/>
          <w:rPrChange w:id="1829" w:author="De Jesus Borges, Thiago" w:date="2024-08-15T12:22:00Z" w16du:dateUtc="2024-08-15T16:22:00Z">
            <w:rPr>
              <w:rFonts w:ascii="Arial" w:hAnsi="Arial" w:cs="Arial"/>
              <w:i/>
            </w:rPr>
          </w:rPrChange>
        </w:rPr>
        <w:t>SLAMF7</w:t>
      </w:r>
      <w:r w:rsidRPr="002746DC">
        <w:rPr>
          <w:rFonts w:ascii="Arial" w:hAnsi="Arial" w:cs="Arial"/>
          <w:sz w:val="21"/>
          <w:szCs w:val="21"/>
          <w:rPrChange w:id="1830" w:author="De Jesus Borges, Thiago" w:date="2024-08-15T12:22:00Z" w16du:dateUtc="2024-08-15T16:22:00Z">
            <w:rPr>
              <w:rFonts w:ascii="Arial" w:hAnsi="Arial" w:cs="Arial"/>
            </w:rPr>
          </w:rPrChange>
        </w:rPr>
        <w:t xml:space="preserve">). All classes in train and test datasets are balanced </w:t>
      </w:r>
      <w:r w:rsidRPr="002746DC">
        <w:rPr>
          <w:rFonts w:ascii="Arial" w:hAnsi="Arial" w:cs="Arial"/>
          <w:spacing w:val="-4"/>
          <w:sz w:val="21"/>
          <w:szCs w:val="21"/>
          <w:rPrChange w:id="1831" w:author="De Jesus Borges, Thiago" w:date="2024-08-15T12:22:00Z" w16du:dateUtc="2024-08-15T16:22:00Z">
            <w:rPr>
              <w:rFonts w:ascii="Arial" w:hAnsi="Arial" w:cs="Arial"/>
              <w:spacing w:val="-4"/>
            </w:rPr>
          </w:rPrChange>
        </w:rPr>
        <w:t xml:space="preserve">with </w:t>
      </w:r>
      <w:proofErr w:type="spellStart"/>
      <w:r w:rsidRPr="002746DC">
        <w:rPr>
          <w:rFonts w:ascii="Arial" w:hAnsi="Arial" w:cs="Arial"/>
          <w:spacing w:val="-4"/>
          <w:sz w:val="21"/>
          <w:szCs w:val="21"/>
          <w:rPrChange w:id="1832" w:author="De Jesus Borges, Thiago" w:date="2024-08-15T12:22:00Z" w16du:dateUtc="2024-08-15T16:22:00Z">
            <w:rPr>
              <w:rFonts w:ascii="Arial" w:hAnsi="Arial" w:cs="Arial"/>
              <w:spacing w:val="-4"/>
            </w:rPr>
          </w:rPrChange>
        </w:rPr>
        <w:t>imblearn</w:t>
      </w:r>
      <w:proofErr w:type="spellEnd"/>
      <w:r w:rsidRPr="002746DC">
        <w:rPr>
          <w:rFonts w:ascii="Arial" w:hAnsi="Arial" w:cs="Arial"/>
          <w:spacing w:val="-4"/>
          <w:sz w:val="21"/>
          <w:szCs w:val="21"/>
          <w:rPrChange w:id="1833" w:author="De Jesus Borges, Thiago" w:date="2024-08-15T12:22:00Z" w16du:dateUtc="2024-08-15T16:22:00Z">
            <w:rPr>
              <w:rFonts w:ascii="Arial" w:hAnsi="Arial" w:cs="Arial"/>
              <w:spacing w:val="-4"/>
            </w:rPr>
          </w:rPrChange>
        </w:rPr>
        <w:t xml:space="preserve"> package [</w:t>
      </w:r>
      <w:r w:rsidRPr="002746DC">
        <w:rPr>
          <w:sz w:val="21"/>
          <w:szCs w:val="21"/>
          <w:rPrChange w:id="1834" w:author="De Jesus Borges, Thiago" w:date="2024-08-15T12:22:00Z" w16du:dateUtc="2024-08-15T16:22:00Z">
            <w:rPr/>
          </w:rPrChange>
        </w:rPr>
        <w:fldChar w:fldCharType="begin"/>
      </w:r>
      <w:r w:rsidRPr="002746DC">
        <w:rPr>
          <w:sz w:val="21"/>
          <w:szCs w:val="21"/>
          <w:rPrChange w:id="1835" w:author="De Jesus Borges, Thiago" w:date="2024-08-15T12:22:00Z" w16du:dateUtc="2024-08-15T16:22:00Z">
            <w:rPr/>
          </w:rPrChange>
        </w:rPr>
        <w:instrText>HYPERLINK \l "_bookmark35"</w:instrText>
      </w:r>
      <w:r w:rsidRPr="00EB5EE6">
        <w:rPr>
          <w:sz w:val="21"/>
          <w:szCs w:val="21"/>
        </w:rPr>
      </w:r>
      <w:r w:rsidRPr="002746DC">
        <w:rPr>
          <w:sz w:val="21"/>
          <w:szCs w:val="21"/>
          <w:rPrChange w:id="1836"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837" w:author="De Jesus Borges, Thiago" w:date="2024-08-15T12:22:00Z" w16du:dateUtc="2024-08-15T16:22:00Z">
            <w:rPr>
              <w:rFonts w:ascii="Arial" w:hAnsi="Arial" w:cs="Arial"/>
              <w:color w:val="0000FF"/>
              <w:spacing w:val="-4"/>
            </w:rPr>
          </w:rPrChange>
        </w:rPr>
        <w:t>35</w:t>
      </w:r>
      <w:r w:rsidRPr="002746DC">
        <w:rPr>
          <w:rFonts w:ascii="Arial" w:hAnsi="Arial" w:cs="Arial"/>
          <w:color w:val="0000FF"/>
          <w:spacing w:val="-4"/>
          <w:sz w:val="21"/>
          <w:szCs w:val="21"/>
          <w:rPrChange w:id="1838"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839" w:author="De Jesus Borges, Thiago" w:date="2024-08-15T12:22:00Z" w16du:dateUtc="2024-08-15T16:22:00Z">
            <w:rPr>
              <w:rFonts w:ascii="Arial" w:hAnsi="Arial" w:cs="Arial"/>
              <w:spacing w:val="-4"/>
            </w:rPr>
          </w:rPrChange>
        </w:rPr>
        <w:t>]</w:t>
      </w:r>
      <w:r w:rsidR="004137C3" w:rsidRPr="002746DC">
        <w:rPr>
          <w:rFonts w:ascii="Arial" w:hAnsi="Arial" w:cs="Arial"/>
          <w:spacing w:val="-4"/>
          <w:sz w:val="21"/>
          <w:szCs w:val="21"/>
          <w:rPrChange w:id="1840" w:author="De Jesus Borges, Thiago" w:date="2024-08-15T12:22:00Z" w16du:dateUtc="2024-08-15T16:22:00Z">
            <w:rPr>
              <w:rFonts w:ascii="Arial" w:hAnsi="Arial" w:cs="Arial"/>
              <w:spacing w:val="-4"/>
            </w:rPr>
          </w:rPrChange>
        </w:rPr>
        <w:t>.</w:t>
      </w:r>
      <w:r w:rsidRPr="002746DC">
        <w:rPr>
          <w:rFonts w:ascii="Arial" w:hAnsi="Arial" w:cs="Arial"/>
          <w:spacing w:val="-4"/>
          <w:sz w:val="21"/>
          <w:szCs w:val="21"/>
          <w:rPrChange w:id="1841" w:author="De Jesus Borges, Thiago" w:date="2024-08-15T12:22:00Z" w16du:dateUtc="2024-08-15T16:22:00Z">
            <w:rPr>
              <w:rFonts w:ascii="Arial" w:hAnsi="Arial" w:cs="Arial"/>
              <w:spacing w:val="-4"/>
            </w:rPr>
          </w:rPrChange>
        </w:rPr>
        <w:t xml:space="preserve"> All steps are applied through a scikit-learning [</w:t>
      </w:r>
      <w:r w:rsidRPr="002746DC">
        <w:rPr>
          <w:sz w:val="21"/>
          <w:szCs w:val="21"/>
          <w:rPrChange w:id="1842" w:author="De Jesus Borges, Thiago" w:date="2024-08-15T12:22:00Z" w16du:dateUtc="2024-08-15T16:22:00Z">
            <w:rPr/>
          </w:rPrChange>
        </w:rPr>
        <w:fldChar w:fldCharType="begin"/>
      </w:r>
      <w:r w:rsidRPr="002746DC">
        <w:rPr>
          <w:sz w:val="21"/>
          <w:szCs w:val="21"/>
          <w:rPrChange w:id="1843" w:author="De Jesus Borges, Thiago" w:date="2024-08-15T12:22:00Z" w16du:dateUtc="2024-08-15T16:22:00Z">
            <w:rPr/>
          </w:rPrChange>
        </w:rPr>
        <w:instrText>HYPERLINK \l "_bookmark36"</w:instrText>
      </w:r>
      <w:r w:rsidRPr="00EB5EE6">
        <w:rPr>
          <w:sz w:val="21"/>
          <w:szCs w:val="21"/>
        </w:rPr>
      </w:r>
      <w:r w:rsidRPr="002746DC">
        <w:rPr>
          <w:sz w:val="21"/>
          <w:szCs w:val="21"/>
          <w:rPrChange w:id="1844"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1845" w:author="De Jesus Borges, Thiago" w:date="2024-08-15T12:22:00Z" w16du:dateUtc="2024-08-15T16:22:00Z">
            <w:rPr>
              <w:rFonts w:ascii="Arial" w:hAnsi="Arial" w:cs="Arial"/>
              <w:color w:val="0000FF"/>
              <w:spacing w:val="-4"/>
            </w:rPr>
          </w:rPrChange>
        </w:rPr>
        <w:t>36</w:t>
      </w:r>
      <w:r w:rsidRPr="002746DC">
        <w:rPr>
          <w:rFonts w:ascii="Arial" w:hAnsi="Arial" w:cs="Arial"/>
          <w:color w:val="0000FF"/>
          <w:spacing w:val="-4"/>
          <w:sz w:val="21"/>
          <w:szCs w:val="21"/>
          <w:rPrChange w:id="1846"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184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1848" w:author="De Jesus Borges, Thiago" w:date="2024-08-15T12:22:00Z" w16du:dateUtc="2024-08-15T16:22:00Z">
            <w:rPr>
              <w:rFonts w:ascii="Arial" w:hAnsi="Arial" w:cs="Arial"/>
            </w:rPr>
          </w:rPrChange>
        </w:rPr>
        <w:t>pipeline to compliance the best practices in machine learning [</w:t>
      </w:r>
      <w:r w:rsidRPr="002746DC">
        <w:rPr>
          <w:sz w:val="21"/>
          <w:szCs w:val="21"/>
          <w:rPrChange w:id="1849" w:author="De Jesus Borges, Thiago" w:date="2024-08-15T12:22:00Z" w16du:dateUtc="2024-08-15T16:22:00Z">
            <w:rPr/>
          </w:rPrChange>
        </w:rPr>
        <w:fldChar w:fldCharType="begin"/>
      </w:r>
      <w:r w:rsidRPr="002746DC">
        <w:rPr>
          <w:sz w:val="21"/>
          <w:szCs w:val="21"/>
          <w:rPrChange w:id="1850" w:author="De Jesus Borges, Thiago" w:date="2024-08-15T12:22:00Z" w16du:dateUtc="2024-08-15T16:22:00Z">
            <w:rPr/>
          </w:rPrChange>
        </w:rPr>
        <w:instrText>HYPERLINK \l "_bookmark37"</w:instrText>
      </w:r>
      <w:r w:rsidRPr="00EB5EE6">
        <w:rPr>
          <w:sz w:val="21"/>
          <w:szCs w:val="21"/>
        </w:rPr>
      </w:r>
      <w:r w:rsidRPr="002746DC">
        <w:rPr>
          <w:sz w:val="21"/>
          <w:szCs w:val="21"/>
          <w:rPrChange w:id="1851"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1852" w:author="De Jesus Borges, Thiago" w:date="2024-08-15T12:22:00Z" w16du:dateUtc="2024-08-15T16:22:00Z">
            <w:rPr>
              <w:rFonts w:ascii="Arial" w:hAnsi="Arial" w:cs="Arial"/>
              <w:color w:val="0000FF"/>
            </w:rPr>
          </w:rPrChange>
        </w:rPr>
        <w:t>37</w:t>
      </w:r>
      <w:r w:rsidRPr="002746DC">
        <w:rPr>
          <w:rFonts w:ascii="Arial" w:hAnsi="Arial" w:cs="Arial"/>
          <w:color w:val="0000FF"/>
          <w:sz w:val="21"/>
          <w:szCs w:val="21"/>
          <w:rPrChange w:id="1853"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1854" w:author="De Jesus Borges, Thiago" w:date="2024-08-15T12:22:00Z" w16du:dateUtc="2024-08-15T16:22:00Z">
            <w:rPr>
              <w:rFonts w:ascii="Arial" w:hAnsi="Arial" w:cs="Arial"/>
            </w:rPr>
          </w:rPrChange>
        </w:rPr>
        <w:t>]. We perform the analysis on 378 samples of GSE175718 samples [</w:t>
      </w:r>
      <w:r w:rsidRPr="002746DC">
        <w:rPr>
          <w:sz w:val="21"/>
          <w:szCs w:val="21"/>
          <w:rPrChange w:id="1855" w:author="De Jesus Borges, Thiago" w:date="2024-08-15T12:22:00Z" w16du:dateUtc="2024-08-15T16:22:00Z">
            <w:rPr/>
          </w:rPrChange>
        </w:rPr>
        <w:fldChar w:fldCharType="begin"/>
      </w:r>
      <w:r w:rsidRPr="002746DC">
        <w:rPr>
          <w:sz w:val="21"/>
          <w:szCs w:val="21"/>
          <w:rPrChange w:id="1856" w:author="De Jesus Borges, Thiago" w:date="2024-08-15T12:22:00Z" w16du:dateUtc="2024-08-15T16:22:00Z">
            <w:rPr/>
          </w:rPrChange>
        </w:rPr>
        <w:instrText>HYPERLINK \l "_bookmark28"</w:instrText>
      </w:r>
      <w:r w:rsidRPr="00EB5EE6">
        <w:rPr>
          <w:sz w:val="21"/>
          <w:szCs w:val="21"/>
        </w:rPr>
      </w:r>
      <w:r w:rsidRPr="002746DC">
        <w:rPr>
          <w:sz w:val="21"/>
          <w:szCs w:val="21"/>
          <w:rPrChange w:id="185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1858" w:author="De Jesus Borges, Thiago" w:date="2024-08-15T12:22:00Z" w16du:dateUtc="2024-08-15T16:22:00Z">
            <w:rPr>
              <w:rFonts w:ascii="Arial" w:hAnsi="Arial" w:cs="Arial"/>
              <w:color w:val="0000FF"/>
            </w:rPr>
          </w:rPrChange>
        </w:rPr>
        <w:t>28</w:t>
      </w:r>
      <w:r w:rsidRPr="002746DC">
        <w:rPr>
          <w:rFonts w:ascii="Arial" w:hAnsi="Arial" w:cs="Arial"/>
          <w:color w:val="0000FF"/>
          <w:sz w:val="21"/>
          <w:szCs w:val="21"/>
          <w:rPrChange w:id="185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1860" w:author="De Jesus Borges, Thiago" w:date="2024-08-15T12:22:00Z" w16du:dateUtc="2024-08-15T16:22:00Z">
            <w:rPr>
              <w:rFonts w:ascii="Arial" w:hAnsi="Arial" w:cs="Arial"/>
            </w:rPr>
          </w:rPrChange>
        </w:rPr>
        <w:t>].</w:t>
      </w:r>
    </w:p>
    <w:p w14:paraId="339CECE2" w14:textId="638D6A58" w:rsidR="0088597B" w:rsidRPr="002746DC" w:rsidRDefault="0047037D" w:rsidP="003362E4">
      <w:pPr>
        <w:pStyle w:val="BodyText"/>
        <w:spacing w:line="254" w:lineRule="auto"/>
        <w:ind w:left="360" w:right="317" w:firstLine="298"/>
        <w:rPr>
          <w:rFonts w:ascii="Arial" w:hAnsi="Arial" w:cs="Arial"/>
          <w:sz w:val="21"/>
          <w:szCs w:val="21"/>
          <w:rPrChange w:id="1861" w:author="De Jesus Borges, Thiago" w:date="2024-08-15T12:22:00Z" w16du:dateUtc="2024-08-15T16:22:00Z">
            <w:rPr>
              <w:rFonts w:ascii="Arial" w:hAnsi="Arial" w:cs="Arial"/>
            </w:rPr>
          </w:rPrChange>
        </w:rPr>
      </w:pPr>
      <w:r w:rsidRPr="002746DC">
        <w:rPr>
          <w:rFonts w:ascii="Arial" w:hAnsi="Arial" w:cs="Arial"/>
          <w:sz w:val="21"/>
          <w:szCs w:val="21"/>
          <w:rPrChange w:id="1862" w:author="De Jesus Borges, Thiago" w:date="2024-08-15T12:22:00Z" w16du:dateUtc="2024-08-15T16:22:00Z">
            <w:rPr>
              <w:rFonts w:ascii="Arial" w:hAnsi="Arial" w:cs="Arial"/>
            </w:rPr>
          </w:rPrChange>
        </w:rPr>
        <w:t>To</w:t>
      </w:r>
      <w:r w:rsidRPr="002746DC">
        <w:rPr>
          <w:rFonts w:ascii="Arial" w:hAnsi="Arial" w:cs="Arial"/>
          <w:spacing w:val="-13"/>
          <w:sz w:val="21"/>
          <w:szCs w:val="21"/>
          <w:rPrChange w:id="1863"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864" w:author="De Jesus Borges, Thiago" w:date="2024-08-15T12:22:00Z" w16du:dateUtc="2024-08-15T16:22:00Z">
            <w:rPr>
              <w:rFonts w:ascii="Arial" w:hAnsi="Arial" w:cs="Arial"/>
            </w:rPr>
          </w:rPrChange>
        </w:rPr>
        <w:t>normalize</w:t>
      </w:r>
      <w:r w:rsidRPr="002746DC">
        <w:rPr>
          <w:rFonts w:ascii="Arial" w:hAnsi="Arial" w:cs="Arial"/>
          <w:spacing w:val="-12"/>
          <w:sz w:val="21"/>
          <w:szCs w:val="21"/>
          <w:rPrChange w:id="186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866"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186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868" w:author="De Jesus Borges, Thiago" w:date="2024-08-15T12:22:00Z" w16du:dateUtc="2024-08-15T16:22:00Z">
            <w:rPr>
              <w:rFonts w:ascii="Arial" w:hAnsi="Arial" w:cs="Arial"/>
            </w:rPr>
          </w:rPrChange>
        </w:rPr>
        <w:t>expression</w:t>
      </w:r>
      <w:r w:rsidRPr="002746DC">
        <w:rPr>
          <w:rFonts w:ascii="Arial" w:hAnsi="Arial" w:cs="Arial"/>
          <w:spacing w:val="-12"/>
          <w:sz w:val="21"/>
          <w:szCs w:val="21"/>
          <w:rPrChange w:id="186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870" w:author="De Jesus Borges, Thiago" w:date="2024-08-15T12:22:00Z" w16du:dateUtc="2024-08-15T16:22:00Z">
            <w:rPr>
              <w:rFonts w:ascii="Arial" w:hAnsi="Arial" w:cs="Arial"/>
            </w:rPr>
          </w:rPrChange>
        </w:rPr>
        <w:t>data</w:t>
      </w:r>
      <w:r w:rsidRPr="002746DC">
        <w:rPr>
          <w:rFonts w:ascii="Arial" w:hAnsi="Arial" w:cs="Arial"/>
          <w:spacing w:val="-12"/>
          <w:sz w:val="21"/>
          <w:szCs w:val="21"/>
          <w:rPrChange w:id="187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872" w:author="De Jesus Borges, Thiago" w:date="2024-08-15T12:22:00Z" w16du:dateUtc="2024-08-15T16:22:00Z">
            <w:rPr>
              <w:rFonts w:ascii="Arial" w:hAnsi="Arial" w:cs="Arial"/>
            </w:rPr>
          </w:rPrChange>
        </w:rPr>
        <w:t>based</w:t>
      </w:r>
      <w:r w:rsidRPr="002746DC">
        <w:rPr>
          <w:rFonts w:ascii="Arial" w:hAnsi="Arial" w:cs="Arial"/>
          <w:spacing w:val="-12"/>
          <w:sz w:val="21"/>
          <w:szCs w:val="21"/>
          <w:rPrChange w:id="187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874" w:author="De Jesus Borges, Thiago" w:date="2024-08-15T12:22:00Z" w16du:dateUtc="2024-08-15T16:22:00Z">
            <w:rPr>
              <w:rFonts w:ascii="Arial" w:hAnsi="Arial" w:cs="Arial"/>
            </w:rPr>
          </w:rPrChange>
        </w:rPr>
        <w:t>on</w:t>
      </w:r>
      <w:r w:rsidR="004B2128">
        <w:rPr>
          <w:rFonts w:ascii="Arial" w:hAnsi="Arial" w:cs="Arial"/>
          <w:sz w:val="21"/>
          <w:szCs w:val="21"/>
        </w:rPr>
        <w:t xml:space="preserve"> our</w:t>
      </w:r>
      <w:r w:rsidRPr="002746DC">
        <w:rPr>
          <w:rFonts w:ascii="Arial" w:hAnsi="Arial" w:cs="Arial"/>
          <w:spacing w:val="-12"/>
          <w:sz w:val="21"/>
          <w:szCs w:val="21"/>
          <w:rPrChange w:id="1875" w:author="De Jesus Borges, Thiago" w:date="2024-08-15T12:22:00Z" w16du:dateUtc="2024-08-15T16:22:00Z">
            <w:rPr>
              <w:rFonts w:ascii="Arial" w:hAnsi="Arial" w:cs="Arial"/>
              <w:spacing w:val="-12"/>
            </w:rPr>
          </w:rPrChange>
        </w:rPr>
        <w:t xml:space="preserve"> </w:t>
      </w:r>
      <w:r w:rsidR="004B2128">
        <w:rPr>
          <w:rFonts w:ascii="Arial" w:hAnsi="Arial" w:cs="Arial"/>
          <w:spacing w:val="-12"/>
          <w:sz w:val="21"/>
          <w:szCs w:val="21"/>
        </w:rPr>
        <w:t xml:space="preserve">findings, we calculate the pairwise correlation distance [38] between the nine proposed HKGs </w:t>
      </w:r>
      <w:r w:rsidRPr="002746DC">
        <w:rPr>
          <w:rFonts w:ascii="Arial" w:hAnsi="Arial" w:cs="Arial"/>
          <w:spacing w:val="-2"/>
          <w:sz w:val="21"/>
          <w:szCs w:val="21"/>
          <w:rPrChange w:id="1876" w:author="De Jesus Borges, Thiago" w:date="2024-08-15T12:22:00Z" w16du:dateUtc="2024-08-15T16:22:00Z">
            <w:rPr>
              <w:rFonts w:ascii="Arial" w:hAnsi="Arial" w:cs="Arial"/>
              <w:spacing w:val="-2"/>
            </w:rPr>
          </w:rPrChange>
        </w:rPr>
        <w:t>and</w:t>
      </w:r>
      <w:r w:rsidRPr="002746DC">
        <w:rPr>
          <w:rFonts w:ascii="Arial" w:hAnsi="Arial" w:cs="Arial"/>
          <w:spacing w:val="-10"/>
          <w:sz w:val="21"/>
          <w:szCs w:val="21"/>
          <w:rPrChange w:id="187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78" w:author="De Jesus Borges, Thiago" w:date="2024-08-15T12:22:00Z" w16du:dateUtc="2024-08-15T16:22:00Z">
            <w:rPr>
              <w:rFonts w:ascii="Arial" w:hAnsi="Arial" w:cs="Arial"/>
              <w:spacing w:val="-2"/>
            </w:rPr>
          </w:rPrChange>
        </w:rPr>
        <w:t>cluster</w:t>
      </w:r>
      <w:r w:rsidRPr="002746DC">
        <w:rPr>
          <w:rFonts w:ascii="Arial" w:hAnsi="Arial" w:cs="Arial"/>
          <w:spacing w:val="-10"/>
          <w:sz w:val="21"/>
          <w:szCs w:val="21"/>
          <w:rPrChange w:id="187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80" w:author="De Jesus Borges, Thiago" w:date="2024-08-15T12:22:00Z" w16du:dateUtc="2024-08-15T16:22:00Z">
            <w:rPr>
              <w:rFonts w:ascii="Arial" w:hAnsi="Arial" w:cs="Arial"/>
              <w:spacing w:val="-2"/>
            </w:rPr>
          </w:rPrChange>
        </w:rPr>
        <w:t>them</w:t>
      </w:r>
      <w:r w:rsidRPr="002746DC">
        <w:rPr>
          <w:rFonts w:ascii="Arial" w:hAnsi="Arial" w:cs="Arial"/>
          <w:spacing w:val="-10"/>
          <w:sz w:val="21"/>
          <w:szCs w:val="21"/>
          <w:rPrChange w:id="188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82" w:author="De Jesus Borges, Thiago" w:date="2024-08-15T12:22:00Z" w16du:dateUtc="2024-08-15T16:22:00Z">
            <w:rPr>
              <w:rFonts w:ascii="Arial" w:hAnsi="Arial" w:cs="Arial"/>
              <w:spacing w:val="-2"/>
            </w:rPr>
          </w:rPrChange>
        </w:rPr>
        <w:t>to</w:t>
      </w:r>
      <w:r w:rsidRPr="002746DC">
        <w:rPr>
          <w:rFonts w:ascii="Arial" w:hAnsi="Arial" w:cs="Arial"/>
          <w:spacing w:val="-10"/>
          <w:sz w:val="21"/>
          <w:szCs w:val="21"/>
          <w:rPrChange w:id="188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84" w:author="De Jesus Borges, Thiago" w:date="2024-08-15T12:22:00Z" w16du:dateUtc="2024-08-15T16:22:00Z">
            <w:rPr>
              <w:rFonts w:ascii="Arial" w:hAnsi="Arial" w:cs="Arial"/>
              <w:spacing w:val="-2"/>
            </w:rPr>
          </w:rPrChange>
        </w:rPr>
        <w:t>find</w:t>
      </w:r>
      <w:r w:rsidRPr="002746DC">
        <w:rPr>
          <w:rFonts w:ascii="Arial" w:hAnsi="Arial" w:cs="Arial"/>
          <w:spacing w:val="-10"/>
          <w:sz w:val="21"/>
          <w:szCs w:val="21"/>
          <w:rPrChange w:id="188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86" w:author="De Jesus Borges, Thiago" w:date="2024-08-15T12:22:00Z" w16du:dateUtc="2024-08-15T16:22:00Z">
            <w:rPr>
              <w:rFonts w:ascii="Arial" w:hAnsi="Arial" w:cs="Arial"/>
              <w:spacing w:val="-2"/>
            </w:rPr>
          </w:rPrChange>
        </w:rPr>
        <w:t>groups</w:t>
      </w:r>
      <w:r w:rsidRPr="002746DC">
        <w:rPr>
          <w:rFonts w:ascii="Arial" w:hAnsi="Arial" w:cs="Arial"/>
          <w:spacing w:val="-10"/>
          <w:sz w:val="21"/>
          <w:szCs w:val="21"/>
          <w:rPrChange w:id="188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88" w:author="De Jesus Borges, Thiago" w:date="2024-08-15T12:22:00Z" w16du:dateUtc="2024-08-15T16:22:00Z">
            <w:rPr>
              <w:rFonts w:ascii="Arial" w:hAnsi="Arial" w:cs="Arial"/>
              <w:spacing w:val="-2"/>
            </w:rPr>
          </w:rPrChange>
        </w:rPr>
        <w:t>that</w:t>
      </w:r>
      <w:r w:rsidRPr="002746DC">
        <w:rPr>
          <w:rFonts w:ascii="Arial" w:hAnsi="Arial" w:cs="Arial"/>
          <w:spacing w:val="-10"/>
          <w:sz w:val="21"/>
          <w:szCs w:val="21"/>
          <w:rPrChange w:id="188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90" w:author="De Jesus Borges, Thiago" w:date="2024-08-15T12:22:00Z" w16du:dateUtc="2024-08-15T16:22:00Z">
            <w:rPr>
              <w:rFonts w:ascii="Arial" w:hAnsi="Arial" w:cs="Arial"/>
              <w:spacing w:val="-2"/>
            </w:rPr>
          </w:rPrChange>
        </w:rPr>
        <w:t>could</w:t>
      </w:r>
      <w:r w:rsidRPr="002746DC">
        <w:rPr>
          <w:rFonts w:ascii="Arial" w:hAnsi="Arial" w:cs="Arial"/>
          <w:spacing w:val="-10"/>
          <w:sz w:val="21"/>
          <w:szCs w:val="21"/>
          <w:rPrChange w:id="189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92" w:author="De Jesus Borges, Thiago" w:date="2024-08-15T12:22:00Z" w16du:dateUtc="2024-08-15T16:22:00Z">
            <w:rPr>
              <w:rFonts w:ascii="Arial" w:hAnsi="Arial" w:cs="Arial"/>
              <w:spacing w:val="-2"/>
            </w:rPr>
          </w:rPrChange>
        </w:rPr>
        <w:t>be</w:t>
      </w:r>
      <w:r w:rsidRPr="002746DC">
        <w:rPr>
          <w:rFonts w:ascii="Arial" w:hAnsi="Arial" w:cs="Arial"/>
          <w:spacing w:val="-10"/>
          <w:sz w:val="21"/>
          <w:szCs w:val="21"/>
          <w:rPrChange w:id="189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94" w:author="De Jesus Borges, Thiago" w:date="2024-08-15T12:22:00Z" w16du:dateUtc="2024-08-15T16:22:00Z">
            <w:rPr>
              <w:rFonts w:ascii="Arial" w:hAnsi="Arial" w:cs="Arial"/>
              <w:spacing w:val="-2"/>
            </w:rPr>
          </w:rPrChange>
        </w:rPr>
        <w:t>used</w:t>
      </w:r>
      <w:r w:rsidRPr="002746DC">
        <w:rPr>
          <w:rFonts w:ascii="Arial" w:hAnsi="Arial" w:cs="Arial"/>
          <w:spacing w:val="-10"/>
          <w:sz w:val="21"/>
          <w:szCs w:val="21"/>
          <w:rPrChange w:id="189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1896" w:author="De Jesus Borges, Thiago" w:date="2024-08-15T12:22:00Z" w16du:dateUtc="2024-08-15T16:22:00Z">
            <w:rPr>
              <w:rFonts w:ascii="Arial" w:hAnsi="Arial" w:cs="Arial"/>
              <w:spacing w:val="-2"/>
            </w:rPr>
          </w:rPrChange>
        </w:rPr>
        <w:t xml:space="preserve">as </w:t>
      </w:r>
      <w:r w:rsidRPr="002746DC">
        <w:rPr>
          <w:rFonts w:ascii="Arial" w:hAnsi="Arial" w:cs="Arial"/>
          <w:sz w:val="21"/>
          <w:szCs w:val="21"/>
          <w:rPrChange w:id="1897" w:author="De Jesus Borges, Thiago" w:date="2024-08-15T12:22:00Z" w16du:dateUtc="2024-08-15T16:22:00Z">
            <w:rPr>
              <w:rFonts w:ascii="Arial" w:hAnsi="Arial" w:cs="Arial"/>
            </w:rPr>
          </w:rPrChange>
        </w:rPr>
        <w:t>normalization</w:t>
      </w:r>
      <w:r w:rsidRPr="002746DC">
        <w:rPr>
          <w:rFonts w:ascii="Arial" w:hAnsi="Arial" w:cs="Arial"/>
          <w:spacing w:val="-13"/>
          <w:sz w:val="21"/>
          <w:szCs w:val="21"/>
          <w:rPrChange w:id="1898"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899" w:author="De Jesus Borges, Thiago" w:date="2024-08-15T12:22:00Z" w16du:dateUtc="2024-08-15T16:22:00Z">
            <w:rPr>
              <w:rFonts w:ascii="Arial" w:hAnsi="Arial" w:cs="Arial"/>
            </w:rPr>
          </w:rPrChange>
        </w:rPr>
        <w:t>factors</w:t>
      </w:r>
      <w:r w:rsidRPr="002746DC">
        <w:rPr>
          <w:rFonts w:ascii="Arial" w:hAnsi="Arial" w:cs="Arial"/>
          <w:spacing w:val="-12"/>
          <w:sz w:val="21"/>
          <w:szCs w:val="21"/>
          <w:rPrChange w:id="190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01" w:author="De Jesus Borges, Thiago" w:date="2024-08-15T12:22:00Z" w16du:dateUtc="2024-08-15T16:22:00Z">
            <w:rPr>
              <w:rFonts w:ascii="Arial" w:hAnsi="Arial" w:cs="Arial"/>
            </w:rPr>
          </w:rPrChange>
        </w:rPr>
        <w:t>(Fig</w:t>
      </w:r>
      <w:r w:rsidRPr="002746DC">
        <w:rPr>
          <w:rFonts w:ascii="Arial" w:hAnsi="Arial" w:cs="Arial"/>
          <w:spacing w:val="-12"/>
          <w:sz w:val="21"/>
          <w:szCs w:val="21"/>
          <w:rPrChange w:id="190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03" w:author="De Jesus Borges, Thiago" w:date="2024-08-15T12:22:00Z" w16du:dateUtc="2024-08-15T16:22:00Z">
            <w:rPr>
              <w:rFonts w:ascii="Arial" w:hAnsi="Arial" w:cs="Arial"/>
            </w:rPr>
          </w:rPrChange>
        </w:rPr>
        <w:t>5A</w:t>
      </w:r>
      <w:r w:rsidRPr="002746DC">
        <w:rPr>
          <w:rFonts w:ascii="Arial" w:hAnsi="Arial" w:cs="Arial"/>
          <w:spacing w:val="-12"/>
          <w:sz w:val="21"/>
          <w:szCs w:val="21"/>
          <w:rPrChange w:id="190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05"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190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07" w:author="De Jesus Borges, Thiago" w:date="2024-08-15T12:22:00Z" w16du:dateUtc="2024-08-15T16:22:00Z">
            <w:rPr>
              <w:rFonts w:ascii="Arial" w:hAnsi="Arial" w:cs="Arial"/>
            </w:rPr>
          </w:rPrChange>
        </w:rPr>
        <w:t>F</w:t>
      </w:r>
      <w:r w:rsidR="00F81039">
        <w:rPr>
          <w:rFonts w:ascii="Arial" w:hAnsi="Arial" w:cs="Arial"/>
          <w:sz w:val="21"/>
          <w:szCs w:val="21"/>
        </w:rPr>
        <w:t>ig</w:t>
      </w:r>
      <w:r w:rsidRPr="002746DC">
        <w:rPr>
          <w:rFonts w:ascii="Arial" w:hAnsi="Arial" w:cs="Arial"/>
          <w:spacing w:val="-12"/>
          <w:sz w:val="21"/>
          <w:szCs w:val="21"/>
          <w:rPrChange w:id="190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09" w:author="De Jesus Borges, Thiago" w:date="2024-08-15T12:22:00Z" w16du:dateUtc="2024-08-15T16:22:00Z">
            <w:rPr>
              <w:rFonts w:ascii="Arial" w:hAnsi="Arial" w:cs="Arial"/>
            </w:rPr>
          </w:rPrChange>
        </w:rPr>
        <w:t>S2).</w:t>
      </w:r>
      <w:r w:rsidRPr="002746DC">
        <w:rPr>
          <w:rFonts w:ascii="Arial" w:hAnsi="Arial" w:cs="Arial"/>
          <w:spacing w:val="-12"/>
          <w:sz w:val="21"/>
          <w:szCs w:val="21"/>
          <w:rPrChange w:id="191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11" w:author="De Jesus Borges, Thiago" w:date="2024-08-15T12:22:00Z" w16du:dateUtc="2024-08-15T16:22:00Z">
            <w:rPr>
              <w:rFonts w:ascii="Arial" w:hAnsi="Arial" w:cs="Arial"/>
            </w:rPr>
          </w:rPrChange>
        </w:rPr>
        <w:t>We</w:t>
      </w:r>
      <w:r w:rsidRPr="002746DC">
        <w:rPr>
          <w:rFonts w:ascii="Arial" w:hAnsi="Arial" w:cs="Arial"/>
          <w:spacing w:val="-12"/>
          <w:sz w:val="21"/>
          <w:szCs w:val="21"/>
          <w:rPrChange w:id="191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13" w:author="De Jesus Borges, Thiago" w:date="2024-08-15T12:22:00Z" w16du:dateUtc="2024-08-15T16:22:00Z">
            <w:rPr>
              <w:rFonts w:ascii="Arial" w:hAnsi="Arial" w:cs="Arial"/>
            </w:rPr>
          </w:rPrChange>
        </w:rPr>
        <w:t>use</w:t>
      </w:r>
      <w:r w:rsidRPr="002746DC">
        <w:rPr>
          <w:rFonts w:ascii="Arial" w:hAnsi="Arial" w:cs="Arial"/>
          <w:spacing w:val="-12"/>
          <w:sz w:val="21"/>
          <w:szCs w:val="21"/>
          <w:rPrChange w:id="191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15"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191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17" w:author="De Jesus Borges, Thiago" w:date="2024-08-15T12:22:00Z" w16du:dateUtc="2024-08-15T16:22:00Z">
            <w:rPr>
              <w:rFonts w:ascii="Arial" w:hAnsi="Arial" w:cs="Arial"/>
            </w:rPr>
          </w:rPrChange>
        </w:rPr>
        <w:t>inverse</w:t>
      </w:r>
      <w:r w:rsidRPr="002746DC">
        <w:rPr>
          <w:rFonts w:ascii="Arial" w:hAnsi="Arial" w:cs="Arial"/>
          <w:spacing w:val="-12"/>
          <w:sz w:val="21"/>
          <w:szCs w:val="21"/>
          <w:rPrChange w:id="191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19" w:author="De Jesus Borges, Thiago" w:date="2024-08-15T12:22:00Z" w16du:dateUtc="2024-08-15T16:22:00Z">
            <w:rPr>
              <w:rFonts w:ascii="Arial" w:hAnsi="Arial" w:cs="Arial"/>
            </w:rPr>
          </w:rPrChange>
        </w:rPr>
        <w:lastRenderedPageBreak/>
        <w:t>hyperbolic</w:t>
      </w:r>
      <w:r w:rsidRPr="002746DC">
        <w:rPr>
          <w:rFonts w:ascii="Arial" w:hAnsi="Arial" w:cs="Arial"/>
          <w:spacing w:val="-12"/>
          <w:sz w:val="21"/>
          <w:szCs w:val="21"/>
          <w:rPrChange w:id="192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21" w:author="De Jesus Borges, Thiago" w:date="2024-08-15T12:22:00Z" w16du:dateUtc="2024-08-15T16:22:00Z">
            <w:rPr>
              <w:rFonts w:ascii="Arial" w:hAnsi="Arial" w:cs="Arial"/>
            </w:rPr>
          </w:rPrChange>
        </w:rPr>
        <w:t>sine</w:t>
      </w:r>
      <w:r w:rsidRPr="002746DC">
        <w:rPr>
          <w:rFonts w:ascii="Arial" w:hAnsi="Arial" w:cs="Arial"/>
          <w:spacing w:val="-12"/>
          <w:sz w:val="21"/>
          <w:szCs w:val="21"/>
          <w:rPrChange w:id="192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23" w:author="De Jesus Borges, Thiago" w:date="2024-08-15T12:22:00Z" w16du:dateUtc="2024-08-15T16:22:00Z">
            <w:rPr>
              <w:rFonts w:ascii="Arial" w:hAnsi="Arial" w:cs="Arial"/>
            </w:rPr>
          </w:rPrChange>
        </w:rPr>
        <w:t>of</w:t>
      </w:r>
      <w:r w:rsidRPr="002746DC">
        <w:rPr>
          <w:rFonts w:ascii="Arial" w:hAnsi="Arial" w:cs="Arial"/>
          <w:spacing w:val="-12"/>
          <w:sz w:val="21"/>
          <w:szCs w:val="21"/>
          <w:rPrChange w:id="192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25" w:author="De Jesus Borges, Thiago" w:date="2024-08-15T12:22:00Z" w16du:dateUtc="2024-08-15T16:22:00Z">
            <w:rPr>
              <w:rFonts w:ascii="Arial" w:hAnsi="Arial" w:cs="Arial"/>
            </w:rPr>
          </w:rPrChange>
        </w:rPr>
        <w:t>TPM to</w:t>
      </w:r>
      <w:r w:rsidRPr="002746DC">
        <w:rPr>
          <w:rFonts w:ascii="Arial" w:hAnsi="Arial" w:cs="Arial"/>
          <w:spacing w:val="-3"/>
          <w:sz w:val="21"/>
          <w:szCs w:val="21"/>
          <w:rPrChange w:id="192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27" w:author="De Jesus Borges, Thiago" w:date="2024-08-15T12:22:00Z" w16du:dateUtc="2024-08-15T16:22:00Z">
            <w:rPr>
              <w:rFonts w:ascii="Arial" w:hAnsi="Arial" w:cs="Arial"/>
            </w:rPr>
          </w:rPrChange>
        </w:rPr>
        <w:t>reduce</w:t>
      </w:r>
      <w:r w:rsidRPr="002746DC">
        <w:rPr>
          <w:rFonts w:ascii="Arial" w:hAnsi="Arial" w:cs="Arial"/>
          <w:spacing w:val="-3"/>
          <w:sz w:val="21"/>
          <w:szCs w:val="21"/>
          <w:rPrChange w:id="1928"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29" w:author="De Jesus Borges, Thiago" w:date="2024-08-15T12:22:00Z" w16du:dateUtc="2024-08-15T16:22:00Z">
            <w:rPr>
              <w:rFonts w:ascii="Arial" w:hAnsi="Arial" w:cs="Arial"/>
            </w:rPr>
          </w:rPrChange>
        </w:rPr>
        <w:t>the</w:t>
      </w:r>
      <w:r w:rsidRPr="002746DC">
        <w:rPr>
          <w:rFonts w:ascii="Arial" w:hAnsi="Arial" w:cs="Arial"/>
          <w:spacing w:val="-3"/>
          <w:sz w:val="21"/>
          <w:szCs w:val="21"/>
          <w:rPrChange w:id="193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31" w:author="De Jesus Borges, Thiago" w:date="2024-08-15T12:22:00Z" w16du:dateUtc="2024-08-15T16:22:00Z">
            <w:rPr>
              <w:rFonts w:ascii="Arial" w:hAnsi="Arial" w:cs="Arial"/>
            </w:rPr>
          </w:rPrChange>
        </w:rPr>
        <w:t>differences</w:t>
      </w:r>
      <w:r w:rsidRPr="002746DC">
        <w:rPr>
          <w:rFonts w:ascii="Arial" w:hAnsi="Arial" w:cs="Arial"/>
          <w:spacing w:val="-3"/>
          <w:sz w:val="21"/>
          <w:szCs w:val="21"/>
          <w:rPrChange w:id="1932"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33" w:author="De Jesus Borges, Thiago" w:date="2024-08-15T12:22:00Z" w16du:dateUtc="2024-08-15T16:22:00Z">
            <w:rPr>
              <w:rFonts w:ascii="Arial" w:hAnsi="Arial" w:cs="Arial"/>
            </w:rPr>
          </w:rPrChange>
        </w:rPr>
        <w:t>in</w:t>
      </w:r>
      <w:r w:rsidRPr="002746DC">
        <w:rPr>
          <w:rFonts w:ascii="Arial" w:hAnsi="Arial" w:cs="Arial"/>
          <w:spacing w:val="-3"/>
          <w:sz w:val="21"/>
          <w:szCs w:val="21"/>
          <w:rPrChange w:id="193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35" w:author="De Jesus Borges, Thiago" w:date="2024-08-15T12:22:00Z" w16du:dateUtc="2024-08-15T16:22:00Z">
            <w:rPr>
              <w:rFonts w:ascii="Arial" w:hAnsi="Arial" w:cs="Arial"/>
            </w:rPr>
          </w:rPrChange>
        </w:rPr>
        <w:t>scales</w:t>
      </w:r>
      <w:r w:rsidRPr="002746DC">
        <w:rPr>
          <w:rFonts w:ascii="Arial" w:hAnsi="Arial" w:cs="Arial"/>
          <w:spacing w:val="-3"/>
          <w:sz w:val="21"/>
          <w:szCs w:val="21"/>
          <w:rPrChange w:id="193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37" w:author="De Jesus Borges, Thiago" w:date="2024-08-15T12:22:00Z" w16du:dateUtc="2024-08-15T16:22:00Z">
            <w:rPr>
              <w:rFonts w:ascii="Arial" w:hAnsi="Arial" w:cs="Arial"/>
            </w:rPr>
          </w:rPrChange>
        </w:rPr>
        <w:t>between</w:t>
      </w:r>
      <w:r w:rsidRPr="002746DC">
        <w:rPr>
          <w:rFonts w:ascii="Arial" w:hAnsi="Arial" w:cs="Arial"/>
          <w:spacing w:val="-3"/>
          <w:sz w:val="21"/>
          <w:szCs w:val="21"/>
          <w:rPrChange w:id="1938"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39" w:author="De Jesus Borges, Thiago" w:date="2024-08-15T12:22:00Z" w16du:dateUtc="2024-08-15T16:22:00Z">
            <w:rPr>
              <w:rFonts w:ascii="Arial" w:hAnsi="Arial" w:cs="Arial"/>
            </w:rPr>
          </w:rPrChange>
        </w:rPr>
        <w:t>genes</w:t>
      </w:r>
      <w:r w:rsidRPr="002746DC">
        <w:rPr>
          <w:rFonts w:ascii="Arial" w:hAnsi="Arial" w:cs="Arial"/>
          <w:spacing w:val="-3"/>
          <w:sz w:val="21"/>
          <w:szCs w:val="21"/>
          <w:rPrChange w:id="194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41" w:author="De Jesus Borges, Thiago" w:date="2024-08-15T12:22:00Z" w16du:dateUtc="2024-08-15T16:22:00Z">
            <w:rPr>
              <w:rFonts w:ascii="Arial" w:hAnsi="Arial" w:cs="Arial"/>
            </w:rPr>
          </w:rPrChange>
        </w:rPr>
        <w:t>and</w:t>
      </w:r>
      <w:r w:rsidRPr="002746DC">
        <w:rPr>
          <w:rFonts w:ascii="Arial" w:hAnsi="Arial" w:cs="Arial"/>
          <w:spacing w:val="-3"/>
          <w:sz w:val="21"/>
          <w:szCs w:val="21"/>
          <w:rPrChange w:id="1942"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43" w:author="De Jesus Borges, Thiago" w:date="2024-08-15T12:22:00Z" w16du:dateUtc="2024-08-15T16:22:00Z">
            <w:rPr>
              <w:rFonts w:ascii="Arial" w:hAnsi="Arial" w:cs="Arial"/>
            </w:rPr>
          </w:rPrChange>
        </w:rPr>
        <w:t>to</w:t>
      </w:r>
      <w:r w:rsidRPr="002746DC">
        <w:rPr>
          <w:rFonts w:ascii="Arial" w:hAnsi="Arial" w:cs="Arial"/>
          <w:spacing w:val="-3"/>
          <w:sz w:val="21"/>
          <w:szCs w:val="21"/>
          <w:rPrChange w:id="194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45" w:author="De Jesus Borges, Thiago" w:date="2024-08-15T12:22:00Z" w16du:dateUtc="2024-08-15T16:22:00Z">
            <w:rPr>
              <w:rFonts w:ascii="Arial" w:hAnsi="Arial" w:cs="Arial"/>
            </w:rPr>
          </w:rPrChange>
        </w:rPr>
        <w:t>transform</w:t>
      </w:r>
      <w:r w:rsidRPr="002746DC">
        <w:rPr>
          <w:rFonts w:ascii="Arial" w:hAnsi="Arial" w:cs="Arial"/>
          <w:spacing w:val="-3"/>
          <w:sz w:val="21"/>
          <w:szCs w:val="21"/>
          <w:rPrChange w:id="194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47" w:author="De Jesus Borges, Thiago" w:date="2024-08-15T12:22:00Z" w16du:dateUtc="2024-08-15T16:22:00Z">
            <w:rPr>
              <w:rFonts w:ascii="Arial" w:hAnsi="Arial" w:cs="Arial"/>
            </w:rPr>
          </w:rPrChange>
        </w:rPr>
        <w:t>their</w:t>
      </w:r>
      <w:r w:rsidRPr="002746DC">
        <w:rPr>
          <w:rFonts w:ascii="Arial" w:hAnsi="Arial" w:cs="Arial"/>
          <w:spacing w:val="-3"/>
          <w:sz w:val="21"/>
          <w:szCs w:val="21"/>
          <w:rPrChange w:id="1948"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1949" w:author="De Jesus Borges, Thiago" w:date="2024-08-15T12:22:00Z" w16du:dateUtc="2024-08-15T16:22:00Z">
            <w:rPr>
              <w:rFonts w:ascii="Arial" w:hAnsi="Arial" w:cs="Arial"/>
            </w:rPr>
          </w:rPrChange>
        </w:rPr>
        <w:t xml:space="preserve">distribution close to the </w:t>
      </w:r>
      <w:r w:rsidR="00762F7E" w:rsidRPr="002746DC">
        <w:rPr>
          <w:rFonts w:ascii="Arial" w:hAnsi="Arial" w:cs="Arial"/>
          <w:sz w:val="21"/>
          <w:szCs w:val="21"/>
          <w:rPrChange w:id="1950" w:author="De Jesus Borges, Thiago" w:date="2024-08-15T12:22:00Z" w16du:dateUtc="2024-08-15T16:22:00Z">
            <w:rPr>
              <w:rFonts w:ascii="Arial" w:hAnsi="Arial" w:cs="Arial"/>
            </w:rPr>
          </w:rPrChange>
        </w:rPr>
        <w:t>Gaussian</w:t>
      </w:r>
      <w:r w:rsidRPr="002746DC">
        <w:rPr>
          <w:rFonts w:ascii="Arial" w:hAnsi="Arial" w:cs="Arial"/>
          <w:sz w:val="21"/>
          <w:szCs w:val="21"/>
          <w:rPrChange w:id="1951" w:author="De Jesus Borges, Thiago" w:date="2024-08-15T12:22:00Z" w16du:dateUtc="2024-08-15T16:22:00Z">
            <w:rPr>
              <w:rFonts w:ascii="Arial" w:hAnsi="Arial" w:cs="Arial"/>
            </w:rPr>
          </w:rPrChange>
        </w:rPr>
        <w:t xml:space="preserve"> distribution. We calculate the arithmetic mean (equation 4), </w:t>
      </w:r>
      <w:r w:rsidRPr="002746DC">
        <w:rPr>
          <w:rFonts w:ascii="Arial" w:hAnsi="Arial" w:cs="Arial"/>
          <w:spacing w:val="-2"/>
          <w:sz w:val="21"/>
          <w:szCs w:val="21"/>
          <w:rPrChange w:id="1952" w:author="De Jesus Borges, Thiago" w:date="2024-08-15T12:22:00Z" w16du:dateUtc="2024-08-15T16:22:00Z">
            <w:rPr>
              <w:rFonts w:ascii="Arial" w:hAnsi="Arial" w:cs="Arial"/>
              <w:spacing w:val="-2"/>
            </w:rPr>
          </w:rPrChange>
        </w:rPr>
        <w:t>geometric</w:t>
      </w:r>
      <w:r w:rsidRPr="002746DC">
        <w:rPr>
          <w:rFonts w:ascii="Arial" w:hAnsi="Arial" w:cs="Arial"/>
          <w:spacing w:val="-5"/>
          <w:sz w:val="21"/>
          <w:szCs w:val="21"/>
          <w:rPrChange w:id="195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54" w:author="De Jesus Borges, Thiago" w:date="2024-08-15T12:22:00Z" w16du:dateUtc="2024-08-15T16:22:00Z">
            <w:rPr>
              <w:rFonts w:ascii="Arial" w:hAnsi="Arial" w:cs="Arial"/>
              <w:spacing w:val="-2"/>
            </w:rPr>
          </w:rPrChange>
        </w:rPr>
        <w:t>mean</w:t>
      </w:r>
      <w:r w:rsidRPr="002746DC">
        <w:rPr>
          <w:rFonts w:ascii="Arial" w:hAnsi="Arial" w:cs="Arial"/>
          <w:spacing w:val="-5"/>
          <w:sz w:val="21"/>
          <w:szCs w:val="21"/>
          <w:rPrChange w:id="195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56" w:author="De Jesus Borges, Thiago" w:date="2024-08-15T12:22:00Z" w16du:dateUtc="2024-08-15T16:22:00Z">
            <w:rPr>
              <w:rFonts w:ascii="Arial" w:hAnsi="Arial" w:cs="Arial"/>
              <w:spacing w:val="-2"/>
            </w:rPr>
          </w:rPrChange>
        </w:rPr>
        <w:t>(equation</w:t>
      </w:r>
      <w:r w:rsidRPr="002746DC">
        <w:rPr>
          <w:rFonts w:ascii="Arial" w:hAnsi="Arial" w:cs="Arial"/>
          <w:spacing w:val="-5"/>
          <w:sz w:val="21"/>
          <w:szCs w:val="21"/>
          <w:rPrChange w:id="195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58" w:author="De Jesus Borges, Thiago" w:date="2024-08-15T12:22:00Z" w16du:dateUtc="2024-08-15T16:22:00Z">
            <w:rPr>
              <w:rFonts w:ascii="Arial" w:hAnsi="Arial" w:cs="Arial"/>
              <w:spacing w:val="-2"/>
            </w:rPr>
          </w:rPrChange>
        </w:rPr>
        <w:t>5),</w:t>
      </w:r>
      <w:r w:rsidRPr="002746DC">
        <w:rPr>
          <w:rFonts w:ascii="Arial" w:hAnsi="Arial" w:cs="Arial"/>
          <w:spacing w:val="-5"/>
          <w:sz w:val="21"/>
          <w:szCs w:val="21"/>
          <w:rPrChange w:id="195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60" w:author="De Jesus Borges, Thiago" w:date="2024-08-15T12:22:00Z" w16du:dateUtc="2024-08-15T16:22:00Z">
            <w:rPr>
              <w:rFonts w:ascii="Arial" w:hAnsi="Arial" w:cs="Arial"/>
              <w:spacing w:val="-2"/>
            </w:rPr>
          </w:rPrChange>
        </w:rPr>
        <w:t>harmonic</w:t>
      </w:r>
      <w:r w:rsidRPr="002746DC">
        <w:rPr>
          <w:rFonts w:ascii="Arial" w:hAnsi="Arial" w:cs="Arial"/>
          <w:spacing w:val="-5"/>
          <w:sz w:val="21"/>
          <w:szCs w:val="21"/>
          <w:rPrChange w:id="196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62" w:author="De Jesus Borges, Thiago" w:date="2024-08-15T12:22:00Z" w16du:dateUtc="2024-08-15T16:22:00Z">
            <w:rPr>
              <w:rFonts w:ascii="Arial" w:hAnsi="Arial" w:cs="Arial"/>
              <w:spacing w:val="-2"/>
            </w:rPr>
          </w:rPrChange>
        </w:rPr>
        <w:t>mean</w:t>
      </w:r>
      <w:r w:rsidRPr="002746DC">
        <w:rPr>
          <w:rFonts w:ascii="Arial" w:hAnsi="Arial" w:cs="Arial"/>
          <w:spacing w:val="-5"/>
          <w:sz w:val="21"/>
          <w:szCs w:val="21"/>
          <w:rPrChange w:id="196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64" w:author="De Jesus Borges, Thiago" w:date="2024-08-15T12:22:00Z" w16du:dateUtc="2024-08-15T16:22:00Z">
            <w:rPr>
              <w:rFonts w:ascii="Arial" w:hAnsi="Arial" w:cs="Arial"/>
              <w:spacing w:val="-2"/>
            </w:rPr>
          </w:rPrChange>
        </w:rPr>
        <w:t>(equation</w:t>
      </w:r>
      <w:r w:rsidRPr="002746DC">
        <w:rPr>
          <w:rFonts w:ascii="Arial" w:hAnsi="Arial" w:cs="Arial"/>
          <w:spacing w:val="-5"/>
          <w:sz w:val="21"/>
          <w:szCs w:val="21"/>
          <w:rPrChange w:id="196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1966" w:author="De Jesus Borges, Thiago" w:date="2024-08-15T12:22:00Z" w16du:dateUtc="2024-08-15T16:22:00Z">
            <w:rPr>
              <w:rFonts w:ascii="Arial" w:hAnsi="Arial" w:cs="Arial"/>
              <w:spacing w:val="-2"/>
            </w:rPr>
          </w:rPrChange>
        </w:rPr>
        <w:t>6)</w:t>
      </w:r>
      <w:r w:rsidR="00762F7E" w:rsidRPr="002746DC">
        <w:rPr>
          <w:rFonts w:ascii="Arial" w:hAnsi="Arial" w:cs="Arial"/>
          <w:spacing w:val="-5"/>
          <w:sz w:val="21"/>
          <w:szCs w:val="21"/>
          <w:rPrChange w:id="1967" w:author="De Jesus Borges, Thiago" w:date="2024-08-15T12:22:00Z" w16du:dateUtc="2024-08-15T16:22:00Z">
            <w:rPr>
              <w:rFonts w:ascii="Arial" w:hAnsi="Arial" w:cs="Arial"/>
              <w:spacing w:val="-5"/>
            </w:rPr>
          </w:rPrChange>
        </w:rPr>
        <w:t>, and the root means square (equation 7) of expression of all HKG together</w:t>
      </w:r>
      <w:r w:rsidRPr="002746DC">
        <w:rPr>
          <w:rFonts w:ascii="Arial" w:hAnsi="Arial" w:cs="Arial"/>
          <w:spacing w:val="-6"/>
          <w:sz w:val="21"/>
          <w:szCs w:val="21"/>
          <w:rPrChange w:id="196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1969" w:author="De Jesus Borges, Thiago" w:date="2024-08-15T12:22:00Z" w16du:dateUtc="2024-08-15T16:22:00Z">
            <w:rPr>
              <w:rFonts w:ascii="Arial" w:hAnsi="Arial" w:cs="Arial"/>
            </w:rPr>
          </w:rPrChange>
        </w:rPr>
        <w:t>for</w:t>
      </w:r>
      <w:r w:rsidRPr="002746DC">
        <w:rPr>
          <w:rFonts w:ascii="Arial" w:hAnsi="Arial" w:cs="Arial"/>
          <w:spacing w:val="-6"/>
          <w:sz w:val="21"/>
          <w:szCs w:val="21"/>
          <w:rPrChange w:id="197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1971" w:author="De Jesus Borges, Thiago" w:date="2024-08-15T12:22:00Z" w16du:dateUtc="2024-08-15T16:22:00Z">
            <w:rPr>
              <w:rFonts w:ascii="Arial" w:hAnsi="Arial" w:cs="Arial"/>
            </w:rPr>
          </w:rPrChange>
        </w:rPr>
        <w:t>each</w:t>
      </w:r>
      <w:r w:rsidRPr="002746DC">
        <w:rPr>
          <w:rFonts w:ascii="Arial" w:hAnsi="Arial" w:cs="Arial"/>
          <w:spacing w:val="-6"/>
          <w:sz w:val="21"/>
          <w:szCs w:val="21"/>
          <w:rPrChange w:id="1972" w:author="De Jesus Borges, Thiago" w:date="2024-08-15T12:22:00Z" w16du:dateUtc="2024-08-15T16:22:00Z">
            <w:rPr>
              <w:rFonts w:ascii="Arial" w:hAnsi="Arial" w:cs="Arial"/>
              <w:spacing w:val="-6"/>
            </w:rPr>
          </w:rPrChange>
        </w:rPr>
        <w:t xml:space="preserve"> </w:t>
      </w:r>
      <w:r w:rsidR="008A7187">
        <w:rPr>
          <w:rFonts w:ascii="Arial" w:hAnsi="Arial" w:cs="Arial"/>
          <w:spacing w:val="-6"/>
          <w:sz w:val="21"/>
          <w:szCs w:val="21"/>
        </w:rPr>
        <w:t xml:space="preserve">gene </w:t>
      </w:r>
      <w:r w:rsidRPr="004B2128">
        <w:rPr>
          <w:rFonts w:ascii="Arial" w:hAnsi="Arial" w:cs="Arial"/>
          <w:sz w:val="21"/>
          <w:szCs w:val="21"/>
        </w:rPr>
        <w:t>cluster</w:t>
      </w:r>
      <w:r w:rsidR="008A7187">
        <w:rPr>
          <w:rFonts w:ascii="Arial" w:hAnsi="Arial" w:cs="Arial"/>
          <w:sz w:val="21"/>
          <w:szCs w:val="21"/>
        </w:rPr>
        <w:t>s</w:t>
      </w:r>
      <w:r w:rsidRPr="004B2128">
        <w:rPr>
          <w:rFonts w:ascii="Arial" w:hAnsi="Arial" w:cs="Arial"/>
          <w:spacing w:val="-6"/>
          <w:sz w:val="21"/>
          <w:szCs w:val="21"/>
        </w:rPr>
        <w:t xml:space="preserve"> </w:t>
      </w:r>
      <w:r w:rsidRPr="004B2128">
        <w:rPr>
          <w:rFonts w:ascii="Arial" w:hAnsi="Arial" w:cs="Arial"/>
          <w:sz w:val="21"/>
          <w:szCs w:val="21"/>
        </w:rPr>
        <w:t>and</w:t>
      </w:r>
      <w:r w:rsidRPr="004B2128">
        <w:rPr>
          <w:rFonts w:ascii="Arial" w:hAnsi="Arial" w:cs="Arial"/>
          <w:spacing w:val="-6"/>
          <w:sz w:val="21"/>
          <w:szCs w:val="21"/>
        </w:rPr>
        <w:t xml:space="preserve"> </w:t>
      </w:r>
      <w:r w:rsidR="007951B1" w:rsidRPr="004B2128">
        <w:rPr>
          <w:rFonts w:ascii="Arial" w:hAnsi="Arial" w:cs="Arial"/>
          <w:spacing w:val="-6"/>
          <w:sz w:val="21"/>
          <w:szCs w:val="21"/>
        </w:rPr>
        <w:t xml:space="preserve">for </w:t>
      </w:r>
      <w:r w:rsidRPr="004B2128">
        <w:rPr>
          <w:rFonts w:ascii="Arial" w:hAnsi="Arial" w:cs="Arial"/>
          <w:sz w:val="21"/>
          <w:szCs w:val="21"/>
        </w:rPr>
        <w:t xml:space="preserve">pairs within each </w:t>
      </w:r>
      <w:r w:rsidR="00BD7D0F" w:rsidRPr="004B2128">
        <w:rPr>
          <w:rFonts w:ascii="Arial" w:hAnsi="Arial" w:cs="Arial"/>
          <w:sz w:val="21"/>
          <w:szCs w:val="21"/>
        </w:rPr>
        <w:t>cluster</w:t>
      </w:r>
      <w:r w:rsidRPr="004B2128">
        <w:rPr>
          <w:rFonts w:ascii="Arial" w:hAnsi="Arial" w:cs="Arial"/>
          <w:sz w:val="21"/>
          <w:szCs w:val="21"/>
        </w:rPr>
        <w:t xml:space="preserve"> </w:t>
      </w:r>
      <w:r w:rsidR="00563EC8">
        <w:rPr>
          <w:rFonts w:ascii="Arial" w:hAnsi="Arial" w:cs="Arial"/>
          <w:sz w:val="21"/>
          <w:szCs w:val="21"/>
        </w:rPr>
        <w:t>(</w:t>
      </w:r>
      <w:r w:rsidRPr="004B2128">
        <w:rPr>
          <w:rFonts w:ascii="Arial" w:hAnsi="Arial" w:cs="Arial"/>
          <w:sz w:val="21"/>
          <w:szCs w:val="21"/>
        </w:rPr>
        <w:t>F</w:t>
      </w:r>
      <w:r w:rsidR="008A7187">
        <w:rPr>
          <w:rFonts w:ascii="Arial" w:hAnsi="Arial" w:cs="Arial"/>
          <w:sz w:val="21"/>
          <w:szCs w:val="21"/>
        </w:rPr>
        <w:t>ig</w:t>
      </w:r>
      <w:r w:rsidRPr="004B2128">
        <w:rPr>
          <w:rFonts w:ascii="Arial" w:hAnsi="Arial" w:cs="Arial"/>
          <w:sz w:val="21"/>
          <w:szCs w:val="21"/>
        </w:rPr>
        <w:t xml:space="preserve"> 5A</w:t>
      </w:r>
      <w:r w:rsidR="00563EC8">
        <w:rPr>
          <w:rFonts w:ascii="Arial" w:hAnsi="Arial" w:cs="Arial"/>
          <w:sz w:val="21"/>
          <w:szCs w:val="21"/>
        </w:rPr>
        <w:t>)</w:t>
      </w:r>
      <w:r w:rsidRPr="004B2128">
        <w:rPr>
          <w:rFonts w:ascii="Arial" w:hAnsi="Arial" w:cs="Arial"/>
          <w:sz w:val="21"/>
          <w:szCs w:val="21"/>
        </w:rPr>
        <w:t xml:space="preserve">. </w:t>
      </w:r>
      <w:r w:rsidRPr="004B2128">
        <w:rPr>
          <w:rFonts w:ascii="Arial" w:hAnsi="Arial" w:cs="Arial"/>
          <w:i/>
          <w:sz w:val="21"/>
          <w:szCs w:val="21"/>
        </w:rPr>
        <w:t>UBB</w:t>
      </w:r>
      <w:r w:rsidRPr="004B2128">
        <w:rPr>
          <w:rFonts w:ascii="Arial" w:hAnsi="Arial" w:cs="Arial"/>
          <w:i/>
          <w:spacing w:val="31"/>
          <w:sz w:val="21"/>
          <w:szCs w:val="21"/>
        </w:rPr>
        <w:t xml:space="preserve"> </w:t>
      </w:r>
      <w:r w:rsidRPr="004B2128">
        <w:rPr>
          <w:rFonts w:ascii="Arial" w:hAnsi="Arial" w:cs="Arial"/>
          <w:sz w:val="21"/>
          <w:szCs w:val="21"/>
        </w:rPr>
        <w:t xml:space="preserve">and </w:t>
      </w:r>
      <w:r w:rsidRPr="004B2128">
        <w:rPr>
          <w:rFonts w:ascii="Arial" w:hAnsi="Arial" w:cs="Arial"/>
          <w:i/>
          <w:sz w:val="21"/>
          <w:szCs w:val="21"/>
        </w:rPr>
        <w:t>AP2B1</w:t>
      </w:r>
      <w:r w:rsidRPr="004B2128">
        <w:rPr>
          <w:rFonts w:ascii="Arial" w:hAnsi="Arial" w:cs="Arial"/>
          <w:i/>
          <w:spacing w:val="37"/>
          <w:sz w:val="21"/>
          <w:szCs w:val="21"/>
        </w:rPr>
        <w:t xml:space="preserve"> </w:t>
      </w:r>
      <w:r w:rsidR="008A7187">
        <w:rPr>
          <w:rFonts w:ascii="Arial" w:hAnsi="Arial" w:cs="Arial"/>
          <w:sz w:val="21"/>
          <w:szCs w:val="21"/>
        </w:rPr>
        <w:t>are</w:t>
      </w:r>
      <w:r w:rsidR="008A7187" w:rsidRPr="002746DC">
        <w:rPr>
          <w:rFonts w:ascii="Arial" w:hAnsi="Arial" w:cs="Arial"/>
          <w:sz w:val="21"/>
          <w:szCs w:val="21"/>
          <w:rPrChange w:id="1973" w:author="De Jesus Borges, Thiago" w:date="2024-08-15T12:22:00Z" w16du:dateUtc="2024-08-15T16:22:00Z">
            <w:rPr>
              <w:rFonts w:ascii="Arial" w:hAnsi="Arial" w:cs="Arial"/>
            </w:rPr>
          </w:rPrChange>
        </w:rPr>
        <w:t xml:space="preserve"> </w:t>
      </w:r>
      <w:r w:rsidRPr="002746DC">
        <w:rPr>
          <w:rFonts w:ascii="Arial" w:hAnsi="Arial" w:cs="Arial"/>
          <w:sz w:val="21"/>
          <w:szCs w:val="21"/>
          <w:rPrChange w:id="1974" w:author="De Jesus Borges, Thiago" w:date="2024-08-15T12:22:00Z" w16du:dateUtc="2024-08-15T16:22:00Z">
            <w:rPr>
              <w:rFonts w:ascii="Arial" w:hAnsi="Arial" w:cs="Arial"/>
            </w:rPr>
          </w:rPrChange>
        </w:rPr>
        <w:t>used individually</w:t>
      </w:r>
      <w:r w:rsidRPr="002746DC">
        <w:rPr>
          <w:rFonts w:ascii="Arial" w:hAnsi="Arial" w:cs="Arial"/>
          <w:spacing w:val="40"/>
          <w:sz w:val="21"/>
          <w:szCs w:val="21"/>
          <w:rPrChange w:id="1975"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1976" w:author="De Jesus Borges, Thiago" w:date="2024-08-15T12:22:00Z" w16du:dateUtc="2024-08-15T16:22:00Z">
            <w:rPr>
              <w:rFonts w:ascii="Arial" w:hAnsi="Arial" w:cs="Arial"/>
            </w:rPr>
          </w:rPrChange>
        </w:rPr>
        <w:t>as</w:t>
      </w:r>
      <w:r w:rsidRPr="002746DC">
        <w:rPr>
          <w:rFonts w:ascii="Arial" w:hAnsi="Arial" w:cs="Arial"/>
          <w:spacing w:val="-13"/>
          <w:sz w:val="21"/>
          <w:szCs w:val="21"/>
          <w:rPrChange w:id="1977"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1978" w:author="De Jesus Borges, Thiago" w:date="2024-08-15T12:22:00Z" w16du:dateUtc="2024-08-15T16:22:00Z">
            <w:rPr>
              <w:rFonts w:ascii="Arial" w:hAnsi="Arial" w:cs="Arial"/>
            </w:rPr>
          </w:rPrChange>
        </w:rPr>
        <w:t>normalization</w:t>
      </w:r>
      <w:r w:rsidRPr="002746DC">
        <w:rPr>
          <w:rFonts w:ascii="Arial" w:hAnsi="Arial" w:cs="Arial"/>
          <w:spacing w:val="-12"/>
          <w:sz w:val="21"/>
          <w:szCs w:val="21"/>
          <w:rPrChange w:id="197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80" w:author="De Jesus Borges, Thiago" w:date="2024-08-15T12:22:00Z" w16du:dateUtc="2024-08-15T16:22:00Z">
            <w:rPr>
              <w:rFonts w:ascii="Arial" w:hAnsi="Arial" w:cs="Arial"/>
            </w:rPr>
          </w:rPrChange>
        </w:rPr>
        <w:t>factors</w:t>
      </w:r>
      <w:r w:rsidRPr="002746DC">
        <w:rPr>
          <w:rFonts w:ascii="Arial" w:hAnsi="Arial" w:cs="Arial"/>
          <w:spacing w:val="-12"/>
          <w:sz w:val="21"/>
          <w:szCs w:val="21"/>
          <w:rPrChange w:id="198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82" w:author="De Jesus Borges, Thiago" w:date="2024-08-15T12:22:00Z" w16du:dateUtc="2024-08-15T16:22:00Z">
            <w:rPr>
              <w:rFonts w:ascii="Arial" w:hAnsi="Arial" w:cs="Arial"/>
            </w:rPr>
          </w:rPrChange>
        </w:rPr>
        <w:t>since</w:t>
      </w:r>
      <w:r w:rsidRPr="002746DC">
        <w:rPr>
          <w:rFonts w:ascii="Arial" w:hAnsi="Arial" w:cs="Arial"/>
          <w:spacing w:val="-12"/>
          <w:sz w:val="21"/>
          <w:szCs w:val="21"/>
          <w:rPrChange w:id="198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84" w:author="De Jesus Borges, Thiago" w:date="2024-08-15T12:22:00Z" w16du:dateUtc="2024-08-15T16:22:00Z">
            <w:rPr>
              <w:rFonts w:ascii="Arial" w:hAnsi="Arial" w:cs="Arial"/>
            </w:rPr>
          </w:rPrChange>
        </w:rPr>
        <w:t>they</w:t>
      </w:r>
      <w:r w:rsidRPr="002746DC">
        <w:rPr>
          <w:rFonts w:ascii="Arial" w:hAnsi="Arial" w:cs="Arial"/>
          <w:spacing w:val="-12"/>
          <w:sz w:val="21"/>
          <w:szCs w:val="21"/>
          <w:rPrChange w:id="1985" w:author="De Jesus Borges, Thiago" w:date="2024-08-15T12:22:00Z" w16du:dateUtc="2024-08-15T16:22:00Z">
            <w:rPr>
              <w:rFonts w:ascii="Arial" w:hAnsi="Arial" w:cs="Arial"/>
              <w:spacing w:val="-12"/>
            </w:rPr>
          </w:rPrChange>
        </w:rPr>
        <w:t xml:space="preserve"> </w:t>
      </w:r>
      <w:r w:rsidR="008A7187">
        <w:rPr>
          <w:rFonts w:ascii="Arial" w:hAnsi="Arial" w:cs="Arial"/>
          <w:sz w:val="21"/>
          <w:szCs w:val="21"/>
        </w:rPr>
        <w:t>are</w:t>
      </w:r>
      <w:r w:rsidR="008A7187" w:rsidRPr="002746DC">
        <w:rPr>
          <w:rFonts w:ascii="Arial" w:hAnsi="Arial" w:cs="Arial"/>
          <w:spacing w:val="-12"/>
          <w:sz w:val="21"/>
          <w:szCs w:val="21"/>
          <w:rPrChange w:id="198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87" w:author="De Jesus Borges, Thiago" w:date="2024-08-15T12:22:00Z" w16du:dateUtc="2024-08-15T16:22:00Z">
            <w:rPr>
              <w:rFonts w:ascii="Arial" w:hAnsi="Arial" w:cs="Arial"/>
            </w:rPr>
          </w:rPrChange>
        </w:rPr>
        <w:t>not</w:t>
      </w:r>
      <w:r w:rsidRPr="002746DC">
        <w:rPr>
          <w:rFonts w:ascii="Arial" w:hAnsi="Arial" w:cs="Arial"/>
          <w:spacing w:val="-12"/>
          <w:sz w:val="21"/>
          <w:szCs w:val="21"/>
          <w:rPrChange w:id="198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89" w:author="De Jesus Borges, Thiago" w:date="2024-08-15T12:22:00Z" w16du:dateUtc="2024-08-15T16:22:00Z">
            <w:rPr>
              <w:rFonts w:ascii="Arial" w:hAnsi="Arial" w:cs="Arial"/>
            </w:rPr>
          </w:rPrChange>
        </w:rPr>
        <w:t>clustered</w:t>
      </w:r>
      <w:r w:rsidRPr="002746DC">
        <w:rPr>
          <w:rFonts w:ascii="Arial" w:hAnsi="Arial" w:cs="Arial"/>
          <w:spacing w:val="-12"/>
          <w:sz w:val="21"/>
          <w:szCs w:val="21"/>
          <w:rPrChange w:id="199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91" w:author="De Jesus Borges, Thiago" w:date="2024-08-15T12:22:00Z" w16du:dateUtc="2024-08-15T16:22:00Z">
            <w:rPr>
              <w:rFonts w:ascii="Arial" w:hAnsi="Arial" w:cs="Arial"/>
            </w:rPr>
          </w:rPrChange>
        </w:rPr>
        <w:t>closely</w:t>
      </w:r>
      <w:r w:rsidRPr="002746DC">
        <w:rPr>
          <w:rFonts w:ascii="Arial" w:hAnsi="Arial" w:cs="Arial"/>
          <w:spacing w:val="-12"/>
          <w:sz w:val="21"/>
          <w:szCs w:val="21"/>
          <w:rPrChange w:id="199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93" w:author="De Jesus Borges, Thiago" w:date="2024-08-15T12:22:00Z" w16du:dateUtc="2024-08-15T16:22:00Z">
            <w:rPr>
              <w:rFonts w:ascii="Arial" w:hAnsi="Arial" w:cs="Arial"/>
            </w:rPr>
          </w:rPrChange>
        </w:rPr>
        <w:t>to</w:t>
      </w:r>
      <w:r w:rsidRPr="002746DC">
        <w:rPr>
          <w:rFonts w:ascii="Arial" w:hAnsi="Arial" w:cs="Arial"/>
          <w:spacing w:val="-12"/>
          <w:sz w:val="21"/>
          <w:szCs w:val="21"/>
          <w:rPrChange w:id="199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95" w:author="De Jesus Borges, Thiago" w:date="2024-08-15T12:22:00Z" w16du:dateUtc="2024-08-15T16:22:00Z">
            <w:rPr>
              <w:rFonts w:ascii="Arial" w:hAnsi="Arial" w:cs="Arial"/>
            </w:rPr>
          </w:rPrChange>
        </w:rPr>
        <w:t>any</w:t>
      </w:r>
      <w:r w:rsidRPr="002746DC">
        <w:rPr>
          <w:rFonts w:ascii="Arial" w:hAnsi="Arial" w:cs="Arial"/>
          <w:spacing w:val="-12"/>
          <w:sz w:val="21"/>
          <w:szCs w:val="21"/>
          <w:rPrChange w:id="199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97" w:author="De Jesus Borges, Thiago" w:date="2024-08-15T12:22:00Z" w16du:dateUtc="2024-08-15T16:22:00Z">
            <w:rPr>
              <w:rFonts w:ascii="Arial" w:hAnsi="Arial" w:cs="Arial"/>
            </w:rPr>
          </w:rPrChange>
        </w:rPr>
        <w:t>other</w:t>
      </w:r>
      <w:r w:rsidRPr="002746DC">
        <w:rPr>
          <w:rFonts w:ascii="Arial" w:hAnsi="Arial" w:cs="Arial"/>
          <w:spacing w:val="-12"/>
          <w:sz w:val="21"/>
          <w:szCs w:val="21"/>
          <w:rPrChange w:id="199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1999" w:author="De Jesus Borges, Thiago" w:date="2024-08-15T12:22:00Z" w16du:dateUtc="2024-08-15T16:22:00Z">
            <w:rPr>
              <w:rFonts w:ascii="Arial" w:hAnsi="Arial" w:cs="Arial"/>
            </w:rPr>
          </w:rPrChange>
        </w:rPr>
        <w:t>gene.</w:t>
      </w:r>
      <w:r w:rsidRPr="002746DC">
        <w:rPr>
          <w:rFonts w:ascii="Arial" w:hAnsi="Arial" w:cs="Arial"/>
          <w:spacing w:val="-12"/>
          <w:sz w:val="21"/>
          <w:szCs w:val="21"/>
          <w:rPrChange w:id="200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001" w:author="De Jesus Borges, Thiago" w:date="2024-08-15T12:22:00Z" w16du:dateUtc="2024-08-15T16:22:00Z">
            <w:rPr>
              <w:rFonts w:ascii="Arial" w:hAnsi="Arial" w:cs="Arial"/>
            </w:rPr>
          </w:rPrChange>
        </w:rPr>
        <w:t>After that</w:t>
      </w:r>
      <w:r w:rsidR="00762F7E" w:rsidRPr="002746DC">
        <w:rPr>
          <w:rFonts w:ascii="Arial" w:hAnsi="Arial" w:cs="Arial"/>
          <w:spacing w:val="24"/>
          <w:sz w:val="21"/>
          <w:szCs w:val="21"/>
          <w:rPrChange w:id="2002" w:author="De Jesus Borges, Thiago" w:date="2024-08-15T12:22:00Z" w16du:dateUtc="2024-08-15T16:22:00Z">
            <w:rPr>
              <w:rFonts w:ascii="Arial" w:hAnsi="Arial" w:cs="Arial"/>
              <w:spacing w:val="24"/>
            </w:rPr>
          </w:rPrChange>
        </w:rPr>
        <w:t>, we create a new dataset for each normalization factor,</w:t>
      </w:r>
      <w:r w:rsidRPr="002746DC">
        <w:rPr>
          <w:rFonts w:ascii="Arial" w:hAnsi="Arial" w:cs="Arial"/>
          <w:spacing w:val="24"/>
          <w:sz w:val="21"/>
          <w:szCs w:val="21"/>
          <w:rPrChange w:id="2003" w:author="De Jesus Borges, Thiago" w:date="2024-08-15T12:22:00Z" w16du:dateUtc="2024-08-15T16:22:00Z">
            <w:rPr>
              <w:rFonts w:ascii="Arial" w:hAnsi="Arial" w:cs="Arial"/>
              <w:spacing w:val="24"/>
            </w:rPr>
          </w:rPrChange>
        </w:rPr>
        <w:t xml:space="preserve"> </w:t>
      </w:r>
      <w:r w:rsidRPr="002746DC">
        <w:rPr>
          <w:rFonts w:ascii="Arial" w:hAnsi="Arial" w:cs="Arial"/>
          <w:sz w:val="21"/>
          <w:szCs w:val="21"/>
          <w:rPrChange w:id="2004" w:author="De Jesus Borges, Thiago" w:date="2024-08-15T12:22:00Z" w16du:dateUtc="2024-08-15T16:22:00Z">
            <w:rPr>
              <w:rFonts w:ascii="Arial" w:hAnsi="Arial" w:cs="Arial"/>
            </w:rPr>
          </w:rPrChange>
        </w:rPr>
        <w:t>subtracting</w:t>
      </w:r>
      <w:r w:rsidRPr="002746DC">
        <w:rPr>
          <w:rFonts w:ascii="Arial" w:hAnsi="Arial" w:cs="Arial"/>
          <w:spacing w:val="25"/>
          <w:sz w:val="21"/>
          <w:szCs w:val="21"/>
          <w:rPrChange w:id="2005" w:author="De Jesus Borges, Thiago" w:date="2024-08-15T12:22:00Z" w16du:dateUtc="2024-08-15T16:22:00Z">
            <w:rPr>
              <w:rFonts w:ascii="Arial" w:hAnsi="Arial" w:cs="Arial"/>
              <w:spacing w:val="25"/>
            </w:rPr>
          </w:rPrChange>
        </w:rPr>
        <w:t xml:space="preserve"> </w:t>
      </w:r>
      <w:r w:rsidRPr="002746DC">
        <w:rPr>
          <w:rFonts w:ascii="Arial" w:hAnsi="Arial" w:cs="Arial"/>
          <w:sz w:val="21"/>
          <w:szCs w:val="21"/>
          <w:rPrChange w:id="2006" w:author="De Jesus Borges, Thiago" w:date="2024-08-15T12:22:00Z" w16du:dateUtc="2024-08-15T16:22:00Z">
            <w:rPr>
              <w:rFonts w:ascii="Arial" w:hAnsi="Arial" w:cs="Arial"/>
            </w:rPr>
          </w:rPrChange>
        </w:rPr>
        <w:t>it</w:t>
      </w:r>
      <w:r w:rsidRPr="002746DC">
        <w:rPr>
          <w:rFonts w:ascii="Arial" w:hAnsi="Arial" w:cs="Arial"/>
          <w:spacing w:val="24"/>
          <w:sz w:val="21"/>
          <w:szCs w:val="21"/>
          <w:rPrChange w:id="2007" w:author="De Jesus Borges, Thiago" w:date="2024-08-15T12:22:00Z" w16du:dateUtc="2024-08-15T16:22:00Z">
            <w:rPr>
              <w:rFonts w:ascii="Arial" w:hAnsi="Arial" w:cs="Arial"/>
              <w:spacing w:val="24"/>
            </w:rPr>
          </w:rPrChange>
        </w:rPr>
        <w:t xml:space="preserve"> </w:t>
      </w:r>
      <w:r w:rsidRPr="002746DC">
        <w:rPr>
          <w:rFonts w:ascii="Arial" w:hAnsi="Arial" w:cs="Arial"/>
          <w:sz w:val="21"/>
          <w:szCs w:val="21"/>
          <w:rPrChange w:id="2008" w:author="De Jesus Borges, Thiago" w:date="2024-08-15T12:22:00Z" w16du:dateUtc="2024-08-15T16:22:00Z">
            <w:rPr>
              <w:rFonts w:ascii="Arial" w:hAnsi="Arial" w:cs="Arial"/>
            </w:rPr>
          </w:rPrChange>
        </w:rPr>
        <w:t>from</w:t>
      </w:r>
      <w:r w:rsidRPr="002746DC">
        <w:rPr>
          <w:rFonts w:ascii="Arial" w:hAnsi="Arial" w:cs="Arial"/>
          <w:spacing w:val="24"/>
          <w:sz w:val="21"/>
          <w:szCs w:val="21"/>
          <w:rPrChange w:id="2009" w:author="De Jesus Borges, Thiago" w:date="2024-08-15T12:22:00Z" w16du:dateUtc="2024-08-15T16:22:00Z">
            <w:rPr>
              <w:rFonts w:ascii="Arial" w:hAnsi="Arial" w:cs="Arial"/>
              <w:spacing w:val="24"/>
            </w:rPr>
          </w:rPrChange>
        </w:rPr>
        <w:t xml:space="preserve"> </w:t>
      </w:r>
      <w:r w:rsidRPr="002746DC">
        <w:rPr>
          <w:rFonts w:ascii="Arial" w:hAnsi="Arial" w:cs="Arial"/>
          <w:spacing w:val="-5"/>
          <w:sz w:val="21"/>
          <w:szCs w:val="21"/>
          <w:rPrChange w:id="2010" w:author="De Jesus Borges, Thiago" w:date="2024-08-15T12:22:00Z" w16du:dateUtc="2024-08-15T16:22:00Z">
            <w:rPr>
              <w:rFonts w:ascii="Arial" w:hAnsi="Arial" w:cs="Arial"/>
              <w:spacing w:val="-5"/>
            </w:rPr>
          </w:rPrChange>
        </w:rPr>
        <w:t>all</w:t>
      </w:r>
      <w:r w:rsidR="0088597B" w:rsidRPr="002746DC">
        <w:rPr>
          <w:rFonts w:ascii="Arial" w:hAnsi="Arial" w:cs="Arial"/>
          <w:spacing w:val="-5"/>
          <w:sz w:val="21"/>
          <w:szCs w:val="21"/>
          <w:rPrChange w:id="201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012" w:author="De Jesus Borges, Thiago" w:date="2024-08-15T12:22:00Z" w16du:dateUtc="2024-08-15T16:22:00Z">
            <w:rPr>
              <w:rFonts w:ascii="Arial" w:hAnsi="Arial" w:cs="Arial"/>
              <w:spacing w:val="-2"/>
            </w:rPr>
          </w:rPrChange>
        </w:rPr>
        <w:t>expression</w:t>
      </w:r>
      <w:r w:rsidRPr="002746DC">
        <w:rPr>
          <w:rFonts w:ascii="Arial" w:hAnsi="Arial" w:cs="Arial"/>
          <w:spacing w:val="-11"/>
          <w:sz w:val="21"/>
          <w:szCs w:val="21"/>
          <w:rPrChange w:id="2013"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014" w:author="De Jesus Borges, Thiago" w:date="2024-08-15T12:22:00Z" w16du:dateUtc="2024-08-15T16:22:00Z">
            <w:rPr>
              <w:rFonts w:ascii="Arial" w:hAnsi="Arial" w:cs="Arial"/>
              <w:spacing w:val="-2"/>
            </w:rPr>
          </w:rPrChange>
        </w:rPr>
        <w:t>values.</w:t>
      </w:r>
      <w:r w:rsidRPr="002746DC">
        <w:rPr>
          <w:rFonts w:ascii="Arial" w:hAnsi="Arial" w:cs="Arial"/>
          <w:spacing w:val="-10"/>
          <w:sz w:val="21"/>
          <w:szCs w:val="21"/>
          <w:rPrChange w:id="201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16"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201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18" w:author="De Jesus Borges, Thiago" w:date="2024-08-15T12:22:00Z" w16du:dateUtc="2024-08-15T16:22:00Z">
            <w:rPr>
              <w:rFonts w:ascii="Arial" w:hAnsi="Arial" w:cs="Arial"/>
              <w:spacing w:val="-2"/>
            </w:rPr>
          </w:rPrChange>
        </w:rPr>
        <w:t>normalization</w:t>
      </w:r>
      <w:r w:rsidRPr="002746DC">
        <w:rPr>
          <w:rFonts w:ascii="Arial" w:hAnsi="Arial" w:cs="Arial"/>
          <w:spacing w:val="-10"/>
          <w:sz w:val="21"/>
          <w:szCs w:val="21"/>
          <w:rPrChange w:id="201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20" w:author="De Jesus Borges, Thiago" w:date="2024-08-15T12:22:00Z" w16du:dateUtc="2024-08-15T16:22:00Z">
            <w:rPr>
              <w:rFonts w:ascii="Arial" w:hAnsi="Arial" w:cs="Arial"/>
              <w:spacing w:val="-2"/>
            </w:rPr>
          </w:rPrChange>
        </w:rPr>
        <w:t>calculated</w:t>
      </w:r>
      <w:r w:rsidRPr="002746DC">
        <w:rPr>
          <w:rFonts w:ascii="Arial" w:hAnsi="Arial" w:cs="Arial"/>
          <w:spacing w:val="-10"/>
          <w:sz w:val="21"/>
          <w:szCs w:val="21"/>
          <w:rPrChange w:id="202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22" w:author="De Jesus Borges, Thiago" w:date="2024-08-15T12:22:00Z" w16du:dateUtc="2024-08-15T16:22:00Z">
            <w:rPr>
              <w:rFonts w:ascii="Arial" w:hAnsi="Arial" w:cs="Arial"/>
              <w:spacing w:val="-2"/>
            </w:rPr>
          </w:rPrChange>
        </w:rPr>
        <w:t>based</w:t>
      </w:r>
      <w:r w:rsidRPr="002746DC">
        <w:rPr>
          <w:rFonts w:ascii="Arial" w:hAnsi="Arial" w:cs="Arial"/>
          <w:spacing w:val="-10"/>
          <w:sz w:val="21"/>
          <w:szCs w:val="21"/>
          <w:rPrChange w:id="202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24" w:author="De Jesus Borges, Thiago" w:date="2024-08-15T12:22:00Z" w16du:dateUtc="2024-08-15T16:22:00Z">
            <w:rPr>
              <w:rFonts w:ascii="Arial" w:hAnsi="Arial" w:cs="Arial"/>
              <w:spacing w:val="-2"/>
            </w:rPr>
          </w:rPrChange>
        </w:rPr>
        <w:t>on</w:t>
      </w:r>
      <w:r w:rsidRPr="002746DC">
        <w:rPr>
          <w:rFonts w:ascii="Arial" w:hAnsi="Arial" w:cs="Arial"/>
          <w:spacing w:val="-10"/>
          <w:sz w:val="21"/>
          <w:szCs w:val="21"/>
          <w:rPrChange w:id="202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26"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202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28" w:author="De Jesus Borges, Thiago" w:date="2024-08-15T12:22:00Z" w16du:dateUtc="2024-08-15T16:22:00Z">
            <w:rPr>
              <w:rFonts w:ascii="Arial" w:hAnsi="Arial" w:cs="Arial"/>
              <w:spacing w:val="-2"/>
            </w:rPr>
          </w:rPrChange>
        </w:rPr>
        <w:t>arithmetic</w:t>
      </w:r>
      <w:r w:rsidRPr="002746DC">
        <w:rPr>
          <w:rFonts w:ascii="Arial" w:hAnsi="Arial" w:cs="Arial"/>
          <w:spacing w:val="-10"/>
          <w:sz w:val="21"/>
          <w:szCs w:val="21"/>
          <w:rPrChange w:id="202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30" w:author="De Jesus Borges, Thiago" w:date="2024-08-15T12:22:00Z" w16du:dateUtc="2024-08-15T16:22:00Z">
            <w:rPr>
              <w:rFonts w:ascii="Arial" w:hAnsi="Arial" w:cs="Arial"/>
              <w:spacing w:val="-2"/>
            </w:rPr>
          </w:rPrChange>
        </w:rPr>
        <w:t>mean</w:t>
      </w:r>
      <w:r w:rsidRPr="002746DC">
        <w:rPr>
          <w:rFonts w:ascii="Arial" w:hAnsi="Arial" w:cs="Arial"/>
          <w:spacing w:val="-10"/>
          <w:sz w:val="21"/>
          <w:szCs w:val="21"/>
          <w:rPrChange w:id="203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32" w:author="De Jesus Borges, Thiago" w:date="2024-08-15T12:22:00Z" w16du:dateUtc="2024-08-15T16:22:00Z">
            <w:rPr>
              <w:rFonts w:ascii="Arial" w:hAnsi="Arial" w:cs="Arial"/>
              <w:spacing w:val="-2"/>
            </w:rPr>
          </w:rPrChange>
        </w:rPr>
        <w:t>of</w:t>
      </w:r>
      <w:r w:rsidRPr="002746DC">
        <w:rPr>
          <w:rFonts w:ascii="Arial" w:hAnsi="Arial" w:cs="Arial"/>
          <w:spacing w:val="-10"/>
          <w:sz w:val="21"/>
          <w:szCs w:val="21"/>
          <w:rPrChange w:id="203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034" w:author="De Jesus Borges, Thiago" w:date="2024-08-15T12:22:00Z" w16du:dateUtc="2024-08-15T16:22:00Z">
            <w:rPr>
              <w:rFonts w:ascii="Arial" w:hAnsi="Arial" w:cs="Arial"/>
              <w:spacing w:val="-2"/>
            </w:rPr>
          </w:rPrChange>
        </w:rPr>
        <w:t xml:space="preserve">genes </w:t>
      </w:r>
      <w:r w:rsidRPr="002746DC">
        <w:rPr>
          <w:rFonts w:ascii="Arial" w:hAnsi="Arial" w:cs="Arial"/>
          <w:i/>
          <w:sz w:val="21"/>
          <w:szCs w:val="21"/>
          <w:rPrChange w:id="2035" w:author="De Jesus Borges, Thiago" w:date="2024-08-15T12:22:00Z" w16du:dateUtc="2024-08-15T16:22:00Z">
            <w:rPr>
              <w:rFonts w:ascii="Arial" w:hAnsi="Arial" w:cs="Arial"/>
              <w:i/>
            </w:rPr>
          </w:rPrChange>
        </w:rPr>
        <w:t>VPS28</w:t>
      </w:r>
      <w:r w:rsidRPr="002746DC">
        <w:rPr>
          <w:rFonts w:ascii="Arial" w:hAnsi="Arial" w:cs="Arial"/>
          <w:i/>
          <w:spacing w:val="26"/>
          <w:sz w:val="21"/>
          <w:szCs w:val="21"/>
          <w:rPrChange w:id="2036" w:author="De Jesus Borges, Thiago" w:date="2024-08-15T12:22:00Z" w16du:dateUtc="2024-08-15T16:22:00Z">
            <w:rPr>
              <w:rFonts w:ascii="Arial" w:hAnsi="Arial" w:cs="Arial"/>
              <w:i/>
              <w:spacing w:val="26"/>
            </w:rPr>
          </w:rPrChange>
        </w:rPr>
        <w:t xml:space="preserve"> </w:t>
      </w:r>
      <w:r w:rsidRPr="002746DC">
        <w:rPr>
          <w:rFonts w:ascii="Arial" w:hAnsi="Arial" w:cs="Arial"/>
          <w:sz w:val="21"/>
          <w:szCs w:val="21"/>
          <w:rPrChange w:id="2037" w:author="De Jesus Borges, Thiago" w:date="2024-08-15T12:22:00Z" w16du:dateUtc="2024-08-15T16:22:00Z">
            <w:rPr>
              <w:rFonts w:ascii="Arial" w:hAnsi="Arial" w:cs="Arial"/>
            </w:rPr>
          </w:rPrChange>
        </w:rPr>
        <w:t xml:space="preserve">and </w:t>
      </w:r>
      <w:r w:rsidRPr="002746DC">
        <w:rPr>
          <w:rFonts w:ascii="Arial" w:hAnsi="Arial" w:cs="Arial"/>
          <w:i/>
          <w:sz w:val="21"/>
          <w:szCs w:val="21"/>
          <w:rPrChange w:id="2038" w:author="De Jesus Borges, Thiago" w:date="2024-08-15T12:22:00Z" w16du:dateUtc="2024-08-15T16:22:00Z">
            <w:rPr>
              <w:rFonts w:ascii="Arial" w:hAnsi="Arial" w:cs="Arial"/>
              <w:i/>
            </w:rPr>
          </w:rPrChange>
        </w:rPr>
        <w:t>MT-CO1</w:t>
      </w:r>
      <w:r w:rsidRPr="002746DC">
        <w:rPr>
          <w:rFonts w:ascii="Arial" w:hAnsi="Arial" w:cs="Arial"/>
          <w:i/>
          <w:spacing w:val="26"/>
          <w:sz w:val="21"/>
          <w:szCs w:val="21"/>
          <w:rPrChange w:id="2039" w:author="De Jesus Borges, Thiago" w:date="2024-08-15T12:22:00Z" w16du:dateUtc="2024-08-15T16:22:00Z">
            <w:rPr>
              <w:rFonts w:ascii="Arial" w:hAnsi="Arial" w:cs="Arial"/>
              <w:i/>
              <w:spacing w:val="26"/>
            </w:rPr>
          </w:rPrChange>
        </w:rPr>
        <w:t xml:space="preserve"> </w:t>
      </w:r>
      <w:r w:rsidRPr="002746DC">
        <w:rPr>
          <w:rFonts w:ascii="Arial" w:hAnsi="Arial" w:cs="Arial"/>
          <w:sz w:val="21"/>
          <w:szCs w:val="21"/>
          <w:rPrChange w:id="2040" w:author="De Jesus Borges, Thiago" w:date="2024-08-15T12:22:00Z" w16du:dateUtc="2024-08-15T16:22:00Z">
            <w:rPr>
              <w:rFonts w:ascii="Arial" w:hAnsi="Arial" w:cs="Arial"/>
            </w:rPr>
          </w:rPrChange>
        </w:rPr>
        <w:t xml:space="preserve">presents the higher AUC metric distribution in </w:t>
      </w:r>
      <w:r w:rsidR="00762F7E" w:rsidRPr="002746DC">
        <w:rPr>
          <w:rFonts w:ascii="Arial" w:hAnsi="Arial" w:cs="Arial"/>
          <w:sz w:val="21"/>
          <w:szCs w:val="21"/>
          <w:rPrChange w:id="2041" w:author="De Jesus Borges, Thiago" w:date="2024-08-15T12:22:00Z" w16du:dateUtc="2024-08-15T16:22:00Z">
            <w:rPr>
              <w:rFonts w:ascii="Arial" w:hAnsi="Arial" w:cs="Arial"/>
            </w:rPr>
          </w:rPrChange>
        </w:rPr>
        <w:t xml:space="preserve">the test dataset for the Random Forest model, followed by the </w:t>
      </w:r>
      <w:r w:rsidRPr="002746DC">
        <w:rPr>
          <w:rFonts w:ascii="Arial" w:hAnsi="Arial" w:cs="Arial"/>
          <w:sz w:val="21"/>
          <w:szCs w:val="21"/>
          <w:rPrChange w:id="2042" w:author="De Jesus Borges, Thiago" w:date="2024-08-15T12:22:00Z" w16du:dateUtc="2024-08-15T16:22:00Z">
            <w:rPr>
              <w:rFonts w:ascii="Arial" w:hAnsi="Arial" w:cs="Arial"/>
            </w:rPr>
          </w:rPrChange>
        </w:rPr>
        <w:t xml:space="preserve">harmonic mean of genes </w:t>
      </w:r>
      <w:r w:rsidRPr="002746DC">
        <w:rPr>
          <w:rFonts w:ascii="Arial" w:hAnsi="Arial" w:cs="Arial"/>
          <w:i/>
          <w:sz w:val="21"/>
          <w:szCs w:val="21"/>
          <w:rPrChange w:id="2043" w:author="De Jesus Borges, Thiago" w:date="2024-08-15T12:22:00Z" w16du:dateUtc="2024-08-15T16:22:00Z">
            <w:rPr>
              <w:rFonts w:ascii="Arial" w:hAnsi="Arial" w:cs="Arial"/>
              <w:i/>
            </w:rPr>
          </w:rPrChange>
        </w:rPr>
        <w:t>FBXO7</w:t>
      </w:r>
      <w:r w:rsidRPr="002746DC">
        <w:rPr>
          <w:rFonts w:ascii="Arial" w:hAnsi="Arial" w:cs="Arial"/>
          <w:i/>
          <w:spacing w:val="27"/>
          <w:sz w:val="21"/>
          <w:szCs w:val="21"/>
          <w:rPrChange w:id="2044" w:author="De Jesus Borges, Thiago" w:date="2024-08-15T12:22:00Z" w16du:dateUtc="2024-08-15T16:22:00Z">
            <w:rPr>
              <w:rFonts w:ascii="Arial" w:hAnsi="Arial" w:cs="Arial"/>
              <w:i/>
              <w:spacing w:val="27"/>
            </w:rPr>
          </w:rPrChange>
        </w:rPr>
        <w:t xml:space="preserve"> </w:t>
      </w:r>
      <w:r w:rsidRPr="002746DC">
        <w:rPr>
          <w:rFonts w:ascii="Arial" w:hAnsi="Arial" w:cs="Arial"/>
          <w:sz w:val="21"/>
          <w:szCs w:val="21"/>
          <w:rPrChange w:id="2045" w:author="De Jesus Borges, Thiago" w:date="2024-08-15T12:22:00Z" w16du:dateUtc="2024-08-15T16:22:00Z">
            <w:rPr>
              <w:rFonts w:ascii="Arial" w:hAnsi="Arial" w:cs="Arial"/>
            </w:rPr>
          </w:rPrChange>
        </w:rPr>
        <w:t xml:space="preserve">and </w:t>
      </w:r>
      <w:r w:rsidRPr="002746DC">
        <w:rPr>
          <w:rFonts w:ascii="Arial" w:hAnsi="Arial" w:cs="Arial"/>
          <w:i/>
          <w:sz w:val="21"/>
          <w:szCs w:val="21"/>
          <w:rPrChange w:id="2046" w:author="De Jesus Borges, Thiago" w:date="2024-08-15T12:22:00Z" w16du:dateUtc="2024-08-15T16:22:00Z">
            <w:rPr>
              <w:rFonts w:ascii="Arial" w:hAnsi="Arial" w:cs="Arial"/>
              <w:i/>
            </w:rPr>
          </w:rPrChange>
        </w:rPr>
        <w:t>CCNI</w:t>
      </w:r>
      <w:r w:rsidRPr="002746DC">
        <w:rPr>
          <w:rFonts w:ascii="Arial" w:hAnsi="Arial" w:cs="Arial"/>
          <w:sz w:val="21"/>
          <w:szCs w:val="21"/>
          <w:rPrChange w:id="2047" w:author="De Jesus Borges, Thiago" w:date="2024-08-15T12:22:00Z" w16du:dateUtc="2024-08-15T16:22:00Z">
            <w:rPr>
              <w:rFonts w:ascii="Arial" w:hAnsi="Arial" w:cs="Arial"/>
            </w:rPr>
          </w:rPrChange>
        </w:rPr>
        <w:t>. The</w:t>
      </w:r>
      <w:r w:rsidRPr="002746DC">
        <w:rPr>
          <w:rFonts w:ascii="Arial" w:hAnsi="Arial" w:cs="Arial"/>
          <w:spacing w:val="-9"/>
          <w:sz w:val="21"/>
          <w:szCs w:val="21"/>
          <w:rPrChange w:id="204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49" w:author="De Jesus Borges, Thiago" w:date="2024-08-15T12:22:00Z" w16du:dateUtc="2024-08-15T16:22:00Z">
            <w:rPr>
              <w:rFonts w:ascii="Arial" w:hAnsi="Arial" w:cs="Arial"/>
            </w:rPr>
          </w:rPrChange>
        </w:rPr>
        <w:t>harmonic</w:t>
      </w:r>
      <w:r w:rsidRPr="002746DC">
        <w:rPr>
          <w:rFonts w:ascii="Arial" w:hAnsi="Arial" w:cs="Arial"/>
          <w:spacing w:val="-9"/>
          <w:sz w:val="21"/>
          <w:szCs w:val="21"/>
          <w:rPrChange w:id="205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51" w:author="De Jesus Borges, Thiago" w:date="2024-08-15T12:22:00Z" w16du:dateUtc="2024-08-15T16:22:00Z">
            <w:rPr>
              <w:rFonts w:ascii="Arial" w:hAnsi="Arial" w:cs="Arial"/>
            </w:rPr>
          </w:rPrChange>
        </w:rPr>
        <w:t>mean</w:t>
      </w:r>
      <w:r w:rsidRPr="002746DC">
        <w:rPr>
          <w:rFonts w:ascii="Arial" w:hAnsi="Arial" w:cs="Arial"/>
          <w:spacing w:val="-8"/>
          <w:sz w:val="21"/>
          <w:szCs w:val="21"/>
          <w:rPrChange w:id="2052"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2053" w:author="De Jesus Borges, Thiago" w:date="2024-08-15T12:22:00Z" w16du:dateUtc="2024-08-15T16:22:00Z">
            <w:rPr>
              <w:rFonts w:ascii="Arial" w:hAnsi="Arial" w:cs="Arial"/>
            </w:rPr>
          </w:rPrChange>
        </w:rPr>
        <w:t>of</w:t>
      </w:r>
      <w:r w:rsidRPr="002746DC">
        <w:rPr>
          <w:rFonts w:ascii="Arial" w:hAnsi="Arial" w:cs="Arial"/>
          <w:spacing w:val="-8"/>
          <w:sz w:val="21"/>
          <w:szCs w:val="21"/>
          <w:rPrChange w:id="2054"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2055" w:author="De Jesus Borges, Thiago" w:date="2024-08-15T12:22:00Z" w16du:dateUtc="2024-08-15T16:22:00Z">
            <w:rPr>
              <w:rFonts w:ascii="Arial" w:hAnsi="Arial" w:cs="Arial"/>
            </w:rPr>
          </w:rPrChange>
        </w:rPr>
        <w:t>all</w:t>
      </w:r>
      <w:r w:rsidRPr="002746DC">
        <w:rPr>
          <w:rFonts w:ascii="Arial" w:hAnsi="Arial" w:cs="Arial"/>
          <w:spacing w:val="-9"/>
          <w:sz w:val="21"/>
          <w:szCs w:val="21"/>
          <w:rPrChange w:id="205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57" w:author="De Jesus Borges, Thiago" w:date="2024-08-15T12:22:00Z" w16du:dateUtc="2024-08-15T16:22:00Z">
            <w:rPr>
              <w:rFonts w:ascii="Arial" w:hAnsi="Arial" w:cs="Arial"/>
            </w:rPr>
          </w:rPrChange>
        </w:rPr>
        <w:t>proposed</w:t>
      </w:r>
      <w:r w:rsidRPr="002746DC">
        <w:rPr>
          <w:rFonts w:ascii="Arial" w:hAnsi="Arial" w:cs="Arial"/>
          <w:spacing w:val="-8"/>
          <w:sz w:val="21"/>
          <w:szCs w:val="21"/>
          <w:rPrChange w:id="2058" w:author="De Jesus Borges, Thiago" w:date="2024-08-15T12:22:00Z" w16du:dateUtc="2024-08-15T16:22:00Z">
            <w:rPr>
              <w:rFonts w:ascii="Arial" w:hAnsi="Arial" w:cs="Arial"/>
              <w:spacing w:val="-8"/>
            </w:rPr>
          </w:rPrChange>
        </w:rPr>
        <w:t xml:space="preserve"> </w:t>
      </w:r>
      <w:r w:rsidR="00BD7D0F" w:rsidRPr="002746DC">
        <w:rPr>
          <w:rFonts w:ascii="Arial" w:hAnsi="Arial" w:cs="Arial"/>
          <w:sz w:val="21"/>
          <w:szCs w:val="21"/>
          <w:rPrChange w:id="2059" w:author="De Jesus Borges, Thiago" w:date="2024-08-15T12:22:00Z" w16du:dateUtc="2024-08-15T16:22:00Z">
            <w:rPr>
              <w:rFonts w:ascii="Arial" w:hAnsi="Arial" w:cs="Arial"/>
            </w:rPr>
          </w:rPrChange>
        </w:rPr>
        <w:t>housekeeping</w:t>
      </w:r>
      <w:r w:rsidRPr="002746DC">
        <w:rPr>
          <w:rFonts w:ascii="Arial" w:hAnsi="Arial" w:cs="Arial"/>
          <w:spacing w:val="-9"/>
          <w:sz w:val="21"/>
          <w:szCs w:val="21"/>
          <w:rPrChange w:id="206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61" w:author="De Jesus Borges, Thiago" w:date="2024-08-15T12:22:00Z" w16du:dateUtc="2024-08-15T16:22:00Z">
            <w:rPr>
              <w:rFonts w:ascii="Arial" w:hAnsi="Arial" w:cs="Arial"/>
            </w:rPr>
          </w:rPrChange>
        </w:rPr>
        <w:t>genes</w:t>
      </w:r>
      <w:r w:rsidRPr="002746DC">
        <w:rPr>
          <w:rFonts w:ascii="Arial" w:hAnsi="Arial" w:cs="Arial"/>
          <w:spacing w:val="-9"/>
          <w:sz w:val="21"/>
          <w:szCs w:val="21"/>
          <w:rPrChange w:id="206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63" w:author="De Jesus Borges, Thiago" w:date="2024-08-15T12:22:00Z" w16du:dateUtc="2024-08-15T16:22:00Z">
            <w:rPr>
              <w:rFonts w:ascii="Arial" w:hAnsi="Arial" w:cs="Arial"/>
            </w:rPr>
          </w:rPrChange>
        </w:rPr>
        <w:t>also</w:t>
      </w:r>
      <w:r w:rsidRPr="002746DC">
        <w:rPr>
          <w:rFonts w:ascii="Arial" w:hAnsi="Arial" w:cs="Arial"/>
          <w:spacing w:val="-9"/>
          <w:sz w:val="21"/>
          <w:szCs w:val="21"/>
          <w:rPrChange w:id="206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065" w:author="De Jesus Borges, Thiago" w:date="2024-08-15T12:22:00Z" w16du:dateUtc="2024-08-15T16:22:00Z">
            <w:rPr>
              <w:rFonts w:ascii="Arial" w:hAnsi="Arial" w:cs="Arial"/>
            </w:rPr>
          </w:rPrChange>
        </w:rPr>
        <w:t>presents</w:t>
      </w:r>
      <w:r w:rsidRPr="002746DC">
        <w:rPr>
          <w:rFonts w:ascii="Arial" w:hAnsi="Arial" w:cs="Arial"/>
          <w:spacing w:val="-9"/>
          <w:sz w:val="21"/>
          <w:szCs w:val="21"/>
          <w:rPrChange w:id="2066" w:author="De Jesus Borges, Thiago" w:date="2024-08-15T12:22:00Z" w16du:dateUtc="2024-08-15T16:22:00Z">
            <w:rPr>
              <w:rFonts w:ascii="Arial" w:hAnsi="Arial" w:cs="Arial"/>
              <w:spacing w:val="-9"/>
            </w:rPr>
          </w:rPrChange>
        </w:rPr>
        <w:t xml:space="preserve"> </w:t>
      </w:r>
      <w:r w:rsidR="00762F7E" w:rsidRPr="002746DC">
        <w:rPr>
          <w:rFonts w:ascii="Arial" w:hAnsi="Arial" w:cs="Arial"/>
          <w:spacing w:val="-9"/>
          <w:sz w:val="21"/>
          <w:szCs w:val="21"/>
          <w:rPrChange w:id="2067" w:author="De Jesus Borges, Thiago" w:date="2024-08-15T12:22:00Z" w16du:dateUtc="2024-08-15T16:22:00Z">
            <w:rPr>
              <w:rFonts w:ascii="Arial" w:hAnsi="Arial" w:cs="Arial"/>
              <w:spacing w:val="-9"/>
            </w:rPr>
          </w:rPrChange>
        </w:rPr>
        <w:t xml:space="preserve">a </w:t>
      </w:r>
      <w:r w:rsidR="002A6431" w:rsidRPr="002746DC">
        <w:rPr>
          <w:rFonts w:ascii="Arial" w:hAnsi="Arial" w:cs="Arial"/>
          <w:sz w:val="21"/>
          <w:szCs w:val="21"/>
          <w:rPrChange w:id="2068" w:author="De Jesus Borges, Thiago" w:date="2024-08-15T12:22:00Z" w16du:dateUtc="2024-08-15T16:22:00Z">
            <w:rPr>
              <w:rFonts w:ascii="Arial" w:hAnsi="Arial" w:cs="Arial"/>
            </w:rPr>
          </w:rPrChange>
        </w:rPr>
        <w:t>higher AUC than</w:t>
      </w:r>
      <w:r w:rsidRPr="002746DC">
        <w:rPr>
          <w:rFonts w:ascii="Arial" w:hAnsi="Arial" w:cs="Arial"/>
          <w:sz w:val="21"/>
          <w:szCs w:val="21"/>
          <w:rPrChange w:id="2069" w:author="De Jesus Borges, Thiago" w:date="2024-08-15T12:22:00Z" w16du:dateUtc="2024-08-15T16:22:00Z">
            <w:rPr>
              <w:rFonts w:ascii="Arial" w:hAnsi="Arial" w:cs="Arial"/>
            </w:rPr>
          </w:rPrChange>
        </w:rPr>
        <w:t xml:space="preserve"> MRN and TMM.</w:t>
      </w:r>
    </w:p>
    <w:p w14:paraId="74FB2F5B" w14:textId="4760AE27" w:rsidR="007951B1" w:rsidRPr="002746DC" w:rsidRDefault="0047037D" w:rsidP="003362E4">
      <w:pPr>
        <w:pStyle w:val="BodyText"/>
        <w:spacing w:line="254" w:lineRule="auto"/>
        <w:ind w:left="360" w:right="317" w:firstLine="298"/>
        <w:rPr>
          <w:rFonts w:ascii="Arial" w:hAnsi="Arial" w:cs="Arial"/>
          <w:sz w:val="21"/>
          <w:szCs w:val="21"/>
          <w:rPrChange w:id="2070" w:author="De Jesus Borges, Thiago" w:date="2024-08-15T12:22:00Z" w16du:dateUtc="2024-08-15T16:22:00Z">
            <w:rPr>
              <w:rFonts w:ascii="Arial" w:hAnsi="Arial" w:cs="Arial"/>
            </w:rPr>
          </w:rPrChange>
        </w:rPr>
      </w:pPr>
      <w:r w:rsidRPr="002746DC">
        <w:rPr>
          <w:rFonts w:ascii="Arial" w:hAnsi="Arial" w:cs="Arial"/>
          <w:noProof/>
          <w:sz w:val="21"/>
          <w:szCs w:val="21"/>
          <w:rPrChange w:id="2071" w:author="De Jesus Borges, Thiago" w:date="2024-08-15T12:22:00Z" w16du:dateUtc="2024-08-15T16:22:00Z">
            <w:rPr>
              <w:rFonts w:ascii="Arial" w:hAnsi="Arial" w:cs="Arial"/>
              <w:noProof/>
            </w:rPr>
          </w:rPrChange>
        </w:rPr>
        <mc:AlternateContent>
          <mc:Choice Requires="wps">
            <w:drawing>
              <wp:anchor distT="0" distB="0" distL="0" distR="0" simplePos="0" relativeHeight="251604992" behindDoc="1" locked="0" layoutInCell="1" allowOverlap="1" wp14:anchorId="118545B5" wp14:editId="40CFFB4F">
                <wp:simplePos x="0" y="0"/>
                <wp:positionH relativeFrom="page">
                  <wp:posOffset>3488118</wp:posOffset>
                </wp:positionH>
                <wp:positionV relativeFrom="paragraph">
                  <wp:posOffset>1482773</wp:posOffset>
                </wp:positionV>
                <wp:extent cx="381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91571B" id="Graphic 3" o:spid="_x0000_s1026" style="position:absolute;margin-left:274.65pt;margin-top:116.75pt;width:3pt;height:.1pt;z-index:-25171148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" path="m,l37960,e" filled="f" strokeweight=".14039mm">
                <v:path arrowok="t"/>
                <w10:wrap anchorx="page"/>
              </v:shape>
            </w:pict>
          </mc:Fallback>
        </mc:AlternateContent>
      </w:r>
      <w:r w:rsidRPr="002746DC">
        <w:rPr>
          <w:rFonts w:ascii="Arial" w:hAnsi="Arial" w:cs="Arial"/>
          <w:noProof/>
          <w:sz w:val="21"/>
          <w:szCs w:val="21"/>
          <w:rPrChange w:id="2072" w:author="De Jesus Borges, Thiago" w:date="2024-08-15T12:22:00Z" w16du:dateUtc="2024-08-15T16:22:00Z">
            <w:rPr>
              <w:rFonts w:ascii="Arial" w:hAnsi="Arial" w:cs="Arial"/>
              <w:noProof/>
            </w:rPr>
          </w:rPrChange>
        </w:rPr>
        <mc:AlternateContent>
          <mc:Choice Requires="wps">
            <w:drawing>
              <wp:anchor distT="0" distB="0" distL="0" distR="0" simplePos="0" relativeHeight="251610112" behindDoc="1" locked="0" layoutInCell="1" allowOverlap="1" wp14:anchorId="05E8D547" wp14:editId="504AB486">
                <wp:simplePos x="0" y="0"/>
                <wp:positionH relativeFrom="page">
                  <wp:posOffset>4568723</wp:posOffset>
                </wp:positionH>
                <wp:positionV relativeFrom="paragraph">
                  <wp:posOffset>1482773</wp:posOffset>
                </wp:positionV>
                <wp:extent cx="3810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623BD6" id="Graphic 4" o:spid="_x0000_s1026" style="position:absolute;margin-left:359.75pt;margin-top:116.75pt;width:3pt;height:.1pt;z-index:-251706368;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" path="m,l37960,e" filled="f" strokeweight=".14039mm">
                <v:path arrowok="t"/>
                <w10:wrap anchorx="page"/>
              </v:shape>
            </w:pict>
          </mc:Fallback>
        </mc:AlternateContent>
      </w:r>
      <w:r w:rsidRPr="002746DC">
        <w:rPr>
          <w:rFonts w:ascii="Arial" w:hAnsi="Arial" w:cs="Arial"/>
          <w:sz w:val="21"/>
          <w:szCs w:val="21"/>
          <w:rPrChange w:id="2073" w:author="De Jesus Borges, Thiago" w:date="2024-08-15T12:22:00Z" w16du:dateUtc="2024-08-15T16:22:00Z">
            <w:rPr>
              <w:rFonts w:ascii="Arial" w:hAnsi="Arial" w:cs="Arial"/>
            </w:rPr>
          </w:rPrChange>
        </w:rPr>
        <w:t xml:space="preserve">Since MRN and TMM are </w:t>
      </w:r>
      <w:r w:rsidR="00762F7E" w:rsidRPr="002746DC">
        <w:rPr>
          <w:rFonts w:ascii="Arial" w:hAnsi="Arial" w:cs="Arial"/>
          <w:sz w:val="21"/>
          <w:szCs w:val="21"/>
          <w:rPrChange w:id="2074" w:author="De Jesus Borges, Thiago" w:date="2024-08-15T12:22:00Z" w16du:dateUtc="2024-08-15T16:22:00Z">
            <w:rPr>
              <w:rFonts w:ascii="Arial" w:hAnsi="Arial" w:cs="Arial"/>
            </w:rPr>
          </w:rPrChange>
        </w:rPr>
        <w:t>cross-sample methods, we test two approaches to observe the impact of data leakage in cross-sample</w:t>
      </w:r>
      <w:r w:rsidRPr="002746DC">
        <w:rPr>
          <w:rFonts w:ascii="Arial" w:hAnsi="Arial" w:cs="Arial"/>
          <w:spacing w:val="-6"/>
          <w:sz w:val="21"/>
          <w:szCs w:val="21"/>
          <w:rPrChange w:id="2075"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076" w:author="De Jesus Borges, Thiago" w:date="2024-08-15T12:22:00Z" w16du:dateUtc="2024-08-15T16:22:00Z">
            <w:rPr>
              <w:rFonts w:ascii="Arial" w:hAnsi="Arial" w:cs="Arial"/>
            </w:rPr>
          </w:rPrChange>
        </w:rPr>
        <w:t>normalizations.</w:t>
      </w:r>
      <w:r w:rsidRPr="002746DC">
        <w:rPr>
          <w:rFonts w:ascii="Arial" w:hAnsi="Arial" w:cs="Arial"/>
          <w:spacing w:val="-6"/>
          <w:sz w:val="21"/>
          <w:szCs w:val="21"/>
          <w:rPrChange w:id="2077"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078" w:author="De Jesus Borges, Thiago" w:date="2024-08-15T12:22:00Z" w16du:dateUtc="2024-08-15T16:22:00Z">
            <w:rPr>
              <w:rFonts w:ascii="Arial" w:hAnsi="Arial" w:cs="Arial"/>
            </w:rPr>
          </w:rPrChange>
        </w:rPr>
        <w:t>First,</w:t>
      </w:r>
      <w:r w:rsidRPr="002746DC">
        <w:rPr>
          <w:rFonts w:ascii="Arial" w:hAnsi="Arial" w:cs="Arial"/>
          <w:spacing w:val="-6"/>
          <w:sz w:val="21"/>
          <w:szCs w:val="21"/>
          <w:rPrChange w:id="2079"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080" w:author="De Jesus Borges, Thiago" w:date="2024-08-15T12:22:00Z" w16du:dateUtc="2024-08-15T16:22:00Z">
            <w:rPr>
              <w:rFonts w:ascii="Arial" w:hAnsi="Arial" w:cs="Arial"/>
            </w:rPr>
          </w:rPrChange>
        </w:rPr>
        <w:t>we</w:t>
      </w:r>
      <w:r w:rsidRPr="002746DC">
        <w:rPr>
          <w:rFonts w:ascii="Arial" w:hAnsi="Arial" w:cs="Arial"/>
          <w:spacing w:val="-6"/>
          <w:sz w:val="21"/>
          <w:szCs w:val="21"/>
          <w:rPrChange w:id="2081"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082" w:author="De Jesus Borges, Thiago" w:date="2024-08-15T12:22:00Z" w16du:dateUtc="2024-08-15T16:22:00Z">
            <w:rPr>
              <w:rFonts w:ascii="Arial" w:hAnsi="Arial" w:cs="Arial"/>
            </w:rPr>
          </w:rPrChange>
        </w:rPr>
        <w:t>apply</w:t>
      </w:r>
      <w:r w:rsidRPr="002746DC">
        <w:rPr>
          <w:rFonts w:ascii="Arial" w:hAnsi="Arial" w:cs="Arial"/>
          <w:spacing w:val="-6"/>
          <w:sz w:val="21"/>
          <w:szCs w:val="21"/>
          <w:rPrChange w:id="2083"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084" w:author="De Jesus Borges, Thiago" w:date="2024-08-15T12:22:00Z" w16du:dateUtc="2024-08-15T16:22:00Z">
            <w:rPr>
              <w:rFonts w:ascii="Arial" w:hAnsi="Arial" w:cs="Arial"/>
            </w:rPr>
          </w:rPrChange>
        </w:rPr>
        <w:t>the normalization for the entire dataset before splitting it into train and test. We name these</w:t>
      </w:r>
      <w:r w:rsidRPr="002746DC">
        <w:rPr>
          <w:rFonts w:ascii="Arial" w:hAnsi="Arial" w:cs="Arial"/>
          <w:spacing w:val="-3"/>
          <w:sz w:val="21"/>
          <w:szCs w:val="21"/>
          <w:rPrChange w:id="2085"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86" w:author="De Jesus Borges, Thiago" w:date="2024-08-15T12:22:00Z" w16du:dateUtc="2024-08-15T16:22:00Z">
            <w:rPr>
              <w:rFonts w:ascii="Arial" w:hAnsi="Arial" w:cs="Arial"/>
            </w:rPr>
          </w:rPrChange>
        </w:rPr>
        <w:t>approaches</w:t>
      </w:r>
      <w:r w:rsidRPr="002746DC">
        <w:rPr>
          <w:rFonts w:ascii="Arial" w:hAnsi="Arial" w:cs="Arial"/>
          <w:spacing w:val="-3"/>
          <w:sz w:val="21"/>
          <w:szCs w:val="21"/>
          <w:rPrChange w:id="2087"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88" w:author="De Jesus Borges, Thiago" w:date="2024-08-15T12:22:00Z" w16du:dateUtc="2024-08-15T16:22:00Z">
            <w:rPr>
              <w:rFonts w:ascii="Arial" w:hAnsi="Arial" w:cs="Arial"/>
            </w:rPr>
          </w:rPrChange>
        </w:rPr>
        <w:t>MRN</w:t>
      </w:r>
      <w:r w:rsidRPr="002746DC">
        <w:rPr>
          <w:rFonts w:ascii="Arial" w:hAnsi="Arial" w:cs="Arial"/>
          <w:spacing w:val="-3"/>
          <w:sz w:val="21"/>
          <w:szCs w:val="21"/>
          <w:rPrChange w:id="2089"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90" w:author="De Jesus Borges, Thiago" w:date="2024-08-15T12:22:00Z" w16du:dateUtc="2024-08-15T16:22:00Z">
            <w:rPr>
              <w:rFonts w:ascii="Arial" w:hAnsi="Arial" w:cs="Arial"/>
            </w:rPr>
          </w:rPrChange>
        </w:rPr>
        <w:t>and</w:t>
      </w:r>
      <w:r w:rsidRPr="002746DC">
        <w:rPr>
          <w:rFonts w:ascii="Arial" w:hAnsi="Arial" w:cs="Arial"/>
          <w:spacing w:val="-3"/>
          <w:sz w:val="21"/>
          <w:szCs w:val="21"/>
          <w:rPrChange w:id="2091"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92" w:author="De Jesus Borges, Thiago" w:date="2024-08-15T12:22:00Z" w16du:dateUtc="2024-08-15T16:22:00Z">
            <w:rPr>
              <w:rFonts w:ascii="Arial" w:hAnsi="Arial" w:cs="Arial"/>
            </w:rPr>
          </w:rPrChange>
        </w:rPr>
        <w:t>TMM.</w:t>
      </w:r>
      <w:r w:rsidRPr="002746DC">
        <w:rPr>
          <w:rFonts w:ascii="Arial" w:hAnsi="Arial" w:cs="Arial"/>
          <w:spacing w:val="-3"/>
          <w:sz w:val="21"/>
          <w:szCs w:val="21"/>
          <w:rPrChange w:id="2093"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94" w:author="De Jesus Borges, Thiago" w:date="2024-08-15T12:22:00Z" w16du:dateUtc="2024-08-15T16:22:00Z">
            <w:rPr>
              <w:rFonts w:ascii="Arial" w:hAnsi="Arial" w:cs="Arial"/>
            </w:rPr>
          </w:rPrChange>
        </w:rPr>
        <w:t>Secondly,</w:t>
      </w:r>
      <w:r w:rsidRPr="002746DC">
        <w:rPr>
          <w:rFonts w:ascii="Arial" w:hAnsi="Arial" w:cs="Arial"/>
          <w:spacing w:val="-3"/>
          <w:sz w:val="21"/>
          <w:szCs w:val="21"/>
          <w:rPrChange w:id="2095"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96" w:author="De Jesus Borges, Thiago" w:date="2024-08-15T12:22:00Z" w16du:dateUtc="2024-08-15T16:22:00Z">
            <w:rPr>
              <w:rFonts w:ascii="Arial" w:hAnsi="Arial" w:cs="Arial"/>
            </w:rPr>
          </w:rPrChange>
        </w:rPr>
        <w:t>we</w:t>
      </w:r>
      <w:r w:rsidRPr="002746DC">
        <w:rPr>
          <w:rFonts w:ascii="Arial" w:hAnsi="Arial" w:cs="Arial"/>
          <w:spacing w:val="-3"/>
          <w:sz w:val="21"/>
          <w:szCs w:val="21"/>
          <w:rPrChange w:id="2097"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098" w:author="De Jesus Borges, Thiago" w:date="2024-08-15T12:22:00Z" w16du:dateUtc="2024-08-15T16:22:00Z">
            <w:rPr>
              <w:rFonts w:ascii="Arial" w:hAnsi="Arial" w:cs="Arial"/>
            </w:rPr>
          </w:rPrChange>
        </w:rPr>
        <w:t>adapted</w:t>
      </w:r>
      <w:r w:rsidRPr="002746DC">
        <w:rPr>
          <w:rFonts w:ascii="Arial" w:hAnsi="Arial" w:cs="Arial"/>
          <w:spacing w:val="-3"/>
          <w:sz w:val="21"/>
          <w:szCs w:val="21"/>
          <w:rPrChange w:id="2099"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00" w:author="De Jesus Borges, Thiago" w:date="2024-08-15T12:22:00Z" w16du:dateUtc="2024-08-15T16:22:00Z">
            <w:rPr>
              <w:rFonts w:ascii="Arial" w:hAnsi="Arial" w:cs="Arial"/>
            </w:rPr>
          </w:rPrChange>
        </w:rPr>
        <w:t>MRN</w:t>
      </w:r>
      <w:r w:rsidRPr="002746DC">
        <w:rPr>
          <w:rFonts w:ascii="Arial" w:hAnsi="Arial" w:cs="Arial"/>
          <w:spacing w:val="-3"/>
          <w:sz w:val="21"/>
          <w:szCs w:val="21"/>
          <w:rPrChange w:id="2101"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02" w:author="De Jesus Borges, Thiago" w:date="2024-08-15T12:22:00Z" w16du:dateUtc="2024-08-15T16:22:00Z">
            <w:rPr>
              <w:rFonts w:ascii="Arial" w:hAnsi="Arial" w:cs="Arial"/>
            </w:rPr>
          </w:rPrChange>
        </w:rPr>
        <w:t>and</w:t>
      </w:r>
      <w:r w:rsidRPr="002746DC">
        <w:rPr>
          <w:rFonts w:ascii="Arial" w:hAnsi="Arial" w:cs="Arial"/>
          <w:spacing w:val="-3"/>
          <w:sz w:val="21"/>
          <w:szCs w:val="21"/>
          <w:rPrChange w:id="2103"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04" w:author="De Jesus Borges, Thiago" w:date="2024-08-15T12:22:00Z" w16du:dateUtc="2024-08-15T16:22:00Z">
            <w:rPr>
              <w:rFonts w:ascii="Arial" w:hAnsi="Arial" w:cs="Arial"/>
            </w:rPr>
          </w:rPrChange>
        </w:rPr>
        <w:t>TMM</w:t>
      </w:r>
      <w:r w:rsidRPr="002746DC">
        <w:rPr>
          <w:rFonts w:ascii="Arial" w:hAnsi="Arial" w:cs="Arial"/>
          <w:spacing w:val="-3"/>
          <w:sz w:val="21"/>
          <w:szCs w:val="21"/>
          <w:rPrChange w:id="2105"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06" w:author="De Jesus Borges, Thiago" w:date="2024-08-15T12:22:00Z" w16du:dateUtc="2024-08-15T16:22:00Z">
            <w:rPr>
              <w:rFonts w:ascii="Arial" w:hAnsi="Arial" w:cs="Arial"/>
            </w:rPr>
          </w:rPrChange>
        </w:rPr>
        <w:t>to</w:t>
      </w:r>
      <w:r w:rsidRPr="002746DC">
        <w:rPr>
          <w:rFonts w:ascii="Arial" w:hAnsi="Arial" w:cs="Arial"/>
          <w:spacing w:val="-3"/>
          <w:sz w:val="21"/>
          <w:szCs w:val="21"/>
          <w:rPrChange w:id="2107"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08" w:author="De Jesus Borges, Thiago" w:date="2024-08-15T12:22:00Z" w16du:dateUtc="2024-08-15T16:22:00Z">
            <w:rPr>
              <w:rFonts w:ascii="Arial" w:hAnsi="Arial" w:cs="Arial"/>
            </w:rPr>
          </w:rPrChange>
        </w:rPr>
        <w:t>be</w:t>
      </w:r>
      <w:r w:rsidRPr="002746DC">
        <w:rPr>
          <w:rFonts w:ascii="Arial" w:hAnsi="Arial" w:cs="Arial"/>
          <w:spacing w:val="-3"/>
          <w:sz w:val="21"/>
          <w:szCs w:val="21"/>
          <w:rPrChange w:id="2109"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10" w:author="De Jesus Borges, Thiago" w:date="2024-08-15T12:22:00Z" w16du:dateUtc="2024-08-15T16:22:00Z">
            <w:rPr>
              <w:rFonts w:ascii="Arial" w:hAnsi="Arial" w:cs="Arial"/>
            </w:rPr>
          </w:rPrChange>
        </w:rPr>
        <w:t xml:space="preserve">compatible with </w:t>
      </w:r>
      <w:r w:rsidR="00762F7E" w:rsidRPr="002746DC">
        <w:rPr>
          <w:rFonts w:ascii="Arial" w:hAnsi="Arial" w:cs="Arial"/>
          <w:sz w:val="21"/>
          <w:szCs w:val="21"/>
          <w:rPrChange w:id="2111" w:author="De Jesus Borges, Thiago" w:date="2024-08-15T12:22:00Z" w16du:dateUtc="2024-08-15T16:22:00Z">
            <w:rPr>
              <w:rFonts w:ascii="Arial" w:hAnsi="Arial" w:cs="Arial"/>
            </w:rPr>
          </w:rPrChange>
        </w:rPr>
        <w:t xml:space="preserve">the </w:t>
      </w:r>
      <w:r w:rsidRPr="002746DC">
        <w:rPr>
          <w:rFonts w:ascii="Arial" w:hAnsi="Arial" w:cs="Arial"/>
          <w:sz w:val="21"/>
          <w:szCs w:val="21"/>
          <w:rPrChange w:id="2112" w:author="De Jesus Borges, Thiago" w:date="2024-08-15T12:22:00Z" w16du:dateUtc="2024-08-15T16:22:00Z">
            <w:rPr>
              <w:rFonts w:ascii="Arial" w:hAnsi="Arial" w:cs="Arial"/>
            </w:rPr>
          </w:rPrChange>
        </w:rPr>
        <w:t xml:space="preserve">scikit-learning pipeline and minimize data leakage. </w:t>
      </w:r>
      <w:r w:rsidR="002A6431" w:rsidRPr="002746DC">
        <w:rPr>
          <w:rFonts w:ascii="Arial" w:hAnsi="Arial" w:cs="Arial"/>
          <w:sz w:val="21"/>
          <w:szCs w:val="21"/>
          <w:rPrChange w:id="2113" w:author="De Jesus Borges, Thiago" w:date="2024-08-15T12:22:00Z" w16du:dateUtc="2024-08-15T16:22:00Z">
            <w:rPr>
              <w:rFonts w:ascii="Arial" w:hAnsi="Arial" w:cs="Arial"/>
            </w:rPr>
          </w:rPrChange>
        </w:rPr>
        <w:t>This</w:t>
      </w:r>
      <w:r w:rsidRPr="002746DC">
        <w:rPr>
          <w:rFonts w:ascii="Arial" w:hAnsi="Arial" w:cs="Arial"/>
          <w:sz w:val="21"/>
          <w:szCs w:val="21"/>
          <w:rPrChange w:id="2114" w:author="De Jesus Borges, Thiago" w:date="2024-08-15T12:22:00Z" w16du:dateUtc="2024-08-15T16:22:00Z">
            <w:rPr>
              <w:rFonts w:ascii="Arial" w:hAnsi="Arial" w:cs="Arial"/>
            </w:rPr>
          </w:rPrChange>
        </w:rPr>
        <w:t xml:space="preserve"> way, the </w:t>
      </w:r>
      <w:r w:rsidR="00762F7E" w:rsidRPr="002746DC">
        <w:rPr>
          <w:rFonts w:ascii="Arial" w:hAnsi="Arial" w:cs="Arial"/>
          <w:sz w:val="21"/>
          <w:szCs w:val="21"/>
          <w:rPrChange w:id="2115" w:author="De Jesus Borges, Thiago" w:date="2024-08-15T12:22:00Z" w16du:dateUtc="2024-08-15T16:22:00Z">
            <w:rPr>
              <w:rFonts w:ascii="Arial" w:hAnsi="Arial" w:cs="Arial"/>
            </w:rPr>
          </w:rPrChange>
        </w:rPr>
        <w:t>training</w:t>
      </w:r>
      <w:r w:rsidRPr="002746DC">
        <w:rPr>
          <w:rFonts w:ascii="Arial" w:hAnsi="Arial" w:cs="Arial"/>
          <w:sz w:val="21"/>
          <w:szCs w:val="21"/>
          <w:rPrChange w:id="2116" w:author="De Jesus Borges, Thiago" w:date="2024-08-15T12:22:00Z" w16du:dateUtc="2024-08-15T16:22:00Z">
            <w:rPr>
              <w:rFonts w:ascii="Arial" w:hAnsi="Arial" w:cs="Arial"/>
            </w:rPr>
          </w:rPrChange>
        </w:rPr>
        <w:t xml:space="preserve"> dataset is normalized separately from the test dataset. </w:t>
      </w:r>
      <w:r w:rsidR="00762F7E" w:rsidRPr="002746DC">
        <w:rPr>
          <w:rFonts w:ascii="Arial" w:hAnsi="Arial" w:cs="Arial"/>
          <w:sz w:val="21"/>
          <w:szCs w:val="21"/>
          <w:rPrChange w:id="2117" w:author="De Jesus Borges, Thiago" w:date="2024-08-15T12:22:00Z" w16du:dateUtc="2024-08-15T16:22:00Z">
            <w:rPr>
              <w:rFonts w:ascii="Arial" w:hAnsi="Arial" w:cs="Arial"/>
            </w:rPr>
          </w:rPrChange>
        </w:rPr>
        <w:t xml:space="preserve">While these methods calculate scaling factors for each </w:t>
      </w:r>
      <w:r w:rsidR="002A6431" w:rsidRPr="002746DC">
        <w:rPr>
          <w:rFonts w:ascii="Arial" w:hAnsi="Arial" w:cs="Arial"/>
          <w:sz w:val="21"/>
          <w:szCs w:val="21"/>
          <w:rPrChange w:id="2118" w:author="De Jesus Borges, Thiago" w:date="2024-08-15T12:22:00Z" w16du:dateUtc="2024-08-15T16:22:00Z">
            <w:rPr>
              <w:rFonts w:ascii="Arial" w:hAnsi="Arial" w:cs="Arial"/>
            </w:rPr>
          </w:rPrChange>
        </w:rPr>
        <w:t xml:space="preserve">dataset sample, </w:t>
      </w:r>
      <w:r w:rsidR="008A7187">
        <w:rPr>
          <w:rFonts w:ascii="Arial" w:hAnsi="Arial" w:cs="Arial"/>
          <w:sz w:val="21"/>
          <w:szCs w:val="21"/>
        </w:rPr>
        <w:t>using the scaling factor from training to testing is not possible</w:t>
      </w:r>
      <w:r w:rsidR="002A6431" w:rsidRPr="004B2128">
        <w:rPr>
          <w:rFonts w:ascii="Arial" w:hAnsi="Arial" w:cs="Arial"/>
          <w:sz w:val="21"/>
          <w:szCs w:val="21"/>
        </w:rPr>
        <w:t xml:space="preserve"> since they may have different </w:t>
      </w:r>
      <w:r w:rsidRPr="004B2128">
        <w:rPr>
          <w:rFonts w:ascii="Arial" w:hAnsi="Arial" w:cs="Arial"/>
          <w:sz w:val="21"/>
          <w:szCs w:val="21"/>
        </w:rPr>
        <w:t>samples.</w:t>
      </w:r>
      <w:r w:rsidRPr="004B2128">
        <w:rPr>
          <w:rFonts w:ascii="Arial" w:hAnsi="Arial" w:cs="Arial"/>
          <w:spacing w:val="-6"/>
          <w:sz w:val="21"/>
          <w:szCs w:val="21"/>
        </w:rPr>
        <w:t xml:space="preserve"> </w:t>
      </w:r>
      <w:r w:rsidRPr="004B2128">
        <w:rPr>
          <w:rFonts w:ascii="Arial" w:hAnsi="Arial" w:cs="Arial"/>
          <w:sz w:val="21"/>
          <w:szCs w:val="21"/>
        </w:rPr>
        <w:t>Therefore,</w:t>
      </w:r>
      <w:r w:rsidRPr="004B2128">
        <w:rPr>
          <w:rFonts w:ascii="Arial" w:hAnsi="Arial" w:cs="Arial"/>
          <w:spacing w:val="-6"/>
          <w:sz w:val="21"/>
          <w:szCs w:val="21"/>
        </w:rPr>
        <w:t xml:space="preserve"> </w:t>
      </w:r>
      <w:r w:rsidRPr="004B2128">
        <w:rPr>
          <w:rFonts w:ascii="Arial" w:hAnsi="Arial" w:cs="Arial"/>
          <w:sz w:val="21"/>
          <w:szCs w:val="21"/>
        </w:rPr>
        <w:t>we</w:t>
      </w:r>
      <w:r w:rsidRPr="004B2128">
        <w:rPr>
          <w:rFonts w:ascii="Arial" w:hAnsi="Arial" w:cs="Arial"/>
          <w:spacing w:val="-6"/>
          <w:sz w:val="21"/>
          <w:szCs w:val="21"/>
        </w:rPr>
        <w:t xml:space="preserve"> </w:t>
      </w:r>
      <w:r w:rsidRPr="004B2128">
        <w:rPr>
          <w:rFonts w:ascii="Arial" w:hAnsi="Arial" w:cs="Arial"/>
          <w:sz w:val="21"/>
          <w:szCs w:val="21"/>
        </w:rPr>
        <w:t>mitigate</w:t>
      </w:r>
      <w:r w:rsidRPr="004B2128">
        <w:rPr>
          <w:rFonts w:ascii="Arial" w:hAnsi="Arial" w:cs="Arial"/>
          <w:spacing w:val="-6"/>
          <w:sz w:val="21"/>
          <w:szCs w:val="21"/>
        </w:rPr>
        <w:t xml:space="preserve"> </w:t>
      </w:r>
      <w:r w:rsidRPr="004B2128">
        <w:rPr>
          <w:rFonts w:ascii="Arial" w:hAnsi="Arial" w:cs="Arial"/>
          <w:sz w:val="21"/>
          <w:szCs w:val="21"/>
        </w:rPr>
        <w:t>the</w:t>
      </w:r>
      <w:r w:rsidRPr="004B2128">
        <w:rPr>
          <w:rFonts w:ascii="Arial" w:hAnsi="Arial" w:cs="Arial"/>
          <w:spacing w:val="-6"/>
          <w:sz w:val="21"/>
          <w:szCs w:val="21"/>
        </w:rPr>
        <w:t xml:space="preserve"> </w:t>
      </w:r>
      <w:r w:rsidRPr="004B2128">
        <w:rPr>
          <w:rFonts w:ascii="Arial" w:hAnsi="Arial" w:cs="Arial"/>
          <w:sz w:val="21"/>
          <w:szCs w:val="21"/>
        </w:rPr>
        <w:t>data</w:t>
      </w:r>
      <w:r w:rsidRPr="004B2128">
        <w:rPr>
          <w:rFonts w:ascii="Arial" w:hAnsi="Arial" w:cs="Arial"/>
          <w:spacing w:val="-6"/>
          <w:sz w:val="21"/>
          <w:szCs w:val="21"/>
        </w:rPr>
        <w:t xml:space="preserve"> </w:t>
      </w:r>
      <w:r w:rsidRPr="004B2128">
        <w:rPr>
          <w:rFonts w:ascii="Arial" w:hAnsi="Arial" w:cs="Arial"/>
          <w:sz w:val="21"/>
          <w:szCs w:val="21"/>
        </w:rPr>
        <w:t>leakage</w:t>
      </w:r>
      <w:r w:rsidRPr="004B2128">
        <w:rPr>
          <w:rFonts w:ascii="Arial" w:hAnsi="Arial" w:cs="Arial"/>
          <w:spacing w:val="-6"/>
          <w:sz w:val="21"/>
          <w:szCs w:val="21"/>
        </w:rPr>
        <w:t xml:space="preserve"> </w:t>
      </w:r>
      <w:r w:rsidRPr="004B2128">
        <w:rPr>
          <w:rFonts w:ascii="Arial" w:hAnsi="Arial" w:cs="Arial"/>
          <w:sz w:val="21"/>
          <w:szCs w:val="21"/>
        </w:rPr>
        <w:t>for</w:t>
      </w:r>
      <w:r w:rsidRPr="004B2128">
        <w:rPr>
          <w:rFonts w:ascii="Arial" w:hAnsi="Arial" w:cs="Arial"/>
          <w:spacing w:val="-6"/>
          <w:sz w:val="21"/>
          <w:szCs w:val="21"/>
        </w:rPr>
        <w:t xml:space="preserve"> </w:t>
      </w:r>
      <w:r w:rsidR="00D34E12" w:rsidRPr="004B2128">
        <w:rPr>
          <w:rFonts w:ascii="Arial" w:hAnsi="Arial" w:cs="Arial"/>
          <w:sz w:val="21"/>
          <w:szCs w:val="21"/>
        </w:rPr>
        <w:t>MRN and TMM</w:t>
      </w:r>
      <w:r w:rsidRPr="004B2128">
        <w:rPr>
          <w:rFonts w:ascii="Arial" w:hAnsi="Arial" w:cs="Arial"/>
          <w:spacing w:val="-6"/>
          <w:sz w:val="21"/>
          <w:szCs w:val="21"/>
        </w:rPr>
        <w:t xml:space="preserve"> </w:t>
      </w:r>
      <w:r w:rsidRPr="004B2128">
        <w:rPr>
          <w:rFonts w:ascii="Arial" w:hAnsi="Arial" w:cs="Arial"/>
          <w:sz w:val="21"/>
          <w:szCs w:val="21"/>
        </w:rPr>
        <w:t>but</w:t>
      </w:r>
      <w:r w:rsidRPr="004B2128">
        <w:rPr>
          <w:rFonts w:ascii="Arial" w:hAnsi="Arial" w:cs="Arial"/>
          <w:spacing w:val="-6"/>
          <w:sz w:val="21"/>
          <w:szCs w:val="21"/>
        </w:rPr>
        <w:t xml:space="preserve"> </w:t>
      </w:r>
      <w:r w:rsidRPr="004B2128">
        <w:rPr>
          <w:rFonts w:ascii="Arial" w:hAnsi="Arial" w:cs="Arial"/>
          <w:sz w:val="21"/>
          <w:szCs w:val="21"/>
        </w:rPr>
        <w:t>do</w:t>
      </w:r>
      <w:r w:rsidRPr="004B2128">
        <w:rPr>
          <w:rFonts w:ascii="Arial" w:hAnsi="Arial" w:cs="Arial"/>
          <w:spacing w:val="-6"/>
          <w:sz w:val="21"/>
          <w:szCs w:val="21"/>
        </w:rPr>
        <w:t xml:space="preserve"> </w:t>
      </w:r>
      <w:r w:rsidRPr="004B2128">
        <w:rPr>
          <w:rFonts w:ascii="Arial" w:hAnsi="Arial" w:cs="Arial"/>
          <w:sz w:val="21"/>
          <w:szCs w:val="21"/>
        </w:rPr>
        <w:t>not</w:t>
      </w:r>
      <w:r w:rsidRPr="004B2128">
        <w:rPr>
          <w:rFonts w:ascii="Arial" w:hAnsi="Arial" w:cs="Arial"/>
          <w:spacing w:val="-6"/>
          <w:sz w:val="21"/>
          <w:szCs w:val="21"/>
        </w:rPr>
        <w:t xml:space="preserve"> </w:t>
      </w:r>
      <w:r w:rsidRPr="004B2128">
        <w:rPr>
          <w:rFonts w:ascii="Arial" w:hAnsi="Arial" w:cs="Arial"/>
          <w:sz w:val="21"/>
          <w:szCs w:val="21"/>
        </w:rPr>
        <w:t>eliminate</w:t>
      </w:r>
      <w:r w:rsidRPr="004B2128">
        <w:rPr>
          <w:rFonts w:ascii="Arial" w:hAnsi="Arial" w:cs="Arial"/>
          <w:spacing w:val="-6"/>
          <w:sz w:val="21"/>
          <w:szCs w:val="21"/>
        </w:rPr>
        <w:t xml:space="preserve"> </w:t>
      </w:r>
      <w:r w:rsidRPr="004B2128">
        <w:rPr>
          <w:rFonts w:ascii="Arial" w:hAnsi="Arial" w:cs="Arial"/>
          <w:sz w:val="21"/>
          <w:szCs w:val="21"/>
        </w:rPr>
        <w:t xml:space="preserve">it. We name these normalizations as </w:t>
      </w:r>
      <w:proofErr w:type="spellStart"/>
      <w:r w:rsidRPr="004B2128">
        <w:rPr>
          <w:rFonts w:ascii="Arial" w:hAnsi="Arial" w:cs="Arial"/>
          <w:sz w:val="21"/>
          <w:szCs w:val="21"/>
        </w:rPr>
        <w:t>TMM</w:t>
      </w:r>
      <w:r w:rsidR="004B2128">
        <w:rPr>
          <w:rFonts w:ascii="Arial" w:hAnsi="Arial" w:cs="Arial"/>
          <w:sz w:val="21"/>
          <w:szCs w:val="21"/>
        </w:rPr>
        <w:t>_</w:t>
      </w:r>
      <w:r w:rsidRPr="004B2128">
        <w:rPr>
          <w:rFonts w:ascii="Arial" w:hAnsi="Arial" w:cs="Arial"/>
          <w:sz w:val="21"/>
          <w:szCs w:val="21"/>
        </w:rPr>
        <w:t>adapted</w:t>
      </w:r>
      <w:proofErr w:type="spellEnd"/>
      <w:r w:rsidRPr="004B2128">
        <w:rPr>
          <w:rFonts w:ascii="Arial" w:hAnsi="Arial" w:cs="Arial"/>
          <w:sz w:val="21"/>
          <w:szCs w:val="21"/>
        </w:rPr>
        <w:t xml:space="preserve"> </w:t>
      </w:r>
      <w:r w:rsidR="007951B1" w:rsidRPr="004B2128">
        <w:rPr>
          <w:rFonts w:ascii="Arial" w:hAnsi="Arial" w:cs="Arial"/>
          <w:sz w:val="21"/>
          <w:szCs w:val="21"/>
        </w:rPr>
        <w:t>and</w:t>
      </w:r>
      <w:r w:rsidRPr="004B2128">
        <w:rPr>
          <w:rFonts w:ascii="Arial" w:hAnsi="Arial" w:cs="Arial"/>
          <w:sz w:val="21"/>
          <w:szCs w:val="21"/>
        </w:rPr>
        <w:t xml:space="preserve"> </w:t>
      </w:r>
      <w:proofErr w:type="spellStart"/>
      <w:r w:rsidRPr="004B2128">
        <w:rPr>
          <w:rFonts w:ascii="Arial" w:hAnsi="Arial" w:cs="Arial"/>
          <w:sz w:val="21"/>
          <w:szCs w:val="21"/>
        </w:rPr>
        <w:t>MRN</w:t>
      </w:r>
      <w:r w:rsidR="004B2128">
        <w:rPr>
          <w:rFonts w:ascii="Arial" w:hAnsi="Arial" w:cs="Arial"/>
          <w:sz w:val="21"/>
          <w:szCs w:val="21"/>
        </w:rPr>
        <w:t>_</w:t>
      </w:r>
      <w:r w:rsidRPr="002746DC">
        <w:rPr>
          <w:rFonts w:ascii="Arial" w:hAnsi="Arial" w:cs="Arial"/>
          <w:sz w:val="21"/>
          <w:szCs w:val="21"/>
          <w:rPrChange w:id="2119" w:author="De Jesus Borges, Thiago" w:date="2024-08-15T12:22:00Z" w16du:dateUtc="2024-08-15T16:22:00Z">
            <w:rPr>
              <w:rFonts w:ascii="Arial" w:hAnsi="Arial" w:cs="Arial"/>
            </w:rPr>
          </w:rPrChange>
        </w:rPr>
        <w:t>adapted</w:t>
      </w:r>
      <w:proofErr w:type="spellEnd"/>
      <w:r w:rsidRPr="002746DC">
        <w:rPr>
          <w:rFonts w:ascii="Arial" w:hAnsi="Arial" w:cs="Arial"/>
          <w:sz w:val="21"/>
          <w:szCs w:val="21"/>
          <w:rPrChange w:id="2120" w:author="De Jesus Borges, Thiago" w:date="2024-08-15T12:22:00Z" w16du:dateUtc="2024-08-15T16:22:00Z">
            <w:rPr>
              <w:rFonts w:ascii="Arial" w:hAnsi="Arial" w:cs="Arial"/>
            </w:rPr>
          </w:rPrChange>
        </w:rPr>
        <w:t>.</w:t>
      </w:r>
    </w:p>
    <w:p w14:paraId="34BFE830" w14:textId="578F0ABC" w:rsidR="00F675DE" w:rsidRPr="002746DC" w:rsidRDefault="0047037D" w:rsidP="003362E4">
      <w:pPr>
        <w:pStyle w:val="BodyText"/>
        <w:spacing w:line="254" w:lineRule="auto"/>
        <w:ind w:left="360" w:right="317" w:firstLine="298"/>
        <w:rPr>
          <w:rFonts w:ascii="Arial" w:hAnsi="Arial" w:cs="Arial"/>
          <w:sz w:val="21"/>
          <w:szCs w:val="21"/>
          <w:rPrChange w:id="2121" w:author="De Jesus Borges, Thiago" w:date="2024-08-15T12:22:00Z" w16du:dateUtc="2024-08-15T16:22:00Z">
            <w:rPr>
              <w:rFonts w:ascii="Arial" w:hAnsi="Arial" w:cs="Arial"/>
            </w:rPr>
          </w:rPrChange>
        </w:rPr>
      </w:pPr>
      <w:r w:rsidRPr="002746DC">
        <w:rPr>
          <w:rFonts w:ascii="Arial" w:hAnsi="Arial" w:cs="Arial"/>
          <w:noProof/>
          <w:sz w:val="21"/>
          <w:szCs w:val="21"/>
          <w:rPrChange w:id="2122" w:author="De Jesus Borges, Thiago" w:date="2024-08-15T12:22:00Z" w16du:dateUtc="2024-08-15T16:22:00Z">
            <w:rPr>
              <w:rFonts w:ascii="Arial" w:hAnsi="Arial" w:cs="Arial"/>
              <w:noProof/>
            </w:rPr>
          </w:rPrChange>
        </w:rPr>
        <mc:AlternateContent>
          <mc:Choice Requires="wps">
            <w:drawing>
              <wp:anchor distT="0" distB="0" distL="0" distR="0" simplePos="0" relativeHeight="251617280" behindDoc="1" locked="0" layoutInCell="1" allowOverlap="1" wp14:anchorId="5CFC4734" wp14:editId="55447D84">
                <wp:simplePos x="0" y="0"/>
                <wp:positionH relativeFrom="page">
                  <wp:posOffset>5496852</wp:posOffset>
                </wp:positionH>
                <wp:positionV relativeFrom="paragraph">
                  <wp:posOffset>257979</wp:posOffset>
                </wp:positionV>
                <wp:extent cx="381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41AC4C" id="Graphic 5" o:spid="_x0000_s1026" style="position:absolute;margin-left:432.8pt;margin-top:20.3pt;width:3pt;height:.1pt;z-index:-2516992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" path="m,l37960,e" filled="f" strokeweight=".14039mm">
                <v:path arrowok="t"/>
                <w10:wrap anchorx="page"/>
              </v:shape>
            </w:pict>
          </mc:Fallback>
        </mc:AlternateContent>
      </w:r>
      <w:r w:rsidRPr="002746DC">
        <w:rPr>
          <w:rFonts w:ascii="Arial" w:hAnsi="Arial" w:cs="Arial"/>
          <w:noProof/>
          <w:sz w:val="21"/>
          <w:szCs w:val="21"/>
          <w:rPrChange w:id="2123" w:author="De Jesus Borges, Thiago" w:date="2024-08-15T12:22:00Z" w16du:dateUtc="2024-08-15T16:22:00Z">
            <w:rPr>
              <w:rFonts w:ascii="Arial" w:hAnsi="Arial" w:cs="Arial"/>
              <w:noProof/>
            </w:rPr>
          </w:rPrChange>
        </w:rPr>
        <mc:AlternateContent>
          <mc:Choice Requires="wps">
            <w:drawing>
              <wp:anchor distT="0" distB="0" distL="0" distR="0" simplePos="0" relativeHeight="251624448" behindDoc="1" locked="0" layoutInCell="1" allowOverlap="1" wp14:anchorId="3F9012CF" wp14:editId="152E7195">
                <wp:simplePos x="0" y="0"/>
                <wp:positionH relativeFrom="page">
                  <wp:posOffset>1847519</wp:posOffset>
                </wp:positionH>
                <wp:positionV relativeFrom="paragraph">
                  <wp:posOffset>410379</wp:posOffset>
                </wp:positionV>
                <wp:extent cx="381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FEA563" id="Graphic 6" o:spid="_x0000_s1026" style="position:absolute;margin-left:145.45pt;margin-top:32.3pt;width:3pt;height:.1pt;z-index:-25169203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" path="m,l37960,e" filled="f" strokeweight=".14039mm">
                <v:path arrowok="t"/>
                <w10:wrap anchorx="page"/>
              </v:shape>
            </w:pict>
          </mc:Fallback>
        </mc:AlternateContent>
      </w:r>
      <w:r w:rsidRPr="002746DC">
        <w:rPr>
          <w:rFonts w:ascii="Arial" w:hAnsi="Arial" w:cs="Arial"/>
          <w:sz w:val="21"/>
          <w:szCs w:val="21"/>
          <w:rPrChange w:id="2124" w:author="De Jesus Borges, Thiago" w:date="2024-08-15T12:22:00Z" w16du:dateUtc="2024-08-15T16:22:00Z">
            <w:rPr>
              <w:rFonts w:ascii="Arial" w:hAnsi="Arial" w:cs="Arial"/>
            </w:rPr>
          </w:rPrChange>
        </w:rPr>
        <w:t>I</w:t>
      </w:r>
      <w:r w:rsidR="004B2128">
        <w:rPr>
          <w:rFonts w:ascii="Arial" w:hAnsi="Arial" w:cs="Arial"/>
          <w:sz w:val="21"/>
          <w:szCs w:val="21"/>
        </w:rPr>
        <w:t>t</w:t>
      </w:r>
      <w:r w:rsidRPr="002746DC">
        <w:rPr>
          <w:rFonts w:ascii="Arial" w:hAnsi="Arial" w:cs="Arial"/>
          <w:sz w:val="21"/>
          <w:szCs w:val="21"/>
          <w:rPrChange w:id="2125" w:author="De Jesus Borges, Thiago" w:date="2024-08-15T12:22:00Z" w16du:dateUtc="2024-08-15T16:22:00Z">
            <w:rPr>
              <w:rFonts w:ascii="Arial" w:hAnsi="Arial" w:cs="Arial"/>
            </w:rPr>
          </w:rPrChange>
        </w:rPr>
        <w:t xml:space="preserve"> is possible to infer that MRN and TMM can deliver an overfitted</w:t>
      </w:r>
      <w:r w:rsidR="00BC6327" w:rsidRPr="002746DC">
        <w:rPr>
          <w:rFonts w:ascii="Arial" w:hAnsi="Arial" w:cs="Arial"/>
          <w:sz w:val="21"/>
          <w:szCs w:val="21"/>
          <w:rPrChange w:id="2126"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2127" w:author="De Jesus Borges, Thiago" w:date="2024-08-15T12:22:00Z" w16du:dateUtc="2024-08-15T16:22:00Z">
            <w:rPr>
              <w:rFonts w:ascii="Arial" w:hAnsi="Arial" w:cs="Arial"/>
              <w:spacing w:val="-2"/>
            </w:rPr>
          </w:rPrChange>
        </w:rPr>
        <w:t>model</w:t>
      </w:r>
      <w:r w:rsidRPr="002746DC">
        <w:rPr>
          <w:rFonts w:ascii="Arial" w:hAnsi="Arial" w:cs="Arial"/>
          <w:spacing w:val="-11"/>
          <w:sz w:val="21"/>
          <w:szCs w:val="21"/>
          <w:rPrChange w:id="2128"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129" w:author="De Jesus Borges, Thiago" w:date="2024-08-15T12:22:00Z" w16du:dateUtc="2024-08-15T16:22:00Z">
            <w:rPr>
              <w:rFonts w:ascii="Arial" w:hAnsi="Arial" w:cs="Arial"/>
              <w:spacing w:val="-2"/>
            </w:rPr>
          </w:rPrChange>
        </w:rPr>
        <w:t>because</w:t>
      </w:r>
      <w:r w:rsidRPr="002746DC">
        <w:rPr>
          <w:rFonts w:ascii="Arial" w:hAnsi="Arial" w:cs="Arial"/>
          <w:spacing w:val="-10"/>
          <w:sz w:val="21"/>
          <w:szCs w:val="21"/>
          <w:rPrChange w:id="213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31" w:author="De Jesus Borges, Thiago" w:date="2024-08-15T12:22:00Z" w16du:dateUtc="2024-08-15T16:22:00Z">
            <w:rPr>
              <w:rFonts w:ascii="Arial" w:hAnsi="Arial" w:cs="Arial"/>
              <w:spacing w:val="-2"/>
            </w:rPr>
          </w:rPrChange>
        </w:rPr>
        <w:t>of</w:t>
      </w:r>
      <w:r w:rsidRPr="002746DC">
        <w:rPr>
          <w:rFonts w:ascii="Arial" w:hAnsi="Arial" w:cs="Arial"/>
          <w:spacing w:val="-10"/>
          <w:sz w:val="21"/>
          <w:szCs w:val="21"/>
          <w:rPrChange w:id="213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33" w:author="De Jesus Borges, Thiago" w:date="2024-08-15T12:22:00Z" w16du:dateUtc="2024-08-15T16:22:00Z">
            <w:rPr>
              <w:rFonts w:ascii="Arial" w:hAnsi="Arial" w:cs="Arial"/>
              <w:spacing w:val="-2"/>
            </w:rPr>
          </w:rPrChange>
        </w:rPr>
        <w:t>data</w:t>
      </w:r>
      <w:r w:rsidRPr="002746DC">
        <w:rPr>
          <w:rFonts w:ascii="Arial" w:hAnsi="Arial" w:cs="Arial"/>
          <w:spacing w:val="-10"/>
          <w:sz w:val="21"/>
          <w:szCs w:val="21"/>
          <w:rPrChange w:id="213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35" w:author="De Jesus Borges, Thiago" w:date="2024-08-15T12:22:00Z" w16du:dateUtc="2024-08-15T16:22:00Z">
            <w:rPr>
              <w:rFonts w:ascii="Arial" w:hAnsi="Arial" w:cs="Arial"/>
              <w:spacing w:val="-2"/>
            </w:rPr>
          </w:rPrChange>
        </w:rPr>
        <w:t>leakage</w:t>
      </w:r>
      <w:r w:rsidR="004B2128">
        <w:rPr>
          <w:rFonts w:ascii="Arial" w:hAnsi="Arial" w:cs="Arial"/>
          <w:spacing w:val="-2"/>
          <w:sz w:val="21"/>
          <w:szCs w:val="21"/>
        </w:rPr>
        <w:t>, based on Fig 5A</w:t>
      </w:r>
      <w:r w:rsidRPr="002746DC">
        <w:rPr>
          <w:rFonts w:ascii="Arial" w:hAnsi="Arial" w:cs="Arial"/>
          <w:spacing w:val="-2"/>
          <w:sz w:val="21"/>
          <w:szCs w:val="21"/>
          <w:rPrChange w:id="2136" w:author="De Jesus Borges, Thiago" w:date="2024-08-15T12:22:00Z" w16du:dateUtc="2024-08-15T16:22:00Z">
            <w:rPr>
              <w:rFonts w:ascii="Arial" w:hAnsi="Arial" w:cs="Arial"/>
              <w:spacing w:val="-2"/>
            </w:rPr>
          </w:rPrChange>
        </w:rPr>
        <w:t>.</w:t>
      </w:r>
      <w:r w:rsidRPr="002746DC">
        <w:rPr>
          <w:rFonts w:ascii="Arial" w:hAnsi="Arial" w:cs="Arial"/>
          <w:spacing w:val="-10"/>
          <w:sz w:val="21"/>
          <w:szCs w:val="21"/>
          <w:rPrChange w:id="213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38" w:author="De Jesus Borges, Thiago" w:date="2024-08-15T12:22:00Z" w16du:dateUtc="2024-08-15T16:22:00Z">
            <w:rPr>
              <w:rFonts w:ascii="Arial" w:hAnsi="Arial" w:cs="Arial"/>
              <w:spacing w:val="-2"/>
            </w:rPr>
          </w:rPrChange>
        </w:rPr>
        <w:t>When</w:t>
      </w:r>
      <w:r w:rsidRPr="002746DC">
        <w:rPr>
          <w:rFonts w:ascii="Arial" w:hAnsi="Arial" w:cs="Arial"/>
          <w:spacing w:val="-10"/>
          <w:sz w:val="21"/>
          <w:szCs w:val="21"/>
          <w:rPrChange w:id="213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40" w:author="De Jesus Borges, Thiago" w:date="2024-08-15T12:22:00Z" w16du:dateUtc="2024-08-15T16:22:00Z">
            <w:rPr>
              <w:rFonts w:ascii="Arial" w:hAnsi="Arial" w:cs="Arial"/>
              <w:spacing w:val="-2"/>
            </w:rPr>
          </w:rPrChange>
        </w:rPr>
        <w:t>we</w:t>
      </w:r>
      <w:r w:rsidRPr="002746DC">
        <w:rPr>
          <w:rFonts w:ascii="Arial" w:hAnsi="Arial" w:cs="Arial"/>
          <w:spacing w:val="-10"/>
          <w:sz w:val="21"/>
          <w:szCs w:val="21"/>
          <w:rPrChange w:id="214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42" w:author="De Jesus Borges, Thiago" w:date="2024-08-15T12:22:00Z" w16du:dateUtc="2024-08-15T16:22:00Z">
            <w:rPr>
              <w:rFonts w:ascii="Arial" w:hAnsi="Arial" w:cs="Arial"/>
              <w:spacing w:val="-2"/>
            </w:rPr>
          </w:rPrChange>
        </w:rPr>
        <w:t>mitigate</w:t>
      </w:r>
      <w:r w:rsidRPr="002746DC">
        <w:rPr>
          <w:rFonts w:ascii="Arial" w:hAnsi="Arial" w:cs="Arial"/>
          <w:spacing w:val="-10"/>
          <w:sz w:val="21"/>
          <w:szCs w:val="21"/>
          <w:rPrChange w:id="214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44"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214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46" w:author="De Jesus Borges, Thiago" w:date="2024-08-15T12:22:00Z" w16du:dateUtc="2024-08-15T16:22:00Z">
            <w:rPr>
              <w:rFonts w:ascii="Arial" w:hAnsi="Arial" w:cs="Arial"/>
              <w:spacing w:val="-2"/>
            </w:rPr>
          </w:rPrChange>
        </w:rPr>
        <w:t>data</w:t>
      </w:r>
      <w:r w:rsidRPr="002746DC">
        <w:rPr>
          <w:rFonts w:ascii="Arial" w:hAnsi="Arial" w:cs="Arial"/>
          <w:spacing w:val="-10"/>
          <w:sz w:val="21"/>
          <w:szCs w:val="21"/>
          <w:rPrChange w:id="214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48" w:author="De Jesus Borges, Thiago" w:date="2024-08-15T12:22:00Z" w16du:dateUtc="2024-08-15T16:22:00Z">
            <w:rPr>
              <w:rFonts w:ascii="Arial" w:hAnsi="Arial" w:cs="Arial"/>
              <w:spacing w:val="-2"/>
            </w:rPr>
          </w:rPrChange>
        </w:rPr>
        <w:t>leakage</w:t>
      </w:r>
      <w:r w:rsidRPr="002746DC">
        <w:rPr>
          <w:rFonts w:ascii="Arial" w:hAnsi="Arial" w:cs="Arial"/>
          <w:spacing w:val="-10"/>
          <w:sz w:val="21"/>
          <w:szCs w:val="21"/>
          <w:rPrChange w:id="214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150" w:author="De Jesus Borges, Thiago" w:date="2024-08-15T12:22:00Z" w16du:dateUtc="2024-08-15T16:22:00Z">
            <w:rPr>
              <w:rFonts w:ascii="Arial" w:hAnsi="Arial" w:cs="Arial"/>
              <w:spacing w:val="-2"/>
            </w:rPr>
          </w:rPrChange>
        </w:rPr>
        <w:t>using</w:t>
      </w:r>
      <w:r w:rsidRPr="002746DC">
        <w:rPr>
          <w:rFonts w:ascii="Arial" w:hAnsi="Arial" w:cs="Arial"/>
          <w:spacing w:val="-10"/>
          <w:sz w:val="21"/>
          <w:szCs w:val="21"/>
          <w:rPrChange w:id="2151" w:author="De Jesus Borges, Thiago" w:date="2024-08-15T12:22:00Z" w16du:dateUtc="2024-08-15T16:22:00Z">
            <w:rPr>
              <w:rFonts w:ascii="Arial" w:hAnsi="Arial" w:cs="Arial"/>
              <w:spacing w:val="-10"/>
            </w:rPr>
          </w:rPrChange>
        </w:rPr>
        <w:t xml:space="preserve"> </w:t>
      </w:r>
      <w:proofErr w:type="spellStart"/>
      <w:r w:rsidRPr="002746DC">
        <w:rPr>
          <w:rFonts w:ascii="Arial" w:hAnsi="Arial" w:cs="Arial"/>
          <w:spacing w:val="-2"/>
          <w:sz w:val="21"/>
          <w:szCs w:val="21"/>
          <w:rPrChange w:id="2152" w:author="De Jesus Borges, Thiago" w:date="2024-08-15T12:22:00Z" w16du:dateUtc="2024-08-15T16:22:00Z">
            <w:rPr>
              <w:rFonts w:ascii="Arial" w:hAnsi="Arial" w:cs="Arial"/>
              <w:spacing w:val="-2"/>
            </w:rPr>
          </w:rPrChange>
        </w:rPr>
        <w:t>MRN</w:t>
      </w:r>
      <w:r w:rsidR="000C3311" w:rsidRPr="002746DC">
        <w:rPr>
          <w:rFonts w:ascii="Arial" w:hAnsi="Arial" w:cs="Arial"/>
          <w:spacing w:val="-10"/>
          <w:sz w:val="21"/>
          <w:szCs w:val="21"/>
          <w:rPrChange w:id="2153" w:author="De Jesus Borges, Thiago" w:date="2024-08-15T12:22:00Z" w16du:dateUtc="2024-08-15T16:22:00Z">
            <w:rPr>
              <w:rFonts w:ascii="Arial" w:hAnsi="Arial" w:cs="Arial"/>
              <w:spacing w:val="-10"/>
            </w:rPr>
          </w:rPrChange>
        </w:rPr>
        <w:t>_</w:t>
      </w:r>
      <w:r w:rsidRPr="002746DC">
        <w:rPr>
          <w:rFonts w:ascii="Arial" w:hAnsi="Arial" w:cs="Arial"/>
          <w:spacing w:val="-2"/>
          <w:sz w:val="21"/>
          <w:szCs w:val="21"/>
          <w:rPrChange w:id="2154" w:author="De Jesus Borges, Thiago" w:date="2024-08-15T12:22:00Z" w16du:dateUtc="2024-08-15T16:22:00Z">
            <w:rPr>
              <w:rFonts w:ascii="Arial" w:hAnsi="Arial" w:cs="Arial"/>
              <w:spacing w:val="-2"/>
            </w:rPr>
          </w:rPrChange>
        </w:rPr>
        <w:t>adapted</w:t>
      </w:r>
      <w:proofErr w:type="spellEnd"/>
      <w:r w:rsidR="00762F7E" w:rsidRPr="002746DC">
        <w:rPr>
          <w:rFonts w:ascii="Arial" w:hAnsi="Arial" w:cs="Arial"/>
          <w:spacing w:val="-2"/>
          <w:sz w:val="21"/>
          <w:szCs w:val="21"/>
          <w:rPrChange w:id="2155" w:author="De Jesus Borges, Thiago" w:date="2024-08-15T12:22:00Z" w16du:dateUtc="2024-08-15T16:22:00Z">
            <w:rPr>
              <w:rFonts w:ascii="Arial" w:hAnsi="Arial" w:cs="Arial"/>
              <w:spacing w:val="-2"/>
            </w:rPr>
          </w:rPrChange>
        </w:rPr>
        <w:t xml:space="preserve"> and </w:t>
      </w:r>
      <w:proofErr w:type="spellStart"/>
      <w:r w:rsidR="00762F7E" w:rsidRPr="002746DC">
        <w:rPr>
          <w:rFonts w:ascii="Arial" w:hAnsi="Arial" w:cs="Arial"/>
          <w:spacing w:val="-2"/>
          <w:sz w:val="21"/>
          <w:szCs w:val="21"/>
          <w:rPrChange w:id="2156" w:author="De Jesus Borges, Thiago" w:date="2024-08-15T12:22:00Z" w16du:dateUtc="2024-08-15T16:22:00Z">
            <w:rPr>
              <w:rFonts w:ascii="Arial" w:hAnsi="Arial" w:cs="Arial"/>
              <w:spacing w:val="-2"/>
            </w:rPr>
          </w:rPrChange>
        </w:rPr>
        <w:t>TMM</w:t>
      </w:r>
      <w:r w:rsidR="000C3311" w:rsidRPr="002746DC">
        <w:rPr>
          <w:rFonts w:ascii="Arial" w:hAnsi="Arial" w:cs="Arial"/>
          <w:spacing w:val="-2"/>
          <w:sz w:val="21"/>
          <w:szCs w:val="21"/>
          <w:rPrChange w:id="2157" w:author="De Jesus Borges, Thiago" w:date="2024-08-15T12:22:00Z" w16du:dateUtc="2024-08-15T16:22:00Z">
            <w:rPr>
              <w:rFonts w:ascii="Arial" w:hAnsi="Arial" w:cs="Arial"/>
              <w:spacing w:val="-2"/>
            </w:rPr>
          </w:rPrChange>
        </w:rPr>
        <w:t>_</w:t>
      </w:r>
      <w:r w:rsidR="00762F7E" w:rsidRPr="002746DC">
        <w:rPr>
          <w:rFonts w:ascii="Arial" w:hAnsi="Arial" w:cs="Arial"/>
          <w:spacing w:val="-2"/>
          <w:sz w:val="21"/>
          <w:szCs w:val="21"/>
          <w:rPrChange w:id="2158" w:author="De Jesus Borges, Thiago" w:date="2024-08-15T12:22:00Z" w16du:dateUtc="2024-08-15T16:22:00Z">
            <w:rPr>
              <w:rFonts w:ascii="Arial" w:hAnsi="Arial" w:cs="Arial"/>
              <w:spacing w:val="-2"/>
            </w:rPr>
          </w:rPrChange>
        </w:rPr>
        <w:t>adapted</w:t>
      </w:r>
      <w:proofErr w:type="spellEnd"/>
      <w:r w:rsidR="00762F7E" w:rsidRPr="002746DC">
        <w:rPr>
          <w:rFonts w:ascii="Arial" w:hAnsi="Arial" w:cs="Arial"/>
          <w:spacing w:val="-2"/>
          <w:sz w:val="21"/>
          <w:szCs w:val="21"/>
          <w:rPrChange w:id="2159" w:author="De Jesus Borges, Thiago" w:date="2024-08-15T12:22:00Z" w16du:dateUtc="2024-08-15T16:22:00Z">
            <w:rPr>
              <w:rFonts w:ascii="Arial" w:hAnsi="Arial" w:cs="Arial"/>
              <w:spacing w:val="-2"/>
            </w:rPr>
          </w:rPrChange>
        </w:rPr>
        <w:t>, we observe the distribution of the area under the ROC curve (AUC) reduce significantly in both the train and test datasets</w:t>
      </w:r>
      <w:r w:rsidRPr="002746DC">
        <w:rPr>
          <w:rFonts w:ascii="Arial" w:hAnsi="Arial" w:cs="Arial"/>
          <w:spacing w:val="22"/>
          <w:sz w:val="21"/>
          <w:szCs w:val="21"/>
          <w:rPrChange w:id="2160" w:author="De Jesus Borges, Thiago" w:date="2024-08-15T12:22:00Z" w16du:dateUtc="2024-08-15T16:22:00Z">
            <w:rPr>
              <w:rFonts w:ascii="Arial" w:hAnsi="Arial" w:cs="Arial"/>
              <w:spacing w:val="22"/>
            </w:rPr>
          </w:rPrChange>
        </w:rPr>
        <w:t xml:space="preserve"> </w:t>
      </w:r>
      <w:r w:rsidRPr="002746DC">
        <w:rPr>
          <w:rFonts w:ascii="Arial" w:hAnsi="Arial" w:cs="Arial"/>
          <w:sz w:val="21"/>
          <w:szCs w:val="21"/>
          <w:rPrChange w:id="2161" w:author="De Jesus Borges, Thiago" w:date="2024-08-15T12:22:00Z" w16du:dateUtc="2024-08-15T16:22:00Z">
            <w:rPr>
              <w:rFonts w:ascii="Arial" w:hAnsi="Arial" w:cs="Arial"/>
            </w:rPr>
          </w:rPrChange>
        </w:rPr>
        <w:t>(p-adjusted</w:t>
      </w:r>
      <w:r w:rsidRPr="002746DC">
        <w:rPr>
          <w:rFonts w:ascii="Arial" w:hAnsi="Arial" w:cs="Arial"/>
          <w:spacing w:val="22"/>
          <w:sz w:val="21"/>
          <w:szCs w:val="21"/>
          <w:rPrChange w:id="2162" w:author="De Jesus Borges, Thiago" w:date="2024-08-15T12:22:00Z" w16du:dateUtc="2024-08-15T16:22:00Z">
            <w:rPr>
              <w:rFonts w:ascii="Arial" w:hAnsi="Arial" w:cs="Arial"/>
              <w:spacing w:val="22"/>
            </w:rPr>
          </w:rPrChange>
        </w:rPr>
        <w:t xml:space="preserve"> </w:t>
      </w:r>
      <w:r w:rsidRPr="002746DC">
        <w:rPr>
          <w:rFonts w:ascii="Arial" w:hAnsi="Arial" w:cs="Arial"/>
          <w:i/>
          <w:sz w:val="21"/>
          <w:szCs w:val="21"/>
          <w:rPrChange w:id="2163" w:author="De Jesus Borges, Thiago" w:date="2024-08-15T12:22:00Z" w16du:dateUtc="2024-08-15T16:22:00Z">
            <w:rPr>
              <w:rFonts w:ascii="Arial" w:hAnsi="Arial" w:cs="Arial"/>
              <w:i/>
            </w:rPr>
          </w:rPrChange>
        </w:rPr>
        <w:t>≤</w:t>
      </w:r>
      <w:r w:rsidRPr="002746DC">
        <w:rPr>
          <w:rFonts w:ascii="Arial" w:hAnsi="Arial" w:cs="Arial"/>
          <w:i/>
          <w:spacing w:val="4"/>
          <w:sz w:val="21"/>
          <w:szCs w:val="21"/>
          <w:rPrChange w:id="2164" w:author="De Jesus Borges, Thiago" w:date="2024-08-15T12:22:00Z" w16du:dateUtc="2024-08-15T16:22:00Z">
            <w:rPr>
              <w:rFonts w:ascii="Arial" w:hAnsi="Arial" w:cs="Arial"/>
              <w:i/>
              <w:spacing w:val="4"/>
            </w:rPr>
          </w:rPrChange>
        </w:rPr>
        <w:t xml:space="preserve"> </w:t>
      </w:r>
      <w:r w:rsidRPr="002746DC">
        <w:rPr>
          <w:rFonts w:ascii="Arial" w:hAnsi="Arial" w:cs="Arial"/>
          <w:sz w:val="21"/>
          <w:szCs w:val="21"/>
          <w:rPrChange w:id="2165" w:author="De Jesus Borges, Thiago" w:date="2024-08-15T12:22:00Z" w16du:dateUtc="2024-08-15T16:22:00Z">
            <w:rPr>
              <w:rFonts w:ascii="Arial" w:hAnsi="Arial" w:cs="Arial"/>
            </w:rPr>
          </w:rPrChange>
        </w:rPr>
        <w:t>0.05</w:t>
      </w:r>
      <w:r w:rsidRPr="002746DC">
        <w:rPr>
          <w:rFonts w:ascii="Arial" w:hAnsi="Arial" w:cs="Arial"/>
          <w:spacing w:val="22"/>
          <w:sz w:val="21"/>
          <w:szCs w:val="21"/>
          <w:rPrChange w:id="2166" w:author="De Jesus Borges, Thiago" w:date="2024-08-15T12:22:00Z" w16du:dateUtc="2024-08-15T16:22:00Z">
            <w:rPr>
              <w:rFonts w:ascii="Arial" w:hAnsi="Arial" w:cs="Arial"/>
              <w:spacing w:val="22"/>
            </w:rPr>
          </w:rPrChange>
        </w:rPr>
        <w:t xml:space="preserve"> </w:t>
      </w:r>
      <w:r w:rsidRPr="002746DC">
        <w:rPr>
          <w:rFonts w:ascii="Arial" w:hAnsi="Arial" w:cs="Arial"/>
          <w:sz w:val="21"/>
          <w:szCs w:val="21"/>
          <w:rPrChange w:id="2167" w:author="De Jesus Borges, Thiago" w:date="2024-08-15T12:22:00Z" w16du:dateUtc="2024-08-15T16:22:00Z">
            <w:rPr>
              <w:rFonts w:ascii="Arial" w:hAnsi="Arial" w:cs="Arial"/>
            </w:rPr>
          </w:rPrChange>
        </w:rPr>
        <w:t>in</w:t>
      </w:r>
      <w:r w:rsidRPr="002746DC">
        <w:rPr>
          <w:rFonts w:ascii="Arial" w:hAnsi="Arial" w:cs="Arial"/>
          <w:spacing w:val="23"/>
          <w:sz w:val="21"/>
          <w:szCs w:val="21"/>
          <w:rPrChange w:id="2168"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2169" w:author="De Jesus Borges, Thiago" w:date="2024-08-15T12:22:00Z" w16du:dateUtc="2024-08-15T16:22:00Z">
            <w:rPr>
              <w:rFonts w:ascii="Arial" w:hAnsi="Arial" w:cs="Arial"/>
            </w:rPr>
          </w:rPrChange>
        </w:rPr>
        <w:t>Fig</w:t>
      </w:r>
      <w:r w:rsidRPr="002746DC">
        <w:rPr>
          <w:rFonts w:ascii="Arial" w:hAnsi="Arial" w:cs="Arial"/>
          <w:spacing w:val="22"/>
          <w:sz w:val="21"/>
          <w:szCs w:val="21"/>
          <w:rPrChange w:id="2170" w:author="De Jesus Borges, Thiago" w:date="2024-08-15T12:22:00Z" w16du:dateUtc="2024-08-15T16:22:00Z">
            <w:rPr>
              <w:rFonts w:ascii="Arial" w:hAnsi="Arial" w:cs="Arial"/>
              <w:spacing w:val="22"/>
            </w:rPr>
          </w:rPrChange>
        </w:rPr>
        <w:t xml:space="preserve"> </w:t>
      </w:r>
      <w:r w:rsidRPr="002746DC">
        <w:rPr>
          <w:rFonts w:ascii="Arial" w:hAnsi="Arial" w:cs="Arial"/>
          <w:spacing w:val="-4"/>
          <w:sz w:val="21"/>
          <w:szCs w:val="21"/>
          <w:rPrChange w:id="2171" w:author="De Jesus Borges, Thiago" w:date="2024-08-15T12:22:00Z" w16du:dateUtc="2024-08-15T16:22:00Z">
            <w:rPr>
              <w:rFonts w:ascii="Arial" w:hAnsi="Arial" w:cs="Arial"/>
              <w:spacing w:val="-4"/>
            </w:rPr>
          </w:rPrChange>
        </w:rPr>
        <w:t>5B).</w:t>
      </w:r>
      <w:r w:rsidR="00BC6327" w:rsidRPr="002746DC">
        <w:rPr>
          <w:rFonts w:ascii="Arial" w:hAnsi="Arial" w:cs="Arial"/>
          <w:spacing w:val="-4"/>
          <w:sz w:val="21"/>
          <w:szCs w:val="21"/>
          <w:rPrChange w:id="217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2173" w:author="De Jesus Borges, Thiago" w:date="2024-08-15T12:22:00Z" w16du:dateUtc="2024-08-15T16:22:00Z">
            <w:rPr>
              <w:rFonts w:ascii="Arial" w:hAnsi="Arial" w:cs="Arial"/>
            </w:rPr>
          </w:rPrChange>
        </w:rPr>
        <w:t>Therefore,</w:t>
      </w:r>
      <w:r w:rsidRPr="002746DC">
        <w:rPr>
          <w:rFonts w:ascii="Arial" w:hAnsi="Arial" w:cs="Arial"/>
          <w:spacing w:val="-3"/>
          <w:sz w:val="21"/>
          <w:szCs w:val="21"/>
          <w:rPrChange w:id="217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75" w:author="De Jesus Borges, Thiago" w:date="2024-08-15T12:22:00Z" w16du:dateUtc="2024-08-15T16:22:00Z">
            <w:rPr>
              <w:rFonts w:ascii="Arial" w:hAnsi="Arial" w:cs="Arial"/>
            </w:rPr>
          </w:rPrChange>
        </w:rPr>
        <w:t>they</w:t>
      </w:r>
      <w:r w:rsidRPr="002746DC">
        <w:rPr>
          <w:rFonts w:ascii="Arial" w:hAnsi="Arial" w:cs="Arial"/>
          <w:spacing w:val="-2"/>
          <w:sz w:val="21"/>
          <w:szCs w:val="21"/>
          <w:rPrChange w:id="217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2177" w:author="De Jesus Borges, Thiago" w:date="2024-08-15T12:22:00Z" w16du:dateUtc="2024-08-15T16:22:00Z">
            <w:rPr>
              <w:rFonts w:ascii="Arial" w:hAnsi="Arial" w:cs="Arial"/>
            </w:rPr>
          </w:rPrChange>
        </w:rPr>
        <w:t>should</w:t>
      </w:r>
      <w:r w:rsidRPr="002746DC">
        <w:rPr>
          <w:rFonts w:ascii="Arial" w:hAnsi="Arial" w:cs="Arial"/>
          <w:spacing w:val="-2"/>
          <w:sz w:val="21"/>
          <w:szCs w:val="21"/>
          <w:rPrChange w:id="2178"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2179" w:author="De Jesus Borges, Thiago" w:date="2024-08-15T12:22:00Z" w16du:dateUtc="2024-08-15T16:22:00Z">
            <w:rPr>
              <w:rFonts w:ascii="Arial" w:hAnsi="Arial" w:cs="Arial"/>
            </w:rPr>
          </w:rPrChange>
        </w:rPr>
        <w:t>not</w:t>
      </w:r>
      <w:r w:rsidRPr="002746DC">
        <w:rPr>
          <w:rFonts w:ascii="Arial" w:hAnsi="Arial" w:cs="Arial"/>
          <w:spacing w:val="-3"/>
          <w:sz w:val="21"/>
          <w:szCs w:val="21"/>
          <w:rPrChange w:id="218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81" w:author="De Jesus Borges, Thiago" w:date="2024-08-15T12:22:00Z" w16du:dateUtc="2024-08-15T16:22:00Z">
            <w:rPr>
              <w:rFonts w:ascii="Arial" w:hAnsi="Arial" w:cs="Arial"/>
            </w:rPr>
          </w:rPrChange>
        </w:rPr>
        <w:t>be</w:t>
      </w:r>
      <w:r w:rsidRPr="002746DC">
        <w:rPr>
          <w:rFonts w:ascii="Arial" w:hAnsi="Arial" w:cs="Arial"/>
          <w:spacing w:val="-2"/>
          <w:sz w:val="21"/>
          <w:szCs w:val="21"/>
          <w:rPrChange w:id="2182"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2183" w:author="De Jesus Borges, Thiago" w:date="2024-08-15T12:22:00Z" w16du:dateUtc="2024-08-15T16:22:00Z">
            <w:rPr>
              <w:rFonts w:ascii="Arial" w:hAnsi="Arial" w:cs="Arial"/>
            </w:rPr>
          </w:rPrChange>
        </w:rPr>
        <w:t>used</w:t>
      </w:r>
      <w:r w:rsidRPr="002746DC">
        <w:rPr>
          <w:rFonts w:ascii="Arial" w:hAnsi="Arial" w:cs="Arial"/>
          <w:spacing w:val="-3"/>
          <w:sz w:val="21"/>
          <w:szCs w:val="21"/>
          <w:rPrChange w:id="218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2185" w:author="De Jesus Borges, Thiago" w:date="2024-08-15T12:22:00Z" w16du:dateUtc="2024-08-15T16:22:00Z">
            <w:rPr>
              <w:rFonts w:ascii="Arial" w:hAnsi="Arial" w:cs="Arial"/>
            </w:rPr>
          </w:rPrChange>
        </w:rPr>
        <w:t>for</w:t>
      </w:r>
      <w:r w:rsidRPr="002746DC">
        <w:rPr>
          <w:rFonts w:ascii="Arial" w:hAnsi="Arial" w:cs="Arial"/>
          <w:spacing w:val="-2"/>
          <w:sz w:val="21"/>
          <w:szCs w:val="21"/>
          <w:rPrChange w:id="218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2187" w:author="De Jesus Borges, Thiago" w:date="2024-08-15T12:22:00Z" w16du:dateUtc="2024-08-15T16:22:00Z">
            <w:rPr>
              <w:rFonts w:ascii="Arial" w:hAnsi="Arial" w:cs="Arial"/>
            </w:rPr>
          </w:rPrChange>
        </w:rPr>
        <w:t>modeling</w:t>
      </w:r>
      <w:r w:rsidRPr="002746DC">
        <w:rPr>
          <w:rFonts w:ascii="Arial" w:hAnsi="Arial" w:cs="Arial"/>
          <w:spacing w:val="-2"/>
          <w:sz w:val="21"/>
          <w:szCs w:val="21"/>
          <w:rPrChange w:id="2188"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2189" w:author="De Jesus Borges, Thiago" w:date="2024-08-15T12:22:00Z" w16du:dateUtc="2024-08-15T16:22:00Z">
            <w:rPr>
              <w:rFonts w:ascii="Arial" w:hAnsi="Arial" w:cs="Arial"/>
            </w:rPr>
          </w:rPrChange>
        </w:rPr>
        <w:t>predictors</w:t>
      </w:r>
      <w:r w:rsidR="00762F7E" w:rsidRPr="002746DC">
        <w:rPr>
          <w:rFonts w:ascii="Arial" w:hAnsi="Arial" w:cs="Arial"/>
          <w:sz w:val="21"/>
          <w:szCs w:val="21"/>
          <w:rPrChange w:id="2190" w:author="De Jesus Borges, Thiago" w:date="2024-08-15T12:22:00Z" w16du:dateUtc="2024-08-15T16:22:00Z">
            <w:rPr>
              <w:rFonts w:ascii="Arial" w:hAnsi="Arial" w:cs="Arial"/>
            </w:rPr>
          </w:rPrChange>
        </w:rPr>
        <w:t xml:space="preserve"> but only in </w:t>
      </w:r>
      <w:r w:rsidR="002A6431" w:rsidRPr="002746DC">
        <w:rPr>
          <w:rFonts w:ascii="Arial" w:hAnsi="Arial" w:cs="Arial"/>
          <w:sz w:val="21"/>
          <w:szCs w:val="21"/>
          <w:rPrChange w:id="2191" w:author="De Jesus Borges, Thiago" w:date="2024-08-15T12:22:00Z" w16du:dateUtc="2024-08-15T16:22:00Z">
            <w:rPr>
              <w:rFonts w:ascii="Arial" w:hAnsi="Arial" w:cs="Arial"/>
            </w:rPr>
          </w:rPrChange>
        </w:rPr>
        <w:t>investigating</w:t>
      </w:r>
      <w:r w:rsidR="00762F7E" w:rsidRPr="002746DC">
        <w:rPr>
          <w:rFonts w:ascii="Arial" w:hAnsi="Arial" w:cs="Arial"/>
          <w:sz w:val="21"/>
          <w:szCs w:val="21"/>
          <w:rPrChange w:id="2192" w:author="De Jesus Borges, Thiago" w:date="2024-08-15T12:22:00Z" w16du:dateUtc="2024-08-15T16:22:00Z">
            <w:rPr>
              <w:rFonts w:ascii="Arial" w:hAnsi="Arial" w:cs="Arial"/>
            </w:rPr>
          </w:rPrChange>
        </w:rPr>
        <w:t xml:space="preserve"> differential expressions, in </w:t>
      </w:r>
      <w:r w:rsidRPr="002746DC">
        <w:rPr>
          <w:rFonts w:ascii="Arial" w:hAnsi="Arial" w:cs="Arial"/>
          <w:spacing w:val="-2"/>
          <w:sz w:val="21"/>
          <w:szCs w:val="21"/>
          <w:rPrChange w:id="2193" w:author="De Jesus Borges, Thiago" w:date="2024-08-15T12:22:00Z" w16du:dateUtc="2024-08-15T16:22:00Z">
            <w:rPr>
              <w:rFonts w:ascii="Arial" w:hAnsi="Arial" w:cs="Arial"/>
              <w:spacing w:val="-2"/>
            </w:rPr>
          </w:rPrChange>
        </w:rPr>
        <w:t>which data leakage is not a problem. Even our versions of</w:t>
      </w:r>
      <w:r w:rsidR="00BC6327" w:rsidRPr="002746DC">
        <w:rPr>
          <w:rFonts w:ascii="Arial" w:hAnsi="Arial" w:cs="Arial"/>
          <w:spacing w:val="-2"/>
          <w:sz w:val="21"/>
          <w:szCs w:val="21"/>
          <w:rPrChange w:id="2194" w:author="De Jesus Borges, Thiago" w:date="2024-08-15T12:22:00Z" w16du:dateUtc="2024-08-15T16:22:00Z">
            <w:rPr>
              <w:rFonts w:ascii="Arial" w:hAnsi="Arial" w:cs="Arial"/>
              <w:spacing w:val="-2"/>
            </w:rPr>
          </w:rPrChange>
        </w:rPr>
        <w:t xml:space="preserve"> </w:t>
      </w:r>
      <w:proofErr w:type="spellStart"/>
      <w:r w:rsidRPr="002746DC">
        <w:rPr>
          <w:rFonts w:ascii="Arial" w:hAnsi="Arial" w:cs="Arial"/>
          <w:sz w:val="21"/>
          <w:szCs w:val="21"/>
          <w:rPrChange w:id="2195" w:author="De Jesus Borges, Thiago" w:date="2024-08-15T12:22:00Z" w16du:dateUtc="2024-08-15T16:22:00Z">
            <w:rPr>
              <w:rFonts w:ascii="Arial" w:hAnsi="Arial" w:cs="Arial"/>
            </w:rPr>
          </w:rPrChange>
        </w:rPr>
        <w:t>MRN</w:t>
      </w:r>
      <w:r w:rsidR="000C3311" w:rsidRPr="002746DC">
        <w:rPr>
          <w:rFonts w:ascii="Arial" w:hAnsi="Arial" w:cs="Arial"/>
          <w:sz w:val="21"/>
          <w:szCs w:val="21"/>
          <w:rPrChange w:id="2196" w:author="De Jesus Borges, Thiago" w:date="2024-08-15T12:22:00Z" w16du:dateUtc="2024-08-15T16:22:00Z">
            <w:rPr>
              <w:rFonts w:ascii="Arial" w:hAnsi="Arial" w:cs="Arial"/>
            </w:rPr>
          </w:rPrChange>
        </w:rPr>
        <w:t>_</w:t>
      </w:r>
      <w:r w:rsidRPr="002746DC">
        <w:rPr>
          <w:rFonts w:ascii="Arial" w:hAnsi="Arial" w:cs="Arial"/>
          <w:sz w:val="21"/>
          <w:szCs w:val="21"/>
          <w:rPrChange w:id="2197" w:author="De Jesus Borges, Thiago" w:date="2024-08-15T12:22:00Z" w16du:dateUtc="2024-08-15T16:22:00Z">
            <w:rPr>
              <w:rFonts w:ascii="Arial" w:hAnsi="Arial" w:cs="Arial"/>
            </w:rPr>
          </w:rPrChange>
        </w:rPr>
        <w:t>adapted</w:t>
      </w:r>
      <w:proofErr w:type="spellEnd"/>
      <w:r w:rsidRPr="002746DC">
        <w:rPr>
          <w:rFonts w:ascii="Arial" w:hAnsi="Arial" w:cs="Arial"/>
          <w:spacing w:val="16"/>
          <w:sz w:val="21"/>
          <w:szCs w:val="21"/>
          <w:rPrChange w:id="2198"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199" w:author="De Jesus Borges, Thiago" w:date="2024-08-15T12:22:00Z" w16du:dateUtc="2024-08-15T16:22:00Z">
            <w:rPr>
              <w:rFonts w:ascii="Arial" w:hAnsi="Arial" w:cs="Arial"/>
            </w:rPr>
          </w:rPrChange>
        </w:rPr>
        <w:t>and</w:t>
      </w:r>
      <w:r w:rsidRPr="002746DC">
        <w:rPr>
          <w:rFonts w:ascii="Arial" w:hAnsi="Arial" w:cs="Arial"/>
          <w:spacing w:val="16"/>
          <w:sz w:val="21"/>
          <w:szCs w:val="21"/>
          <w:rPrChange w:id="2200" w:author="De Jesus Borges, Thiago" w:date="2024-08-15T12:22:00Z" w16du:dateUtc="2024-08-15T16:22:00Z">
            <w:rPr>
              <w:rFonts w:ascii="Arial" w:hAnsi="Arial" w:cs="Arial"/>
              <w:spacing w:val="16"/>
            </w:rPr>
          </w:rPrChange>
        </w:rPr>
        <w:t xml:space="preserve"> </w:t>
      </w:r>
      <w:proofErr w:type="spellStart"/>
      <w:r w:rsidRPr="002746DC">
        <w:rPr>
          <w:rFonts w:ascii="Arial" w:hAnsi="Arial" w:cs="Arial"/>
          <w:sz w:val="21"/>
          <w:szCs w:val="21"/>
          <w:rPrChange w:id="2201" w:author="De Jesus Borges, Thiago" w:date="2024-08-15T12:22:00Z" w16du:dateUtc="2024-08-15T16:22:00Z">
            <w:rPr>
              <w:rFonts w:ascii="Arial" w:hAnsi="Arial" w:cs="Arial"/>
            </w:rPr>
          </w:rPrChange>
        </w:rPr>
        <w:t>TMM</w:t>
      </w:r>
      <w:r w:rsidR="000C3311" w:rsidRPr="002746DC">
        <w:rPr>
          <w:rFonts w:ascii="Arial" w:hAnsi="Arial" w:cs="Arial"/>
          <w:sz w:val="21"/>
          <w:szCs w:val="21"/>
          <w:rPrChange w:id="2202" w:author="De Jesus Borges, Thiago" w:date="2024-08-15T12:22:00Z" w16du:dateUtc="2024-08-15T16:22:00Z">
            <w:rPr>
              <w:rFonts w:ascii="Arial" w:hAnsi="Arial" w:cs="Arial"/>
            </w:rPr>
          </w:rPrChange>
        </w:rPr>
        <w:t>_</w:t>
      </w:r>
      <w:r w:rsidRPr="002746DC">
        <w:rPr>
          <w:rFonts w:ascii="Arial" w:hAnsi="Arial" w:cs="Arial"/>
          <w:sz w:val="21"/>
          <w:szCs w:val="21"/>
          <w:rPrChange w:id="2203" w:author="De Jesus Borges, Thiago" w:date="2024-08-15T12:22:00Z" w16du:dateUtc="2024-08-15T16:22:00Z">
            <w:rPr>
              <w:rFonts w:ascii="Arial" w:hAnsi="Arial" w:cs="Arial"/>
            </w:rPr>
          </w:rPrChange>
        </w:rPr>
        <w:t>adapted</w:t>
      </w:r>
      <w:proofErr w:type="spellEnd"/>
      <w:r w:rsidRPr="002746DC">
        <w:rPr>
          <w:rFonts w:ascii="Arial" w:hAnsi="Arial" w:cs="Arial"/>
          <w:spacing w:val="16"/>
          <w:sz w:val="21"/>
          <w:szCs w:val="21"/>
          <w:rPrChange w:id="2204"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05" w:author="De Jesus Borges, Thiago" w:date="2024-08-15T12:22:00Z" w16du:dateUtc="2024-08-15T16:22:00Z">
            <w:rPr>
              <w:rFonts w:ascii="Arial" w:hAnsi="Arial" w:cs="Arial"/>
            </w:rPr>
          </w:rPrChange>
        </w:rPr>
        <w:t>should</w:t>
      </w:r>
      <w:r w:rsidRPr="002746DC">
        <w:rPr>
          <w:rFonts w:ascii="Arial" w:hAnsi="Arial" w:cs="Arial"/>
          <w:spacing w:val="16"/>
          <w:sz w:val="21"/>
          <w:szCs w:val="21"/>
          <w:rPrChange w:id="2206"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07" w:author="De Jesus Borges, Thiago" w:date="2024-08-15T12:22:00Z" w16du:dateUtc="2024-08-15T16:22:00Z">
            <w:rPr>
              <w:rFonts w:ascii="Arial" w:hAnsi="Arial" w:cs="Arial"/>
            </w:rPr>
          </w:rPrChange>
        </w:rPr>
        <w:t>be</w:t>
      </w:r>
      <w:r w:rsidRPr="002746DC">
        <w:rPr>
          <w:rFonts w:ascii="Arial" w:hAnsi="Arial" w:cs="Arial"/>
          <w:spacing w:val="16"/>
          <w:sz w:val="21"/>
          <w:szCs w:val="21"/>
          <w:rPrChange w:id="2208"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09" w:author="De Jesus Borges, Thiago" w:date="2024-08-15T12:22:00Z" w16du:dateUtc="2024-08-15T16:22:00Z">
            <w:rPr>
              <w:rFonts w:ascii="Arial" w:hAnsi="Arial" w:cs="Arial"/>
            </w:rPr>
          </w:rPrChange>
        </w:rPr>
        <w:t>avoided.</w:t>
      </w:r>
      <w:r w:rsidRPr="002746DC">
        <w:rPr>
          <w:rFonts w:ascii="Arial" w:hAnsi="Arial" w:cs="Arial"/>
          <w:spacing w:val="16"/>
          <w:sz w:val="21"/>
          <w:szCs w:val="21"/>
          <w:rPrChange w:id="2210"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11" w:author="De Jesus Borges, Thiago" w:date="2024-08-15T12:22:00Z" w16du:dateUtc="2024-08-15T16:22:00Z">
            <w:rPr>
              <w:rFonts w:ascii="Arial" w:hAnsi="Arial" w:cs="Arial"/>
            </w:rPr>
          </w:rPrChange>
        </w:rPr>
        <w:t>As</w:t>
      </w:r>
      <w:r w:rsidRPr="002746DC">
        <w:rPr>
          <w:rFonts w:ascii="Arial" w:hAnsi="Arial" w:cs="Arial"/>
          <w:spacing w:val="16"/>
          <w:sz w:val="21"/>
          <w:szCs w:val="21"/>
          <w:rPrChange w:id="2212"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13" w:author="De Jesus Borges, Thiago" w:date="2024-08-15T12:22:00Z" w16du:dateUtc="2024-08-15T16:22:00Z">
            <w:rPr>
              <w:rFonts w:ascii="Arial" w:hAnsi="Arial" w:cs="Arial"/>
            </w:rPr>
          </w:rPrChange>
        </w:rPr>
        <w:t>observed</w:t>
      </w:r>
      <w:r w:rsidRPr="002746DC">
        <w:rPr>
          <w:rFonts w:ascii="Arial" w:hAnsi="Arial" w:cs="Arial"/>
          <w:spacing w:val="16"/>
          <w:sz w:val="21"/>
          <w:szCs w:val="21"/>
          <w:rPrChange w:id="2214"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15" w:author="De Jesus Borges, Thiago" w:date="2024-08-15T12:22:00Z" w16du:dateUtc="2024-08-15T16:22:00Z">
            <w:rPr>
              <w:rFonts w:ascii="Arial" w:hAnsi="Arial" w:cs="Arial"/>
            </w:rPr>
          </w:rPrChange>
        </w:rPr>
        <w:t>in</w:t>
      </w:r>
      <w:r w:rsidRPr="002746DC">
        <w:rPr>
          <w:rFonts w:ascii="Arial" w:hAnsi="Arial" w:cs="Arial"/>
          <w:spacing w:val="16"/>
          <w:sz w:val="21"/>
          <w:szCs w:val="21"/>
          <w:rPrChange w:id="2216"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17" w:author="De Jesus Borges, Thiago" w:date="2024-08-15T12:22:00Z" w16du:dateUtc="2024-08-15T16:22:00Z">
            <w:rPr>
              <w:rFonts w:ascii="Arial" w:hAnsi="Arial" w:cs="Arial"/>
            </w:rPr>
          </w:rPrChange>
        </w:rPr>
        <w:t>Fig</w:t>
      </w:r>
      <w:r w:rsidRPr="002746DC">
        <w:rPr>
          <w:rFonts w:ascii="Arial" w:hAnsi="Arial" w:cs="Arial"/>
          <w:spacing w:val="16"/>
          <w:sz w:val="21"/>
          <w:szCs w:val="21"/>
          <w:rPrChange w:id="2218"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19" w:author="De Jesus Borges, Thiago" w:date="2024-08-15T12:22:00Z" w16du:dateUtc="2024-08-15T16:22:00Z">
            <w:rPr>
              <w:rFonts w:ascii="Arial" w:hAnsi="Arial" w:cs="Arial"/>
            </w:rPr>
          </w:rPrChange>
        </w:rPr>
        <w:t>5C-D,</w:t>
      </w:r>
      <w:r w:rsidRPr="002746DC">
        <w:rPr>
          <w:rFonts w:ascii="Arial" w:hAnsi="Arial" w:cs="Arial"/>
          <w:spacing w:val="16"/>
          <w:sz w:val="21"/>
          <w:szCs w:val="21"/>
          <w:rPrChange w:id="2220" w:author="De Jesus Borges, Thiago" w:date="2024-08-15T12:22:00Z" w16du:dateUtc="2024-08-15T16:22:00Z">
            <w:rPr>
              <w:rFonts w:ascii="Arial" w:hAnsi="Arial" w:cs="Arial"/>
              <w:spacing w:val="16"/>
            </w:rPr>
          </w:rPrChange>
        </w:rPr>
        <w:t xml:space="preserve"> </w:t>
      </w:r>
      <w:r w:rsidRPr="002746DC">
        <w:rPr>
          <w:rFonts w:ascii="Arial" w:hAnsi="Arial" w:cs="Arial"/>
          <w:sz w:val="21"/>
          <w:szCs w:val="21"/>
          <w:rPrChange w:id="2221" w:author="De Jesus Borges, Thiago" w:date="2024-08-15T12:22:00Z" w16du:dateUtc="2024-08-15T16:22:00Z">
            <w:rPr>
              <w:rFonts w:ascii="Arial" w:hAnsi="Arial" w:cs="Arial"/>
            </w:rPr>
          </w:rPrChange>
        </w:rPr>
        <w:t>the differences</w:t>
      </w:r>
      <w:r w:rsidRPr="002746DC">
        <w:rPr>
          <w:rFonts w:ascii="Arial" w:hAnsi="Arial" w:cs="Arial"/>
          <w:spacing w:val="23"/>
          <w:sz w:val="21"/>
          <w:szCs w:val="21"/>
          <w:rPrChange w:id="2222"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2223" w:author="De Jesus Borges, Thiago" w:date="2024-08-15T12:22:00Z" w16du:dateUtc="2024-08-15T16:22:00Z">
            <w:rPr>
              <w:rFonts w:ascii="Arial" w:hAnsi="Arial" w:cs="Arial"/>
            </w:rPr>
          </w:rPrChange>
        </w:rPr>
        <w:t>between</w:t>
      </w:r>
      <w:r w:rsidRPr="002746DC">
        <w:rPr>
          <w:rFonts w:ascii="Arial" w:hAnsi="Arial" w:cs="Arial"/>
          <w:spacing w:val="23"/>
          <w:sz w:val="21"/>
          <w:szCs w:val="21"/>
          <w:rPrChange w:id="2224"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2225" w:author="De Jesus Borges, Thiago" w:date="2024-08-15T12:22:00Z" w16du:dateUtc="2024-08-15T16:22:00Z">
            <w:rPr>
              <w:rFonts w:ascii="Arial" w:hAnsi="Arial" w:cs="Arial"/>
            </w:rPr>
          </w:rPrChange>
        </w:rPr>
        <w:t>AUC</w:t>
      </w:r>
      <w:r w:rsidR="00BC6327" w:rsidRPr="002746DC">
        <w:rPr>
          <w:rFonts w:ascii="Arial" w:hAnsi="Arial" w:cs="Arial"/>
          <w:sz w:val="21"/>
          <w:szCs w:val="21"/>
          <w:rPrChange w:id="2226" w:author="De Jesus Borges, Thiago" w:date="2024-08-15T12:22:00Z" w16du:dateUtc="2024-08-15T16:22:00Z">
            <w:rPr>
              <w:rFonts w:ascii="Arial" w:hAnsi="Arial" w:cs="Arial"/>
            </w:rPr>
          </w:rPrChange>
        </w:rPr>
        <w:t xml:space="preserve"> </w:t>
      </w:r>
      <w:r w:rsidRPr="002746DC">
        <w:rPr>
          <w:rFonts w:ascii="Arial" w:hAnsi="Arial" w:cs="Arial"/>
          <w:sz w:val="21"/>
          <w:szCs w:val="21"/>
          <w:rPrChange w:id="2227" w:author="De Jesus Borges, Thiago" w:date="2024-08-15T12:22:00Z" w16du:dateUtc="2024-08-15T16:22:00Z">
            <w:rPr>
              <w:rFonts w:ascii="Arial" w:hAnsi="Arial" w:cs="Arial"/>
            </w:rPr>
          </w:rPrChange>
        </w:rPr>
        <w:t>distributions</w:t>
      </w:r>
      <w:r w:rsidRPr="002746DC">
        <w:rPr>
          <w:rFonts w:ascii="Arial" w:hAnsi="Arial" w:cs="Arial"/>
          <w:spacing w:val="23"/>
          <w:sz w:val="21"/>
          <w:szCs w:val="21"/>
          <w:rPrChange w:id="2228" w:author="De Jesus Borges, Thiago" w:date="2024-08-15T12:22:00Z" w16du:dateUtc="2024-08-15T16:22:00Z">
            <w:rPr>
              <w:rFonts w:ascii="Arial" w:hAnsi="Arial" w:cs="Arial"/>
              <w:spacing w:val="23"/>
            </w:rPr>
          </w:rPrChange>
        </w:rPr>
        <w:t xml:space="preserve"> </w:t>
      </w:r>
      <w:r w:rsidRPr="002746DC">
        <w:rPr>
          <w:rFonts w:ascii="Arial" w:hAnsi="Arial" w:cs="Arial"/>
          <w:sz w:val="21"/>
          <w:szCs w:val="21"/>
          <w:rPrChange w:id="2229" w:author="De Jesus Borges, Thiago" w:date="2024-08-15T12:22:00Z" w16du:dateUtc="2024-08-15T16:22:00Z">
            <w:rPr>
              <w:rFonts w:ascii="Arial" w:hAnsi="Arial" w:cs="Arial"/>
            </w:rPr>
          </w:rPrChange>
        </w:rPr>
        <w:t>from</w:t>
      </w:r>
      <w:r w:rsidRPr="002746DC">
        <w:rPr>
          <w:rFonts w:ascii="Arial" w:hAnsi="Arial" w:cs="Arial"/>
          <w:spacing w:val="23"/>
          <w:sz w:val="21"/>
          <w:szCs w:val="21"/>
          <w:rPrChange w:id="2230" w:author="De Jesus Borges, Thiago" w:date="2024-08-15T12:22:00Z" w16du:dateUtc="2024-08-15T16:22:00Z">
            <w:rPr>
              <w:rFonts w:ascii="Arial" w:hAnsi="Arial" w:cs="Arial"/>
              <w:spacing w:val="23"/>
            </w:rPr>
          </w:rPrChange>
        </w:rPr>
        <w:t xml:space="preserve"> </w:t>
      </w:r>
      <w:r w:rsidR="00762F7E" w:rsidRPr="002746DC">
        <w:rPr>
          <w:rFonts w:ascii="Arial" w:hAnsi="Arial" w:cs="Arial"/>
          <w:sz w:val="21"/>
          <w:szCs w:val="21"/>
          <w:rPrChange w:id="2231" w:author="De Jesus Borges, Thiago" w:date="2024-08-15T12:22:00Z" w16du:dateUtc="2024-08-15T16:22:00Z">
            <w:rPr>
              <w:rFonts w:ascii="Arial" w:hAnsi="Arial" w:cs="Arial"/>
            </w:rPr>
          </w:rPrChange>
        </w:rPr>
        <w:t xml:space="preserve">the train to test data set have higher values, showing a reduction of around 0.4 in the AUC median between train and test for the </w:t>
      </w:r>
      <w:r w:rsidR="00BC6327" w:rsidRPr="002746DC">
        <w:rPr>
          <w:rFonts w:ascii="Arial" w:hAnsi="Arial" w:cs="Arial"/>
          <w:sz w:val="21"/>
          <w:szCs w:val="21"/>
          <w:rPrChange w:id="2232" w:author="De Jesus Borges, Thiago" w:date="2024-08-15T12:22:00Z" w16du:dateUtc="2024-08-15T16:22:00Z">
            <w:rPr>
              <w:rFonts w:ascii="Arial" w:hAnsi="Arial" w:cs="Arial"/>
            </w:rPr>
          </w:rPrChange>
        </w:rPr>
        <w:t>adapted</w:t>
      </w:r>
      <w:r w:rsidRPr="002746DC">
        <w:rPr>
          <w:rFonts w:ascii="Arial" w:hAnsi="Arial" w:cs="Arial"/>
          <w:sz w:val="21"/>
          <w:szCs w:val="21"/>
          <w:rPrChange w:id="2233" w:author="De Jesus Borges, Thiago" w:date="2024-08-15T12:22:00Z" w16du:dateUtc="2024-08-15T16:22:00Z">
            <w:rPr>
              <w:rFonts w:ascii="Arial" w:hAnsi="Arial" w:cs="Arial"/>
            </w:rPr>
          </w:rPrChange>
        </w:rPr>
        <w:t xml:space="preserve"> version of TMM and MRN. </w:t>
      </w:r>
      <w:r w:rsidR="008A7187">
        <w:rPr>
          <w:rFonts w:ascii="Arial" w:hAnsi="Arial" w:cs="Arial"/>
          <w:sz w:val="21"/>
          <w:szCs w:val="21"/>
        </w:rPr>
        <w:t>Conversely</w:t>
      </w:r>
      <w:r w:rsidRPr="002746DC">
        <w:rPr>
          <w:rFonts w:ascii="Arial" w:hAnsi="Arial" w:cs="Arial"/>
          <w:sz w:val="21"/>
          <w:szCs w:val="21"/>
          <w:rPrChange w:id="2234" w:author="De Jesus Borges, Thiago" w:date="2024-08-15T12:22:00Z" w16du:dateUtc="2024-08-15T16:22:00Z">
            <w:rPr>
              <w:rFonts w:ascii="Arial" w:hAnsi="Arial" w:cs="Arial"/>
            </w:rPr>
          </w:rPrChange>
        </w:rPr>
        <w:t xml:space="preserve">, the normalization based on </w:t>
      </w:r>
      <w:r w:rsidR="00762F7E" w:rsidRPr="002746DC">
        <w:rPr>
          <w:rFonts w:ascii="Arial" w:hAnsi="Arial" w:cs="Arial"/>
          <w:spacing w:val="-2"/>
          <w:sz w:val="21"/>
          <w:szCs w:val="21"/>
          <w:rPrChange w:id="2235" w:author="De Jesus Borges, Thiago" w:date="2024-08-15T12:22:00Z" w16du:dateUtc="2024-08-15T16:22:00Z">
            <w:rPr>
              <w:rFonts w:ascii="Arial" w:hAnsi="Arial" w:cs="Arial"/>
              <w:spacing w:val="-2"/>
            </w:rPr>
          </w:rPrChange>
        </w:rPr>
        <w:t xml:space="preserve">the arithmetic mean of </w:t>
      </w:r>
      <w:r w:rsidR="00762F7E" w:rsidRPr="008A7187">
        <w:rPr>
          <w:rFonts w:ascii="Arial" w:hAnsi="Arial" w:cs="Arial"/>
          <w:i/>
          <w:iCs/>
          <w:spacing w:val="-2"/>
          <w:sz w:val="21"/>
          <w:szCs w:val="21"/>
          <w:rPrChange w:id="2236" w:author="De Jesus Borges, Thiago" w:date="2024-08-16T17:03:00Z" w16du:dateUtc="2024-08-16T21:03:00Z">
            <w:rPr>
              <w:rFonts w:ascii="Arial" w:hAnsi="Arial" w:cs="Arial"/>
              <w:spacing w:val="-2"/>
            </w:rPr>
          </w:rPrChange>
        </w:rPr>
        <w:t>VPS28</w:t>
      </w:r>
      <w:r w:rsidR="00762F7E" w:rsidRPr="002746DC">
        <w:rPr>
          <w:rFonts w:ascii="Arial" w:hAnsi="Arial" w:cs="Arial"/>
          <w:spacing w:val="-2"/>
          <w:sz w:val="21"/>
          <w:szCs w:val="21"/>
          <w:rPrChange w:id="2237" w:author="De Jesus Borges, Thiago" w:date="2024-08-15T12:22:00Z" w16du:dateUtc="2024-08-15T16:22:00Z">
            <w:rPr>
              <w:rFonts w:ascii="Arial" w:hAnsi="Arial" w:cs="Arial"/>
              <w:spacing w:val="-2"/>
            </w:rPr>
          </w:rPrChange>
        </w:rPr>
        <w:t xml:space="preserve"> and </w:t>
      </w:r>
      <w:r w:rsidR="00762F7E" w:rsidRPr="008A7187">
        <w:rPr>
          <w:rFonts w:ascii="Arial" w:hAnsi="Arial" w:cs="Arial"/>
          <w:i/>
          <w:iCs/>
          <w:spacing w:val="-2"/>
          <w:sz w:val="21"/>
          <w:szCs w:val="21"/>
          <w:rPrChange w:id="2238" w:author="De Jesus Borges, Thiago" w:date="2024-08-16T17:03:00Z" w16du:dateUtc="2024-08-16T21:03:00Z">
            <w:rPr>
              <w:rFonts w:ascii="Arial" w:hAnsi="Arial" w:cs="Arial"/>
              <w:spacing w:val="-2"/>
            </w:rPr>
          </w:rPrChange>
        </w:rPr>
        <w:t>MT-CO1</w:t>
      </w:r>
      <w:r w:rsidR="00762F7E" w:rsidRPr="002746DC">
        <w:rPr>
          <w:rFonts w:ascii="Arial" w:hAnsi="Arial" w:cs="Arial"/>
          <w:spacing w:val="-2"/>
          <w:sz w:val="21"/>
          <w:szCs w:val="21"/>
          <w:rPrChange w:id="2239" w:author="De Jesus Borges, Thiago" w:date="2024-08-15T12:22:00Z" w16du:dateUtc="2024-08-15T16:22:00Z">
            <w:rPr>
              <w:rFonts w:ascii="Arial" w:hAnsi="Arial" w:cs="Arial"/>
              <w:spacing w:val="-2"/>
            </w:rPr>
          </w:rPrChange>
        </w:rPr>
        <w:t xml:space="preserve"> presented a reduction of </w:t>
      </w:r>
      <w:r w:rsidRPr="002746DC">
        <w:rPr>
          <w:rFonts w:ascii="Arial" w:hAnsi="Arial" w:cs="Arial"/>
          <w:spacing w:val="-2"/>
          <w:sz w:val="21"/>
          <w:szCs w:val="21"/>
          <w:rPrChange w:id="2240" w:author="De Jesus Borges, Thiago" w:date="2024-08-15T12:22:00Z" w16du:dateUtc="2024-08-15T16:22:00Z">
            <w:rPr>
              <w:rFonts w:ascii="Arial" w:hAnsi="Arial" w:cs="Arial"/>
              <w:spacing w:val="-2"/>
            </w:rPr>
          </w:rPrChange>
        </w:rPr>
        <w:t>around</w:t>
      </w:r>
      <w:r w:rsidRPr="002746DC">
        <w:rPr>
          <w:rFonts w:ascii="Arial" w:hAnsi="Arial" w:cs="Arial"/>
          <w:spacing w:val="-6"/>
          <w:sz w:val="21"/>
          <w:szCs w:val="21"/>
          <w:rPrChange w:id="224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42" w:author="De Jesus Borges, Thiago" w:date="2024-08-15T12:22:00Z" w16du:dateUtc="2024-08-15T16:22:00Z">
            <w:rPr>
              <w:rFonts w:ascii="Arial" w:hAnsi="Arial" w:cs="Arial"/>
              <w:spacing w:val="-2"/>
            </w:rPr>
          </w:rPrChange>
        </w:rPr>
        <w:t>0.2</w:t>
      </w:r>
      <w:r w:rsidRPr="002746DC">
        <w:rPr>
          <w:rFonts w:ascii="Arial" w:hAnsi="Arial" w:cs="Arial"/>
          <w:spacing w:val="-6"/>
          <w:sz w:val="21"/>
          <w:szCs w:val="21"/>
          <w:rPrChange w:id="224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44" w:author="De Jesus Borges, Thiago" w:date="2024-08-15T12:22:00Z" w16du:dateUtc="2024-08-15T16:22:00Z">
            <w:rPr>
              <w:rFonts w:ascii="Arial" w:hAnsi="Arial" w:cs="Arial"/>
              <w:spacing w:val="-2"/>
            </w:rPr>
          </w:rPrChange>
        </w:rPr>
        <w:t>(Fig</w:t>
      </w:r>
      <w:r w:rsidRPr="002746DC">
        <w:rPr>
          <w:rFonts w:ascii="Arial" w:hAnsi="Arial" w:cs="Arial"/>
          <w:spacing w:val="-6"/>
          <w:sz w:val="21"/>
          <w:szCs w:val="21"/>
          <w:rPrChange w:id="224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2246" w:author="De Jesus Borges, Thiago" w:date="2024-08-15T12:22:00Z" w16du:dateUtc="2024-08-15T16:22:00Z">
            <w:rPr>
              <w:rFonts w:ascii="Arial" w:hAnsi="Arial" w:cs="Arial"/>
              <w:spacing w:val="-2"/>
            </w:rPr>
          </w:rPrChange>
        </w:rPr>
        <w:t xml:space="preserve">5C-D). </w:t>
      </w:r>
      <w:r w:rsidR="008A7187">
        <w:rPr>
          <w:rFonts w:ascii="Arial" w:hAnsi="Arial" w:cs="Arial"/>
          <w:spacing w:val="-2"/>
          <w:sz w:val="21"/>
          <w:szCs w:val="21"/>
        </w:rPr>
        <w:t xml:space="preserve">Importantly, </w:t>
      </w:r>
      <w:r w:rsidR="008A7187">
        <w:rPr>
          <w:rFonts w:ascii="Arial" w:hAnsi="Arial" w:cs="Arial"/>
          <w:sz w:val="21"/>
          <w:szCs w:val="21"/>
        </w:rPr>
        <w:t>o</w:t>
      </w:r>
      <w:r w:rsidRPr="002746DC">
        <w:rPr>
          <w:rFonts w:ascii="Arial" w:hAnsi="Arial" w:cs="Arial"/>
          <w:sz w:val="21"/>
          <w:szCs w:val="21"/>
          <w:rPrChange w:id="2247" w:author="De Jesus Borges, Thiago" w:date="2024-08-15T12:22:00Z" w16du:dateUtc="2024-08-15T16:22:00Z">
            <w:rPr>
              <w:rFonts w:ascii="Arial" w:hAnsi="Arial" w:cs="Arial"/>
            </w:rPr>
          </w:rPrChange>
        </w:rPr>
        <w:t>ur</w:t>
      </w:r>
      <w:r w:rsidRPr="002746DC">
        <w:rPr>
          <w:rFonts w:ascii="Arial" w:hAnsi="Arial" w:cs="Arial"/>
          <w:spacing w:val="40"/>
          <w:sz w:val="21"/>
          <w:szCs w:val="21"/>
          <w:rPrChange w:id="2248"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49" w:author="De Jesus Borges, Thiago" w:date="2024-08-15T12:22:00Z" w16du:dateUtc="2024-08-15T16:22:00Z">
            <w:rPr>
              <w:rFonts w:ascii="Arial" w:hAnsi="Arial" w:cs="Arial"/>
            </w:rPr>
          </w:rPrChange>
        </w:rPr>
        <w:t>proposed</w:t>
      </w:r>
      <w:r w:rsidRPr="002746DC">
        <w:rPr>
          <w:rFonts w:ascii="Arial" w:hAnsi="Arial" w:cs="Arial"/>
          <w:spacing w:val="40"/>
          <w:sz w:val="21"/>
          <w:szCs w:val="21"/>
          <w:rPrChange w:id="2250"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51" w:author="De Jesus Borges, Thiago" w:date="2024-08-15T12:22:00Z" w16du:dateUtc="2024-08-15T16:22:00Z">
            <w:rPr>
              <w:rFonts w:ascii="Arial" w:hAnsi="Arial" w:cs="Arial"/>
            </w:rPr>
          </w:rPrChange>
        </w:rPr>
        <w:t>housekeeping</w:t>
      </w:r>
      <w:r w:rsidRPr="002746DC">
        <w:rPr>
          <w:rFonts w:ascii="Arial" w:hAnsi="Arial" w:cs="Arial"/>
          <w:spacing w:val="40"/>
          <w:sz w:val="21"/>
          <w:szCs w:val="21"/>
          <w:rPrChange w:id="2252"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53" w:author="De Jesus Borges, Thiago" w:date="2024-08-15T12:22:00Z" w16du:dateUtc="2024-08-15T16:22:00Z">
            <w:rPr>
              <w:rFonts w:ascii="Arial" w:hAnsi="Arial" w:cs="Arial"/>
            </w:rPr>
          </w:rPrChange>
        </w:rPr>
        <w:t>genes</w:t>
      </w:r>
      <w:r w:rsidRPr="002746DC">
        <w:rPr>
          <w:rFonts w:ascii="Arial" w:hAnsi="Arial" w:cs="Arial"/>
          <w:spacing w:val="40"/>
          <w:sz w:val="21"/>
          <w:szCs w:val="21"/>
          <w:rPrChange w:id="2254"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55" w:author="De Jesus Borges, Thiago" w:date="2024-08-15T12:22:00Z" w16du:dateUtc="2024-08-15T16:22:00Z">
            <w:rPr>
              <w:rFonts w:ascii="Arial" w:hAnsi="Arial" w:cs="Arial"/>
            </w:rPr>
          </w:rPrChange>
        </w:rPr>
        <w:t>normalization</w:t>
      </w:r>
      <w:r w:rsidRPr="002746DC">
        <w:rPr>
          <w:rFonts w:ascii="Arial" w:hAnsi="Arial" w:cs="Arial"/>
          <w:spacing w:val="40"/>
          <w:sz w:val="21"/>
          <w:szCs w:val="21"/>
          <w:rPrChange w:id="2256"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57" w:author="De Jesus Borges, Thiago" w:date="2024-08-15T12:22:00Z" w16du:dateUtc="2024-08-15T16:22:00Z">
            <w:rPr>
              <w:rFonts w:ascii="Arial" w:hAnsi="Arial" w:cs="Arial"/>
            </w:rPr>
          </w:rPrChange>
        </w:rPr>
        <w:t>performed</w:t>
      </w:r>
      <w:r w:rsidRPr="002746DC">
        <w:rPr>
          <w:rFonts w:ascii="Arial" w:hAnsi="Arial" w:cs="Arial"/>
          <w:spacing w:val="40"/>
          <w:sz w:val="21"/>
          <w:szCs w:val="21"/>
          <w:rPrChange w:id="2258"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59" w:author="De Jesus Borges, Thiago" w:date="2024-08-15T12:22:00Z" w16du:dateUtc="2024-08-15T16:22:00Z">
            <w:rPr>
              <w:rFonts w:ascii="Arial" w:hAnsi="Arial" w:cs="Arial"/>
            </w:rPr>
          </w:rPrChange>
        </w:rPr>
        <w:t>better</w:t>
      </w:r>
      <w:r w:rsidRPr="002746DC">
        <w:rPr>
          <w:rFonts w:ascii="Arial" w:hAnsi="Arial" w:cs="Arial"/>
          <w:spacing w:val="40"/>
          <w:sz w:val="21"/>
          <w:szCs w:val="21"/>
          <w:rPrChange w:id="2260"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61" w:author="De Jesus Borges, Thiago" w:date="2024-08-15T12:22:00Z" w16du:dateUtc="2024-08-15T16:22:00Z">
            <w:rPr>
              <w:rFonts w:ascii="Arial" w:hAnsi="Arial" w:cs="Arial"/>
            </w:rPr>
          </w:rPrChange>
        </w:rPr>
        <w:t>than</w:t>
      </w:r>
      <w:r w:rsidRPr="002746DC">
        <w:rPr>
          <w:rFonts w:ascii="Arial" w:hAnsi="Arial" w:cs="Arial"/>
          <w:spacing w:val="40"/>
          <w:sz w:val="21"/>
          <w:szCs w:val="21"/>
          <w:rPrChange w:id="2262"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2263" w:author="De Jesus Borges, Thiago" w:date="2024-08-15T12:22:00Z" w16du:dateUtc="2024-08-15T16:22:00Z">
            <w:rPr>
              <w:rFonts w:ascii="Arial" w:hAnsi="Arial" w:cs="Arial"/>
            </w:rPr>
          </w:rPrChange>
        </w:rPr>
        <w:t xml:space="preserve">both </w:t>
      </w:r>
      <w:proofErr w:type="spellStart"/>
      <w:r w:rsidRPr="002746DC">
        <w:rPr>
          <w:rFonts w:ascii="Arial" w:hAnsi="Arial" w:cs="Arial"/>
          <w:sz w:val="21"/>
          <w:szCs w:val="21"/>
          <w:rPrChange w:id="2264" w:author="De Jesus Borges, Thiago" w:date="2024-08-15T12:22:00Z" w16du:dateUtc="2024-08-15T16:22:00Z">
            <w:rPr>
              <w:rFonts w:ascii="Arial" w:hAnsi="Arial" w:cs="Arial"/>
            </w:rPr>
          </w:rPrChange>
        </w:rPr>
        <w:t>MRN</w:t>
      </w:r>
      <w:r w:rsidR="004B2128">
        <w:rPr>
          <w:rFonts w:ascii="Arial" w:hAnsi="Arial" w:cs="Arial"/>
          <w:sz w:val="21"/>
          <w:szCs w:val="21"/>
        </w:rPr>
        <w:t>_</w:t>
      </w:r>
      <w:r w:rsidRPr="004B2128">
        <w:rPr>
          <w:rFonts w:ascii="Arial" w:hAnsi="Arial" w:cs="Arial"/>
          <w:sz w:val="21"/>
          <w:szCs w:val="21"/>
        </w:rPr>
        <w:t>adapted</w:t>
      </w:r>
      <w:proofErr w:type="spellEnd"/>
      <w:r w:rsidRPr="004B2128">
        <w:rPr>
          <w:rFonts w:ascii="Arial" w:hAnsi="Arial" w:cs="Arial"/>
          <w:spacing w:val="20"/>
          <w:sz w:val="21"/>
          <w:szCs w:val="21"/>
        </w:rPr>
        <w:t xml:space="preserve"> </w:t>
      </w:r>
      <w:r w:rsidRPr="004B2128">
        <w:rPr>
          <w:rFonts w:ascii="Arial" w:hAnsi="Arial" w:cs="Arial"/>
          <w:sz w:val="21"/>
          <w:szCs w:val="21"/>
        </w:rPr>
        <w:t>and</w:t>
      </w:r>
      <w:r w:rsidRPr="004B2128">
        <w:rPr>
          <w:rFonts w:ascii="Arial" w:hAnsi="Arial" w:cs="Arial"/>
          <w:spacing w:val="20"/>
          <w:sz w:val="21"/>
          <w:szCs w:val="21"/>
        </w:rPr>
        <w:t xml:space="preserve"> </w:t>
      </w:r>
      <w:proofErr w:type="spellStart"/>
      <w:r w:rsidRPr="004B2128">
        <w:rPr>
          <w:rFonts w:ascii="Arial" w:hAnsi="Arial" w:cs="Arial"/>
          <w:sz w:val="21"/>
          <w:szCs w:val="21"/>
        </w:rPr>
        <w:t>TMM</w:t>
      </w:r>
      <w:r w:rsidR="004B2128">
        <w:rPr>
          <w:rFonts w:ascii="Arial" w:hAnsi="Arial" w:cs="Arial"/>
          <w:sz w:val="21"/>
          <w:szCs w:val="21"/>
        </w:rPr>
        <w:t>_</w:t>
      </w:r>
      <w:r w:rsidRPr="002746DC">
        <w:rPr>
          <w:rFonts w:ascii="Arial" w:hAnsi="Arial" w:cs="Arial"/>
          <w:sz w:val="21"/>
          <w:szCs w:val="21"/>
          <w:rPrChange w:id="2265" w:author="De Jesus Borges, Thiago" w:date="2024-08-15T12:22:00Z" w16du:dateUtc="2024-08-15T16:22:00Z">
            <w:rPr>
              <w:rFonts w:ascii="Arial" w:hAnsi="Arial" w:cs="Arial"/>
            </w:rPr>
          </w:rPrChange>
        </w:rPr>
        <w:t>adapted</w:t>
      </w:r>
      <w:proofErr w:type="spellEnd"/>
      <w:r w:rsidRPr="002746DC">
        <w:rPr>
          <w:rFonts w:ascii="Arial" w:hAnsi="Arial" w:cs="Arial"/>
          <w:sz w:val="21"/>
          <w:szCs w:val="21"/>
          <w:rPrChange w:id="2266" w:author="De Jesus Borges, Thiago" w:date="2024-08-15T12:22:00Z" w16du:dateUtc="2024-08-15T16:22:00Z">
            <w:rPr>
              <w:rFonts w:ascii="Arial" w:hAnsi="Arial" w:cs="Arial"/>
            </w:rPr>
          </w:rPrChange>
        </w:rPr>
        <w:t>,</w:t>
      </w:r>
      <w:r w:rsidRPr="002746DC">
        <w:rPr>
          <w:rFonts w:ascii="Arial" w:hAnsi="Arial" w:cs="Arial"/>
          <w:spacing w:val="20"/>
          <w:sz w:val="21"/>
          <w:szCs w:val="21"/>
          <w:rPrChange w:id="2267"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68" w:author="De Jesus Borges, Thiago" w:date="2024-08-15T12:22:00Z" w16du:dateUtc="2024-08-15T16:22:00Z">
            <w:rPr>
              <w:rFonts w:ascii="Arial" w:hAnsi="Arial" w:cs="Arial"/>
            </w:rPr>
          </w:rPrChange>
        </w:rPr>
        <w:t>delivering</w:t>
      </w:r>
      <w:r w:rsidRPr="002746DC">
        <w:rPr>
          <w:rFonts w:ascii="Arial" w:hAnsi="Arial" w:cs="Arial"/>
          <w:spacing w:val="20"/>
          <w:sz w:val="21"/>
          <w:szCs w:val="21"/>
          <w:rPrChange w:id="2269"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70" w:author="De Jesus Borges, Thiago" w:date="2024-08-15T12:22:00Z" w16du:dateUtc="2024-08-15T16:22:00Z">
            <w:rPr>
              <w:rFonts w:ascii="Arial" w:hAnsi="Arial" w:cs="Arial"/>
            </w:rPr>
          </w:rPrChange>
        </w:rPr>
        <w:t>a</w:t>
      </w:r>
      <w:r w:rsidRPr="002746DC">
        <w:rPr>
          <w:rFonts w:ascii="Arial" w:hAnsi="Arial" w:cs="Arial"/>
          <w:spacing w:val="20"/>
          <w:sz w:val="21"/>
          <w:szCs w:val="21"/>
          <w:rPrChange w:id="2271"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72" w:author="De Jesus Borges, Thiago" w:date="2024-08-15T12:22:00Z" w16du:dateUtc="2024-08-15T16:22:00Z">
            <w:rPr>
              <w:rFonts w:ascii="Arial" w:hAnsi="Arial" w:cs="Arial"/>
            </w:rPr>
          </w:rPrChange>
        </w:rPr>
        <w:t>statistically</w:t>
      </w:r>
      <w:r w:rsidRPr="002746DC">
        <w:rPr>
          <w:rFonts w:ascii="Arial" w:hAnsi="Arial" w:cs="Arial"/>
          <w:spacing w:val="20"/>
          <w:sz w:val="21"/>
          <w:szCs w:val="21"/>
          <w:rPrChange w:id="2273"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74" w:author="De Jesus Borges, Thiago" w:date="2024-08-15T12:22:00Z" w16du:dateUtc="2024-08-15T16:22:00Z">
            <w:rPr>
              <w:rFonts w:ascii="Arial" w:hAnsi="Arial" w:cs="Arial"/>
            </w:rPr>
          </w:rPrChange>
        </w:rPr>
        <w:t>higher</w:t>
      </w:r>
      <w:r w:rsidRPr="002746DC">
        <w:rPr>
          <w:rFonts w:ascii="Arial" w:hAnsi="Arial" w:cs="Arial"/>
          <w:spacing w:val="20"/>
          <w:sz w:val="21"/>
          <w:szCs w:val="21"/>
          <w:rPrChange w:id="2275"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76" w:author="De Jesus Borges, Thiago" w:date="2024-08-15T12:22:00Z" w16du:dateUtc="2024-08-15T16:22:00Z">
            <w:rPr>
              <w:rFonts w:ascii="Arial" w:hAnsi="Arial" w:cs="Arial"/>
            </w:rPr>
          </w:rPrChange>
        </w:rPr>
        <w:t>AUC</w:t>
      </w:r>
      <w:r w:rsidRPr="002746DC">
        <w:rPr>
          <w:rFonts w:ascii="Arial" w:hAnsi="Arial" w:cs="Arial"/>
          <w:spacing w:val="20"/>
          <w:sz w:val="21"/>
          <w:szCs w:val="21"/>
          <w:rPrChange w:id="2277"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78" w:author="De Jesus Borges, Thiago" w:date="2024-08-15T12:22:00Z" w16du:dateUtc="2024-08-15T16:22:00Z">
            <w:rPr>
              <w:rFonts w:ascii="Arial" w:hAnsi="Arial" w:cs="Arial"/>
            </w:rPr>
          </w:rPrChange>
        </w:rPr>
        <w:t>in</w:t>
      </w:r>
      <w:r w:rsidRPr="002746DC">
        <w:rPr>
          <w:rFonts w:ascii="Arial" w:hAnsi="Arial" w:cs="Arial"/>
          <w:spacing w:val="20"/>
          <w:sz w:val="21"/>
          <w:szCs w:val="21"/>
          <w:rPrChange w:id="2279" w:author="De Jesus Borges, Thiago" w:date="2024-08-15T12:22:00Z" w16du:dateUtc="2024-08-15T16:22:00Z">
            <w:rPr>
              <w:rFonts w:ascii="Arial" w:hAnsi="Arial" w:cs="Arial"/>
              <w:spacing w:val="20"/>
            </w:rPr>
          </w:rPrChange>
        </w:rPr>
        <w:t xml:space="preserve"> </w:t>
      </w:r>
      <w:r w:rsidRPr="002746DC">
        <w:rPr>
          <w:rFonts w:ascii="Arial" w:hAnsi="Arial" w:cs="Arial"/>
          <w:sz w:val="21"/>
          <w:szCs w:val="21"/>
          <w:rPrChange w:id="2280" w:author="De Jesus Borges, Thiago" w:date="2024-08-15T12:22:00Z" w16du:dateUtc="2024-08-15T16:22:00Z">
            <w:rPr>
              <w:rFonts w:ascii="Arial" w:hAnsi="Arial" w:cs="Arial"/>
            </w:rPr>
          </w:rPrChange>
        </w:rPr>
        <w:t>training and</w:t>
      </w:r>
      <w:r w:rsidRPr="002746DC">
        <w:rPr>
          <w:rFonts w:ascii="Arial" w:hAnsi="Arial" w:cs="Arial"/>
          <w:spacing w:val="12"/>
          <w:sz w:val="21"/>
          <w:szCs w:val="21"/>
          <w:rPrChange w:id="228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82" w:author="De Jesus Borges, Thiago" w:date="2024-08-15T12:22:00Z" w16du:dateUtc="2024-08-15T16:22:00Z">
            <w:rPr>
              <w:rFonts w:ascii="Arial" w:hAnsi="Arial" w:cs="Arial"/>
            </w:rPr>
          </w:rPrChange>
        </w:rPr>
        <w:t>testing</w:t>
      </w:r>
      <w:r w:rsidRPr="002746DC">
        <w:rPr>
          <w:rFonts w:ascii="Arial" w:hAnsi="Arial" w:cs="Arial"/>
          <w:spacing w:val="12"/>
          <w:sz w:val="21"/>
          <w:szCs w:val="21"/>
          <w:rPrChange w:id="228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84" w:author="De Jesus Borges, Thiago" w:date="2024-08-15T12:22:00Z" w16du:dateUtc="2024-08-15T16:22:00Z">
            <w:rPr>
              <w:rFonts w:ascii="Arial" w:hAnsi="Arial" w:cs="Arial"/>
            </w:rPr>
          </w:rPrChange>
        </w:rPr>
        <w:t>datasets</w:t>
      </w:r>
      <w:r w:rsidRPr="002746DC">
        <w:rPr>
          <w:rFonts w:ascii="Arial" w:hAnsi="Arial" w:cs="Arial"/>
          <w:spacing w:val="12"/>
          <w:sz w:val="21"/>
          <w:szCs w:val="21"/>
          <w:rPrChange w:id="228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86" w:author="De Jesus Borges, Thiago" w:date="2024-08-15T12:22:00Z" w16du:dateUtc="2024-08-15T16:22:00Z">
            <w:rPr>
              <w:rFonts w:ascii="Arial" w:hAnsi="Arial" w:cs="Arial"/>
            </w:rPr>
          </w:rPrChange>
        </w:rPr>
        <w:t>(Fig</w:t>
      </w:r>
      <w:r w:rsidRPr="002746DC">
        <w:rPr>
          <w:rFonts w:ascii="Arial" w:hAnsi="Arial" w:cs="Arial"/>
          <w:spacing w:val="12"/>
          <w:sz w:val="21"/>
          <w:szCs w:val="21"/>
          <w:rPrChange w:id="228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88" w:author="De Jesus Borges, Thiago" w:date="2024-08-15T12:22:00Z" w16du:dateUtc="2024-08-15T16:22:00Z">
            <w:rPr>
              <w:rFonts w:ascii="Arial" w:hAnsi="Arial" w:cs="Arial"/>
            </w:rPr>
          </w:rPrChange>
        </w:rPr>
        <w:t>5A-B)</w:t>
      </w:r>
      <w:r w:rsidR="002A6431" w:rsidRPr="002746DC">
        <w:rPr>
          <w:rFonts w:ascii="Arial" w:hAnsi="Arial" w:cs="Arial"/>
          <w:sz w:val="21"/>
          <w:szCs w:val="21"/>
          <w:rPrChange w:id="2289" w:author="De Jesus Borges, Thiago" w:date="2024-08-15T12:22:00Z" w16du:dateUtc="2024-08-15T16:22:00Z">
            <w:rPr>
              <w:rFonts w:ascii="Arial" w:hAnsi="Arial" w:cs="Arial"/>
            </w:rPr>
          </w:rPrChange>
        </w:rPr>
        <w:t xml:space="preserve"> and</w:t>
      </w:r>
      <w:r w:rsidRPr="002746DC">
        <w:rPr>
          <w:rFonts w:ascii="Arial" w:hAnsi="Arial" w:cs="Arial"/>
          <w:spacing w:val="12"/>
          <w:sz w:val="21"/>
          <w:szCs w:val="21"/>
          <w:rPrChange w:id="229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91" w:author="De Jesus Borges, Thiago" w:date="2024-08-15T12:22:00Z" w16du:dateUtc="2024-08-15T16:22:00Z">
            <w:rPr>
              <w:rFonts w:ascii="Arial" w:hAnsi="Arial" w:cs="Arial"/>
            </w:rPr>
          </w:rPrChange>
        </w:rPr>
        <w:t>a</w:t>
      </w:r>
      <w:r w:rsidRPr="002746DC">
        <w:rPr>
          <w:rFonts w:ascii="Arial" w:hAnsi="Arial" w:cs="Arial"/>
          <w:spacing w:val="12"/>
          <w:sz w:val="21"/>
          <w:szCs w:val="21"/>
          <w:rPrChange w:id="229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93" w:author="De Jesus Borges, Thiago" w:date="2024-08-15T12:22:00Z" w16du:dateUtc="2024-08-15T16:22:00Z">
            <w:rPr>
              <w:rFonts w:ascii="Arial" w:hAnsi="Arial" w:cs="Arial"/>
            </w:rPr>
          </w:rPrChange>
        </w:rPr>
        <w:t>low</w:t>
      </w:r>
      <w:r w:rsidRPr="002746DC">
        <w:rPr>
          <w:rFonts w:ascii="Arial" w:hAnsi="Arial" w:cs="Arial"/>
          <w:spacing w:val="12"/>
          <w:sz w:val="21"/>
          <w:szCs w:val="21"/>
          <w:rPrChange w:id="229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95" w:author="De Jesus Borges, Thiago" w:date="2024-08-15T12:22:00Z" w16du:dateUtc="2024-08-15T16:22:00Z">
            <w:rPr>
              <w:rFonts w:ascii="Arial" w:hAnsi="Arial" w:cs="Arial"/>
            </w:rPr>
          </w:rPrChange>
        </w:rPr>
        <w:t>AUC</w:t>
      </w:r>
      <w:r w:rsidRPr="002746DC">
        <w:rPr>
          <w:rFonts w:ascii="Arial" w:hAnsi="Arial" w:cs="Arial"/>
          <w:spacing w:val="12"/>
          <w:sz w:val="21"/>
          <w:szCs w:val="21"/>
          <w:rPrChange w:id="229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97" w:author="De Jesus Borges, Thiago" w:date="2024-08-15T12:22:00Z" w16du:dateUtc="2024-08-15T16:22:00Z">
            <w:rPr>
              <w:rFonts w:ascii="Arial" w:hAnsi="Arial" w:cs="Arial"/>
            </w:rPr>
          </w:rPrChange>
        </w:rPr>
        <w:t>difference</w:t>
      </w:r>
      <w:r w:rsidRPr="002746DC">
        <w:rPr>
          <w:rFonts w:ascii="Arial" w:hAnsi="Arial" w:cs="Arial"/>
          <w:spacing w:val="12"/>
          <w:sz w:val="21"/>
          <w:szCs w:val="21"/>
          <w:rPrChange w:id="229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299" w:author="De Jesus Borges, Thiago" w:date="2024-08-15T12:22:00Z" w16du:dateUtc="2024-08-15T16:22:00Z">
            <w:rPr>
              <w:rFonts w:ascii="Arial" w:hAnsi="Arial" w:cs="Arial"/>
            </w:rPr>
          </w:rPrChange>
        </w:rPr>
        <w:t>between</w:t>
      </w:r>
      <w:r w:rsidRPr="002746DC">
        <w:rPr>
          <w:rFonts w:ascii="Arial" w:hAnsi="Arial" w:cs="Arial"/>
          <w:spacing w:val="12"/>
          <w:sz w:val="21"/>
          <w:szCs w:val="21"/>
          <w:rPrChange w:id="230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301" w:author="De Jesus Borges, Thiago" w:date="2024-08-15T12:22:00Z" w16du:dateUtc="2024-08-15T16:22:00Z">
            <w:rPr>
              <w:rFonts w:ascii="Arial" w:hAnsi="Arial" w:cs="Arial"/>
            </w:rPr>
          </w:rPrChange>
        </w:rPr>
        <w:t>train</w:t>
      </w:r>
      <w:r w:rsidRPr="002746DC">
        <w:rPr>
          <w:rFonts w:ascii="Arial" w:hAnsi="Arial" w:cs="Arial"/>
          <w:spacing w:val="12"/>
          <w:sz w:val="21"/>
          <w:szCs w:val="21"/>
          <w:rPrChange w:id="230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303" w:author="De Jesus Borges, Thiago" w:date="2024-08-15T12:22:00Z" w16du:dateUtc="2024-08-15T16:22:00Z">
            <w:rPr>
              <w:rFonts w:ascii="Arial" w:hAnsi="Arial" w:cs="Arial"/>
            </w:rPr>
          </w:rPrChange>
        </w:rPr>
        <w:t>and test</w:t>
      </w:r>
      <w:r w:rsidRPr="002746DC">
        <w:rPr>
          <w:rFonts w:ascii="Arial" w:hAnsi="Arial" w:cs="Arial"/>
          <w:spacing w:val="-6"/>
          <w:sz w:val="21"/>
          <w:szCs w:val="21"/>
          <w:rPrChange w:id="230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05" w:author="De Jesus Borges, Thiago" w:date="2024-08-15T12:22:00Z" w16du:dateUtc="2024-08-15T16:22:00Z">
            <w:rPr>
              <w:rFonts w:ascii="Arial" w:hAnsi="Arial" w:cs="Arial"/>
            </w:rPr>
          </w:rPrChange>
        </w:rPr>
        <w:t>results</w:t>
      </w:r>
      <w:r w:rsidRPr="002746DC">
        <w:rPr>
          <w:rFonts w:ascii="Arial" w:hAnsi="Arial" w:cs="Arial"/>
          <w:spacing w:val="-6"/>
          <w:sz w:val="21"/>
          <w:szCs w:val="21"/>
          <w:rPrChange w:id="230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07" w:author="De Jesus Borges, Thiago" w:date="2024-08-15T12:22:00Z" w16du:dateUtc="2024-08-15T16:22:00Z">
            <w:rPr>
              <w:rFonts w:ascii="Arial" w:hAnsi="Arial" w:cs="Arial"/>
            </w:rPr>
          </w:rPrChange>
        </w:rPr>
        <w:t>(Fig</w:t>
      </w:r>
      <w:r w:rsidRPr="002746DC">
        <w:rPr>
          <w:rFonts w:ascii="Arial" w:hAnsi="Arial" w:cs="Arial"/>
          <w:spacing w:val="-6"/>
          <w:sz w:val="21"/>
          <w:szCs w:val="21"/>
          <w:rPrChange w:id="230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09" w:author="De Jesus Borges, Thiago" w:date="2024-08-15T12:22:00Z" w16du:dateUtc="2024-08-15T16:22:00Z">
            <w:rPr>
              <w:rFonts w:ascii="Arial" w:hAnsi="Arial" w:cs="Arial"/>
            </w:rPr>
          </w:rPrChange>
        </w:rPr>
        <w:t>5C-D).</w:t>
      </w:r>
      <w:r w:rsidRPr="002746DC">
        <w:rPr>
          <w:rFonts w:ascii="Arial" w:hAnsi="Arial" w:cs="Arial"/>
          <w:spacing w:val="-6"/>
          <w:sz w:val="21"/>
          <w:szCs w:val="21"/>
          <w:rPrChange w:id="231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11" w:author="De Jesus Borges, Thiago" w:date="2024-08-15T12:22:00Z" w16du:dateUtc="2024-08-15T16:22:00Z">
            <w:rPr>
              <w:rFonts w:ascii="Arial" w:hAnsi="Arial" w:cs="Arial"/>
            </w:rPr>
          </w:rPrChange>
        </w:rPr>
        <w:t>When</w:t>
      </w:r>
      <w:r w:rsidRPr="002746DC">
        <w:rPr>
          <w:rFonts w:ascii="Arial" w:hAnsi="Arial" w:cs="Arial"/>
          <w:spacing w:val="-6"/>
          <w:sz w:val="21"/>
          <w:szCs w:val="21"/>
          <w:rPrChange w:id="231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13" w:author="De Jesus Borges, Thiago" w:date="2024-08-15T12:22:00Z" w16du:dateUtc="2024-08-15T16:22:00Z">
            <w:rPr>
              <w:rFonts w:ascii="Arial" w:hAnsi="Arial" w:cs="Arial"/>
            </w:rPr>
          </w:rPrChange>
        </w:rPr>
        <w:t>we</w:t>
      </w:r>
      <w:r w:rsidRPr="002746DC">
        <w:rPr>
          <w:rFonts w:ascii="Arial" w:hAnsi="Arial" w:cs="Arial"/>
          <w:spacing w:val="-6"/>
          <w:sz w:val="21"/>
          <w:szCs w:val="21"/>
          <w:rPrChange w:id="231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15" w:author="De Jesus Borges, Thiago" w:date="2024-08-15T12:22:00Z" w16du:dateUtc="2024-08-15T16:22:00Z">
            <w:rPr>
              <w:rFonts w:ascii="Arial" w:hAnsi="Arial" w:cs="Arial"/>
            </w:rPr>
          </w:rPrChange>
        </w:rPr>
        <w:t>compare</w:t>
      </w:r>
      <w:r w:rsidRPr="002746DC">
        <w:rPr>
          <w:rFonts w:ascii="Arial" w:hAnsi="Arial" w:cs="Arial"/>
          <w:spacing w:val="-6"/>
          <w:sz w:val="21"/>
          <w:szCs w:val="21"/>
          <w:rPrChange w:id="231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17" w:author="De Jesus Borges, Thiago" w:date="2024-08-15T12:22:00Z" w16du:dateUtc="2024-08-15T16:22:00Z">
            <w:rPr>
              <w:rFonts w:ascii="Arial" w:hAnsi="Arial" w:cs="Arial"/>
            </w:rPr>
          </w:rPrChange>
        </w:rPr>
        <w:t>the</w:t>
      </w:r>
      <w:r w:rsidRPr="002746DC">
        <w:rPr>
          <w:rFonts w:ascii="Arial" w:hAnsi="Arial" w:cs="Arial"/>
          <w:spacing w:val="-6"/>
          <w:sz w:val="21"/>
          <w:szCs w:val="21"/>
          <w:rPrChange w:id="231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19" w:author="De Jesus Borges, Thiago" w:date="2024-08-15T12:22:00Z" w16du:dateUtc="2024-08-15T16:22:00Z">
            <w:rPr>
              <w:rFonts w:ascii="Arial" w:hAnsi="Arial" w:cs="Arial"/>
            </w:rPr>
          </w:rPrChange>
        </w:rPr>
        <w:t>AUC</w:t>
      </w:r>
      <w:r w:rsidRPr="002746DC">
        <w:rPr>
          <w:rFonts w:ascii="Arial" w:hAnsi="Arial" w:cs="Arial"/>
          <w:spacing w:val="-6"/>
          <w:sz w:val="21"/>
          <w:szCs w:val="21"/>
          <w:rPrChange w:id="232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21" w:author="De Jesus Borges, Thiago" w:date="2024-08-15T12:22:00Z" w16du:dateUtc="2024-08-15T16:22:00Z">
            <w:rPr>
              <w:rFonts w:ascii="Arial" w:hAnsi="Arial" w:cs="Arial"/>
            </w:rPr>
          </w:rPrChange>
        </w:rPr>
        <w:t>metrics</w:t>
      </w:r>
      <w:r w:rsidRPr="002746DC">
        <w:rPr>
          <w:rFonts w:ascii="Arial" w:hAnsi="Arial" w:cs="Arial"/>
          <w:spacing w:val="-6"/>
          <w:sz w:val="21"/>
          <w:szCs w:val="21"/>
          <w:rPrChange w:id="232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23" w:author="De Jesus Borges, Thiago" w:date="2024-08-15T12:22:00Z" w16du:dateUtc="2024-08-15T16:22:00Z">
            <w:rPr>
              <w:rFonts w:ascii="Arial" w:hAnsi="Arial" w:cs="Arial"/>
            </w:rPr>
          </w:rPrChange>
        </w:rPr>
        <w:t>with</w:t>
      </w:r>
      <w:r w:rsidRPr="002746DC">
        <w:rPr>
          <w:rFonts w:ascii="Arial" w:hAnsi="Arial" w:cs="Arial"/>
          <w:spacing w:val="-6"/>
          <w:sz w:val="21"/>
          <w:szCs w:val="21"/>
          <w:rPrChange w:id="232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25" w:author="De Jesus Borges, Thiago" w:date="2024-08-15T12:22:00Z" w16du:dateUtc="2024-08-15T16:22:00Z">
            <w:rPr>
              <w:rFonts w:ascii="Arial" w:hAnsi="Arial" w:cs="Arial"/>
            </w:rPr>
          </w:rPrChange>
        </w:rPr>
        <w:t>MRN</w:t>
      </w:r>
      <w:r w:rsidRPr="002746DC">
        <w:rPr>
          <w:rFonts w:ascii="Arial" w:hAnsi="Arial" w:cs="Arial"/>
          <w:spacing w:val="-7"/>
          <w:sz w:val="21"/>
          <w:szCs w:val="21"/>
          <w:rPrChange w:id="2326"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327" w:author="De Jesus Borges, Thiago" w:date="2024-08-15T12:22:00Z" w16du:dateUtc="2024-08-15T16:22:00Z">
            <w:rPr>
              <w:rFonts w:ascii="Arial" w:hAnsi="Arial" w:cs="Arial"/>
            </w:rPr>
          </w:rPrChange>
        </w:rPr>
        <w:t>and</w:t>
      </w:r>
      <w:r w:rsidRPr="002746DC">
        <w:rPr>
          <w:rFonts w:ascii="Arial" w:hAnsi="Arial" w:cs="Arial"/>
          <w:spacing w:val="-6"/>
          <w:sz w:val="21"/>
          <w:szCs w:val="21"/>
          <w:rPrChange w:id="232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29" w:author="De Jesus Borges, Thiago" w:date="2024-08-15T12:22:00Z" w16du:dateUtc="2024-08-15T16:22:00Z">
            <w:rPr>
              <w:rFonts w:ascii="Arial" w:hAnsi="Arial" w:cs="Arial"/>
            </w:rPr>
          </w:rPrChange>
        </w:rPr>
        <w:t>TMM,</w:t>
      </w:r>
      <w:r w:rsidRPr="002746DC">
        <w:rPr>
          <w:rFonts w:ascii="Arial" w:hAnsi="Arial" w:cs="Arial"/>
          <w:spacing w:val="-6"/>
          <w:sz w:val="21"/>
          <w:szCs w:val="21"/>
          <w:rPrChange w:id="233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331" w:author="De Jesus Borges, Thiago" w:date="2024-08-15T12:22:00Z" w16du:dateUtc="2024-08-15T16:22:00Z">
            <w:rPr>
              <w:rFonts w:ascii="Arial" w:hAnsi="Arial" w:cs="Arial"/>
            </w:rPr>
          </w:rPrChange>
        </w:rPr>
        <w:t>the normalizations based on pair</w:t>
      </w:r>
      <w:r w:rsidR="00762F7E" w:rsidRPr="002746DC">
        <w:rPr>
          <w:rFonts w:ascii="Arial" w:hAnsi="Arial" w:cs="Arial"/>
          <w:sz w:val="21"/>
          <w:szCs w:val="21"/>
          <w:rPrChange w:id="2332" w:author="De Jesus Borges, Thiago" w:date="2024-08-15T12:22:00Z" w16du:dateUtc="2024-08-15T16:22:00Z">
            <w:rPr>
              <w:rFonts w:ascii="Arial" w:hAnsi="Arial" w:cs="Arial"/>
            </w:rPr>
          </w:rPrChange>
        </w:rPr>
        <w:t>s</w:t>
      </w:r>
      <w:r w:rsidRPr="002746DC">
        <w:rPr>
          <w:rFonts w:ascii="Arial" w:hAnsi="Arial" w:cs="Arial"/>
          <w:sz w:val="21"/>
          <w:szCs w:val="21"/>
          <w:rPrChange w:id="2333" w:author="De Jesus Borges, Thiago" w:date="2024-08-15T12:22:00Z" w16du:dateUtc="2024-08-15T16:22:00Z">
            <w:rPr>
              <w:rFonts w:ascii="Arial" w:hAnsi="Arial" w:cs="Arial"/>
            </w:rPr>
          </w:rPrChange>
        </w:rPr>
        <w:t xml:space="preserve"> of genes </w:t>
      </w:r>
      <w:r w:rsidRPr="002746DC">
        <w:rPr>
          <w:rFonts w:ascii="Arial" w:hAnsi="Arial" w:cs="Arial"/>
          <w:i/>
          <w:sz w:val="21"/>
          <w:szCs w:val="21"/>
          <w:rPrChange w:id="2334" w:author="De Jesus Borges, Thiago" w:date="2024-08-15T12:22:00Z" w16du:dateUtc="2024-08-15T16:22:00Z">
            <w:rPr>
              <w:rFonts w:ascii="Arial" w:hAnsi="Arial" w:cs="Arial"/>
              <w:i/>
            </w:rPr>
          </w:rPrChange>
        </w:rPr>
        <w:t>VPS28</w:t>
      </w:r>
      <w:r w:rsidRPr="002746DC">
        <w:rPr>
          <w:rFonts w:ascii="Arial" w:hAnsi="Arial" w:cs="Arial"/>
          <w:i/>
          <w:spacing w:val="27"/>
          <w:sz w:val="21"/>
          <w:szCs w:val="21"/>
          <w:rPrChange w:id="2335" w:author="De Jesus Borges, Thiago" w:date="2024-08-15T12:22:00Z" w16du:dateUtc="2024-08-15T16:22:00Z">
            <w:rPr>
              <w:rFonts w:ascii="Arial" w:hAnsi="Arial" w:cs="Arial"/>
              <w:i/>
              <w:spacing w:val="27"/>
            </w:rPr>
          </w:rPrChange>
        </w:rPr>
        <w:t xml:space="preserve"> </w:t>
      </w:r>
      <w:r w:rsidRPr="002746DC">
        <w:rPr>
          <w:rFonts w:ascii="Arial" w:hAnsi="Arial" w:cs="Arial"/>
          <w:sz w:val="21"/>
          <w:szCs w:val="21"/>
          <w:rPrChange w:id="2336" w:author="De Jesus Borges, Thiago" w:date="2024-08-15T12:22:00Z" w16du:dateUtc="2024-08-15T16:22:00Z">
            <w:rPr>
              <w:rFonts w:ascii="Arial" w:hAnsi="Arial" w:cs="Arial"/>
            </w:rPr>
          </w:rPrChange>
        </w:rPr>
        <w:t xml:space="preserve">with </w:t>
      </w:r>
      <w:r w:rsidRPr="002746DC">
        <w:rPr>
          <w:rFonts w:ascii="Arial" w:hAnsi="Arial" w:cs="Arial"/>
          <w:i/>
          <w:sz w:val="21"/>
          <w:szCs w:val="21"/>
          <w:rPrChange w:id="2337" w:author="De Jesus Borges, Thiago" w:date="2024-08-15T12:22:00Z" w16du:dateUtc="2024-08-15T16:22:00Z">
            <w:rPr>
              <w:rFonts w:ascii="Arial" w:hAnsi="Arial" w:cs="Arial"/>
              <w:i/>
            </w:rPr>
          </w:rPrChange>
        </w:rPr>
        <w:t>MT-CO1</w:t>
      </w:r>
      <w:r w:rsidRPr="002746DC">
        <w:rPr>
          <w:rFonts w:ascii="Arial" w:hAnsi="Arial" w:cs="Arial"/>
          <w:i/>
          <w:spacing w:val="27"/>
          <w:sz w:val="21"/>
          <w:szCs w:val="21"/>
          <w:rPrChange w:id="2338" w:author="De Jesus Borges, Thiago" w:date="2024-08-15T12:22:00Z" w16du:dateUtc="2024-08-15T16:22:00Z">
            <w:rPr>
              <w:rFonts w:ascii="Arial" w:hAnsi="Arial" w:cs="Arial"/>
              <w:i/>
              <w:spacing w:val="27"/>
            </w:rPr>
          </w:rPrChange>
        </w:rPr>
        <w:t xml:space="preserve"> </w:t>
      </w:r>
      <w:r w:rsidRPr="002746DC">
        <w:rPr>
          <w:rFonts w:ascii="Arial" w:hAnsi="Arial" w:cs="Arial"/>
          <w:sz w:val="21"/>
          <w:szCs w:val="21"/>
          <w:rPrChange w:id="2339" w:author="De Jesus Borges, Thiago" w:date="2024-08-15T12:22:00Z" w16du:dateUtc="2024-08-15T16:22:00Z">
            <w:rPr>
              <w:rFonts w:ascii="Arial" w:hAnsi="Arial" w:cs="Arial"/>
            </w:rPr>
          </w:rPrChange>
        </w:rPr>
        <w:t xml:space="preserve">and </w:t>
      </w:r>
      <w:r w:rsidRPr="002746DC">
        <w:rPr>
          <w:rFonts w:ascii="Arial" w:hAnsi="Arial" w:cs="Arial"/>
          <w:i/>
          <w:sz w:val="21"/>
          <w:szCs w:val="21"/>
          <w:rPrChange w:id="2340" w:author="De Jesus Borges, Thiago" w:date="2024-08-15T12:22:00Z" w16du:dateUtc="2024-08-15T16:22:00Z">
            <w:rPr>
              <w:rFonts w:ascii="Arial" w:hAnsi="Arial" w:cs="Arial"/>
              <w:i/>
            </w:rPr>
          </w:rPrChange>
        </w:rPr>
        <w:t>FBXO7</w:t>
      </w:r>
      <w:r w:rsidRPr="002746DC">
        <w:rPr>
          <w:rFonts w:ascii="Arial" w:hAnsi="Arial" w:cs="Arial"/>
          <w:i/>
          <w:spacing w:val="27"/>
          <w:sz w:val="21"/>
          <w:szCs w:val="21"/>
          <w:rPrChange w:id="2341" w:author="De Jesus Borges, Thiago" w:date="2024-08-15T12:22:00Z" w16du:dateUtc="2024-08-15T16:22:00Z">
            <w:rPr>
              <w:rFonts w:ascii="Arial" w:hAnsi="Arial" w:cs="Arial"/>
              <w:i/>
              <w:spacing w:val="27"/>
            </w:rPr>
          </w:rPrChange>
        </w:rPr>
        <w:t xml:space="preserve"> </w:t>
      </w:r>
      <w:r w:rsidRPr="002746DC">
        <w:rPr>
          <w:rFonts w:ascii="Arial" w:hAnsi="Arial" w:cs="Arial"/>
          <w:sz w:val="21"/>
          <w:szCs w:val="21"/>
          <w:rPrChange w:id="2342" w:author="De Jesus Borges, Thiago" w:date="2024-08-15T12:22:00Z" w16du:dateUtc="2024-08-15T16:22:00Z">
            <w:rPr>
              <w:rFonts w:ascii="Arial" w:hAnsi="Arial" w:cs="Arial"/>
            </w:rPr>
          </w:rPrChange>
        </w:rPr>
        <w:t xml:space="preserve">with </w:t>
      </w:r>
      <w:r w:rsidRPr="002746DC">
        <w:rPr>
          <w:rFonts w:ascii="Arial" w:hAnsi="Arial" w:cs="Arial"/>
          <w:i/>
          <w:sz w:val="21"/>
          <w:szCs w:val="21"/>
          <w:rPrChange w:id="2343" w:author="De Jesus Borges, Thiago" w:date="2024-08-15T12:22:00Z" w16du:dateUtc="2024-08-15T16:22:00Z">
            <w:rPr>
              <w:rFonts w:ascii="Arial" w:hAnsi="Arial" w:cs="Arial"/>
              <w:i/>
            </w:rPr>
          </w:rPrChange>
        </w:rPr>
        <w:t xml:space="preserve">CCNI </w:t>
      </w:r>
      <w:r w:rsidRPr="002746DC">
        <w:rPr>
          <w:rFonts w:ascii="Arial" w:hAnsi="Arial" w:cs="Arial"/>
          <w:sz w:val="21"/>
          <w:szCs w:val="21"/>
          <w:rPrChange w:id="2344" w:author="De Jesus Borges, Thiago" w:date="2024-08-15T12:22:00Z" w16du:dateUtc="2024-08-15T16:22:00Z">
            <w:rPr>
              <w:rFonts w:ascii="Arial" w:hAnsi="Arial" w:cs="Arial"/>
            </w:rPr>
          </w:rPrChange>
        </w:rPr>
        <w:t>deliver a better test AUC distribution (FIG 5A-B) and the lowest difference between train</w:t>
      </w:r>
      <w:r w:rsidRPr="002746DC">
        <w:rPr>
          <w:rFonts w:ascii="Arial" w:hAnsi="Arial" w:cs="Arial"/>
          <w:spacing w:val="17"/>
          <w:sz w:val="21"/>
          <w:szCs w:val="21"/>
          <w:rPrChange w:id="2345"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46" w:author="De Jesus Borges, Thiago" w:date="2024-08-15T12:22:00Z" w16du:dateUtc="2024-08-15T16:22:00Z">
            <w:rPr>
              <w:rFonts w:ascii="Arial" w:hAnsi="Arial" w:cs="Arial"/>
            </w:rPr>
          </w:rPrChange>
        </w:rPr>
        <w:t>and</w:t>
      </w:r>
      <w:r w:rsidRPr="002746DC">
        <w:rPr>
          <w:rFonts w:ascii="Arial" w:hAnsi="Arial" w:cs="Arial"/>
          <w:spacing w:val="17"/>
          <w:sz w:val="21"/>
          <w:szCs w:val="21"/>
          <w:rPrChange w:id="2347"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48" w:author="De Jesus Borges, Thiago" w:date="2024-08-15T12:22:00Z" w16du:dateUtc="2024-08-15T16:22:00Z">
            <w:rPr>
              <w:rFonts w:ascii="Arial" w:hAnsi="Arial" w:cs="Arial"/>
            </w:rPr>
          </w:rPrChange>
        </w:rPr>
        <w:t>test</w:t>
      </w:r>
      <w:r w:rsidRPr="002746DC">
        <w:rPr>
          <w:rFonts w:ascii="Arial" w:hAnsi="Arial" w:cs="Arial"/>
          <w:spacing w:val="17"/>
          <w:sz w:val="21"/>
          <w:szCs w:val="21"/>
          <w:rPrChange w:id="2349"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50" w:author="De Jesus Borges, Thiago" w:date="2024-08-15T12:22:00Z" w16du:dateUtc="2024-08-15T16:22:00Z">
            <w:rPr>
              <w:rFonts w:ascii="Arial" w:hAnsi="Arial" w:cs="Arial"/>
            </w:rPr>
          </w:rPrChange>
        </w:rPr>
        <w:t>(Fig</w:t>
      </w:r>
      <w:r w:rsidRPr="002746DC">
        <w:rPr>
          <w:rFonts w:ascii="Arial" w:hAnsi="Arial" w:cs="Arial"/>
          <w:spacing w:val="17"/>
          <w:sz w:val="21"/>
          <w:szCs w:val="21"/>
          <w:rPrChange w:id="2351"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52" w:author="De Jesus Borges, Thiago" w:date="2024-08-15T12:22:00Z" w16du:dateUtc="2024-08-15T16:22:00Z">
            <w:rPr>
              <w:rFonts w:ascii="Arial" w:hAnsi="Arial" w:cs="Arial"/>
            </w:rPr>
          </w:rPrChange>
        </w:rPr>
        <w:t>5C-D).</w:t>
      </w:r>
      <w:r w:rsidRPr="002746DC">
        <w:rPr>
          <w:rFonts w:ascii="Arial" w:hAnsi="Arial" w:cs="Arial"/>
          <w:spacing w:val="17"/>
          <w:sz w:val="21"/>
          <w:szCs w:val="21"/>
          <w:rPrChange w:id="2353"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54" w:author="De Jesus Borges, Thiago" w:date="2024-08-15T12:22:00Z" w16du:dateUtc="2024-08-15T16:22:00Z">
            <w:rPr>
              <w:rFonts w:ascii="Arial" w:hAnsi="Arial" w:cs="Arial"/>
            </w:rPr>
          </w:rPrChange>
        </w:rPr>
        <w:t>Since</w:t>
      </w:r>
      <w:r w:rsidRPr="002746DC">
        <w:rPr>
          <w:rFonts w:ascii="Arial" w:hAnsi="Arial" w:cs="Arial"/>
          <w:spacing w:val="17"/>
          <w:sz w:val="21"/>
          <w:szCs w:val="21"/>
          <w:rPrChange w:id="2355" w:author="De Jesus Borges, Thiago" w:date="2024-08-15T12:22:00Z" w16du:dateUtc="2024-08-15T16:22:00Z">
            <w:rPr>
              <w:rFonts w:ascii="Arial" w:hAnsi="Arial" w:cs="Arial"/>
              <w:spacing w:val="17"/>
            </w:rPr>
          </w:rPrChange>
        </w:rPr>
        <w:t xml:space="preserve"> </w:t>
      </w:r>
      <w:r w:rsidRPr="002746DC">
        <w:rPr>
          <w:rFonts w:ascii="Arial" w:hAnsi="Arial" w:cs="Arial"/>
          <w:sz w:val="21"/>
          <w:szCs w:val="21"/>
          <w:rPrChange w:id="2356" w:author="De Jesus Borges, Thiago" w:date="2024-08-15T12:22:00Z" w16du:dateUtc="2024-08-15T16:22:00Z">
            <w:rPr>
              <w:rFonts w:ascii="Arial" w:hAnsi="Arial" w:cs="Arial"/>
            </w:rPr>
          </w:rPrChange>
        </w:rPr>
        <w:t>housekeeping</w:t>
      </w:r>
      <w:r w:rsidRPr="002746DC">
        <w:rPr>
          <w:rFonts w:ascii="Arial" w:hAnsi="Arial" w:cs="Arial"/>
          <w:spacing w:val="17"/>
          <w:sz w:val="21"/>
          <w:szCs w:val="21"/>
          <w:rPrChange w:id="2357" w:author="De Jesus Borges, Thiago" w:date="2024-08-15T12:22:00Z" w16du:dateUtc="2024-08-15T16:22:00Z">
            <w:rPr>
              <w:rFonts w:ascii="Arial" w:hAnsi="Arial" w:cs="Arial"/>
              <w:spacing w:val="17"/>
            </w:rPr>
          </w:rPrChange>
        </w:rPr>
        <w:t xml:space="preserve"> </w:t>
      </w:r>
      <w:r w:rsidR="00762F7E" w:rsidRPr="002746DC">
        <w:rPr>
          <w:rFonts w:ascii="Arial" w:hAnsi="Arial" w:cs="Arial"/>
          <w:sz w:val="21"/>
          <w:szCs w:val="21"/>
          <w:rPrChange w:id="2358" w:author="De Jesus Borges, Thiago" w:date="2024-08-15T12:22:00Z" w16du:dateUtc="2024-08-15T16:22:00Z">
            <w:rPr>
              <w:rFonts w:ascii="Arial" w:hAnsi="Arial" w:cs="Arial"/>
            </w:rPr>
          </w:rPrChange>
        </w:rPr>
        <w:t>gene normalization is a non-cross-sample</w:t>
      </w:r>
      <w:r w:rsidRPr="002746DC">
        <w:rPr>
          <w:rFonts w:ascii="Arial" w:hAnsi="Arial" w:cs="Arial"/>
          <w:spacing w:val="-5"/>
          <w:sz w:val="21"/>
          <w:szCs w:val="21"/>
          <w:rPrChange w:id="235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60" w:author="De Jesus Borges, Thiago" w:date="2024-08-15T12:22:00Z" w16du:dateUtc="2024-08-15T16:22:00Z">
            <w:rPr>
              <w:rFonts w:ascii="Arial" w:hAnsi="Arial" w:cs="Arial"/>
              <w:spacing w:val="-2"/>
            </w:rPr>
          </w:rPrChange>
        </w:rPr>
        <w:t>method,</w:t>
      </w:r>
      <w:r w:rsidRPr="002746DC">
        <w:rPr>
          <w:rFonts w:ascii="Arial" w:hAnsi="Arial" w:cs="Arial"/>
          <w:spacing w:val="-5"/>
          <w:sz w:val="21"/>
          <w:szCs w:val="21"/>
          <w:rPrChange w:id="236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62" w:author="De Jesus Borges, Thiago" w:date="2024-08-15T12:22:00Z" w16du:dateUtc="2024-08-15T16:22:00Z">
            <w:rPr>
              <w:rFonts w:ascii="Arial" w:hAnsi="Arial" w:cs="Arial"/>
              <w:spacing w:val="-2"/>
            </w:rPr>
          </w:rPrChange>
        </w:rPr>
        <w:t>there</w:t>
      </w:r>
      <w:r w:rsidRPr="002746DC">
        <w:rPr>
          <w:rFonts w:ascii="Arial" w:hAnsi="Arial" w:cs="Arial"/>
          <w:spacing w:val="-5"/>
          <w:sz w:val="21"/>
          <w:szCs w:val="21"/>
          <w:rPrChange w:id="236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64" w:author="De Jesus Borges, Thiago" w:date="2024-08-15T12:22:00Z" w16du:dateUtc="2024-08-15T16:22:00Z">
            <w:rPr>
              <w:rFonts w:ascii="Arial" w:hAnsi="Arial" w:cs="Arial"/>
              <w:spacing w:val="-2"/>
            </w:rPr>
          </w:rPrChange>
        </w:rPr>
        <w:t>is</w:t>
      </w:r>
      <w:r w:rsidRPr="002746DC">
        <w:rPr>
          <w:rFonts w:ascii="Arial" w:hAnsi="Arial" w:cs="Arial"/>
          <w:spacing w:val="-5"/>
          <w:sz w:val="21"/>
          <w:szCs w:val="21"/>
          <w:rPrChange w:id="236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66" w:author="De Jesus Borges, Thiago" w:date="2024-08-15T12:22:00Z" w16du:dateUtc="2024-08-15T16:22:00Z">
            <w:rPr>
              <w:rFonts w:ascii="Arial" w:hAnsi="Arial" w:cs="Arial"/>
              <w:spacing w:val="-2"/>
            </w:rPr>
          </w:rPrChange>
        </w:rPr>
        <w:t>no</w:t>
      </w:r>
      <w:r w:rsidRPr="002746DC">
        <w:rPr>
          <w:rFonts w:ascii="Arial" w:hAnsi="Arial" w:cs="Arial"/>
          <w:spacing w:val="-5"/>
          <w:sz w:val="21"/>
          <w:szCs w:val="21"/>
          <w:rPrChange w:id="236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68" w:author="De Jesus Borges, Thiago" w:date="2024-08-15T12:22:00Z" w16du:dateUtc="2024-08-15T16:22:00Z">
            <w:rPr>
              <w:rFonts w:ascii="Arial" w:hAnsi="Arial" w:cs="Arial"/>
              <w:spacing w:val="-2"/>
            </w:rPr>
          </w:rPrChange>
        </w:rPr>
        <w:t>risk</w:t>
      </w:r>
      <w:r w:rsidRPr="002746DC">
        <w:rPr>
          <w:rFonts w:ascii="Arial" w:hAnsi="Arial" w:cs="Arial"/>
          <w:spacing w:val="-5"/>
          <w:sz w:val="21"/>
          <w:szCs w:val="21"/>
          <w:rPrChange w:id="236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70" w:author="De Jesus Borges, Thiago" w:date="2024-08-15T12:22:00Z" w16du:dateUtc="2024-08-15T16:22:00Z">
            <w:rPr>
              <w:rFonts w:ascii="Arial" w:hAnsi="Arial" w:cs="Arial"/>
              <w:spacing w:val="-2"/>
            </w:rPr>
          </w:rPrChange>
        </w:rPr>
        <w:t>of</w:t>
      </w:r>
      <w:r w:rsidRPr="002746DC">
        <w:rPr>
          <w:rFonts w:ascii="Arial" w:hAnsi="Arial" w:cs="Arial"/>
          <w:spacing w:val="-5"/>
          <w:sz w:val="21"/>
          <w:szCs w:val="21"/>
          <w:rPrChange w:id="237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72" w:author="De Jesus Borges, Thiago" w:date="2024-08-15T12:22:00Z" w16du:dateUtc="2024-08-15T16:22:00Z">
            <w:rPr>
              <w:rFonts w:ascii="Arial" w:hAnsi="Arial" w:cs="Arial"/>
              <w:spacing w:val="-2"/>
            </w:rPr>
          </w:rPrChange>
        </w:rPr>
        <w:t>data</w:t>
      </w:r>
      <w:r w:rsidRPr="002746DC">
        <w:rPr>
          <w:rFonts w:ascii="Arial" w:hAnsi="Arial" w:cs="Arial"/>
          <w:spacing w:val="-5"/>
          <w:sz w:val="21"/>
          <w:szCs w:val="21"/>
          <w:rPrChange w:id="237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74" w:author="De Jesus Borges, Thiago" w:date="2024-08-15T12:22:00Z" w16du:dateUtc="2024-08-15T16:22:00Z">
            <w:rPr>
              <w:rFonts w:ascii="Arial" w:hAnsi="Arial" w:cs="Arial"/>
              <w:spacing w:val="-2"/>
            </w:rPr>
          </w:rPrChange>
        </w:rPr>
        <w:t>leakage</w:t>
      </w:r>
      <w:r w:rsidRPr="002746DC">
        <w:rPr>
          <w:rFonts w:ascii="Arial" w:hAnsi="Arial" w:cs="Arial"/>
          <w:spacing w:val="-5"/>
          <w:sz w:val="21"/>
          <w:szCs w:val="21"/>
          <w:rPrChange w:id="237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76" w:author="De Jesus Borges, Thiago" w:date="2024-08-15T12:22:00Z" w16du:dateUtc="2024-08-15T16:22:00Z">
            <w:rPr>
              <w:rFonts w:ascii="Arial" w:hAnsi="Arial" w:cs="Arial"/>
              <w:spacing w:val="-2"/>
            </w:rPr>
          </w:rPrChange>
        </w:rPr>
        <w:t>related</w:t>
      </w:r>
      <w:r w:rsidRPr="002746DC">
        <w:rPr>
          <w:rFonts w:ascii="Arial" w:hAnsi="Arial" w:cs="Arial"/>
          <w:spacing w:val="-5"/>
          <w:sz w:val="21"/>
          <w:szCs w:val="21"/>
          <w:rPrChange w:id="237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78" w:author="De Jesus Borges, Thiago" w:date="2024-08-15T12:22:00Z" w16du:dateUtc="2024-08-15T16:22:00Z">
            <w:rPr>
              <w:rFonts w:ascii="Arial" w:hAnsi="Arial" w:cs="Arial"/>
              <w:spacing w:val="-2"/>
            </w:rPr>
          </w:rPrChange>
        </w:rPr>
        <w:t>to</w:t>
      </w:r>
      <w:r w:rsidRPr="002746DC">
        <w:rPr>
          <w:rFonts w:ascii="Arial" w:hAnsi="Arial" w:cs="Arial"/>
          <w:spacing w:val="-5"/>
          <w:sz w:val="21"/>
          <w:szCs w:val="21"/>
          <w:rPrChange w:id="237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80" w:author="De Jesus Borges, Thiago" w:date="2024-08-15T12:22:00Z" w16du:dateUtc="2024-08-15T16:22:00Z">
            <w:rPr>
              <w:rFonts w:ascii="Arial" w:hAnsi="Arial" w:cs="Arial"/>
              <w:spacing w:val="-2"/>
            </w:rPr>
          </w:rPrChange>
        </w:rPr>
        <w:t>cross-sample</w:t>
      </w:r>
      <w:r w:rsidRPr="002746DC">
        <w:rPr>
          <w:rFonts w:ascii="Arial" w:hAnsi="Arial" w:cs="Arial"/>
          <w:spacing w:val="-5"/>
          <w:sz w:val="21"/>
          <w:szCs w:val="21"/>
          <w:rPrChange w:id="238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82" w:author="De Jesus Borges, Thiago" w:date="2024-08-15T12:22:00Z" w16du:dateUtc="2024-08-15T16:22:00Z">
            <w:rPr>
              <w:rFonts w:ascii="Arial" w:hAnsi="Arial" w:cs="Arial"/>
              <w:spacing w:val="-2"/>
            </w:rPr>
          </w:rPrChange>
        </w:rPr>
        <w:t xml:space="preserve">normalization. </w:t>
      </w:r>
      <w:r w:rsidR="008A7187">
        <w:rPr>
          <w:rFonts w:ascii="Arial" w:hAnsi="Arial" w:cs="Arial"/>
          <w:spacing w:val="-4"/>
          <w:sz w:val="21"/>
          <w:szCs w:val="21"/>
        </w:rPr>
        <w:t>O</w:t>
      </w:r>
      <w:r w:rsidR="008A7187" w:rsidRPr="00C63C10">
        <w:rPr>
          <w:rFonts w:ascii="Arial" w:hAnsi="Arial" w:cs="Arial"/>
          <w:spacing w:val="-4"/>
          <w:sz w:val="21"/>
          <w:szCs w:val="21"/>
        </w:rPr>
        <w:t xml:space="preserve">ur method performs better in the </w:t>
      </w:r>
      <w:r w:rsidR="008A7187" w:rsidRPr="00C63C10">
        <w:rPr>
          <w:rFonts w:ascii="Arial" w:hAnsi="Arial" w:cs="Arial"/>
          <w:sz w:val="21"/>
          <w:szCs w:val="21"/>
        </w:rPr>
        <w:t>test dataset</w:t>
      </w:r>
      <w:r w:rsidR="008A7187">
        <w:rPr>
          <w:rFonts w:ascii="Arial" w:hAnsi="Arial" w:cs="Arial"/>
          <w:sz w:val="21"/>
          <w:szCs w:val="21"/>
        </w:rPr>
        <w:t xml:space="preserve"> e</w:t>
      </w:r>
      <w:r w:rsidRPr="002746DC">
        <w:rPr>
          <w:rFonts w:ascii="Arial" w:hAnsi="Arial" w:cs="Arial"/>
          <w:spacing w:val="-4"/>
          <w:sz w:val="21"/>
          <w:szCs w:val="21"/>
          <w:rPrChange w:id="2383" w:author="De Jesus Borges, Thiago" w:date="2024-08-15T12:22:00Z" w16du:dateUtc="2024-08-15T16:22:00Z">
            <w:rPr>
              <w:rFonts w:ascii="Arial" w:hAnsi="Arial" w:cs="Arial"/>
              <w:spacing w:val="-4"/>
            </w:rPr>
          </w:rPrChange>
        </w:rPr>
        <w:t xml:space="preserve">ven when we compare housekeeping genes normalization with TPM, </w:t>
      </w:r>
      <w:r w:rsidR="008A7187">
        <w:rPr>
          <w:rFonts w:ascii="Arial" w:hAnsi="Arial" w:cs="Arial"/>
          <w:spacing w:val="-4"/>
          <w:sz w:val="21"/>
          <w:szCs w:val="21"/>
        </w:rPr>
        <w:t xml:space="preserve">which is </w:t>
      </w:r>
      <w:r w:rsidRPr="002746DC">
        <w:rPr>
          <w:rFonts w:ascii="Arial" w:hAnsi="Arial" w:cs="Arial"/>
          <w:spacing w:val="-4"/>
          <w:sz w:val="21"/>
          <w:szCs w:val="21"/>
          <w:rPrChange w:id="2384" w:author="De Jesus Borges, Thiago" w:date="2024-08-15T12:22:00Z" w16du:dateUtc="2024-08-15T16:22:00Z">
            <w:rPr>
              <w:rFonts w:ascii="Arial" w:hAnsi="Arial" w:cs="Arial"/>
              <w:spacing w:val="-4"/>
            </w:rPr>
          </w:rPrChange>
        </w:rPr>
        <w:t xml:space="preserve">also a </w:t>
      </w:r>
      <w:r w:rsidR="00762F7E" w:rsidRPr="002746DC">
        <w:rPr>
          <w:rFonts w:ascii="Arial" w:hAnsi="Arial" w:cs="Arial"/>
          <w:spacing w:val="-4"/>
          <w:sz w:val="21"/>
          <w:szCs w:val="21"/>
          <w:rPrChange w:id="2385" w:author="De Jesus Borges, Thiago" w:date="2024-08-15T12:22:00Z" w16du:dateUtc="2024-08-15T16:22:00Z">
            <w:rPr>
              <w:rFonts w:ascii="Arial" w:hAnsi="Arial" w:cs="Arial"/>
              <w:spacing w:val="-4"/>
            </w:rPr>
          </w:rPrChange>
        </w:rPr>
        <w:t>non-cross-sample normalization</w:t>
      </w:r>
      <w:r w:rsidR="008A7187">
        <w:rPr>
          <w:rFonts w:ascii="Arial" w:hAnsi="Arial" w:cs="Arial"/>
          <w:spacing w:val="-4"/>
          <w:sz w:val="21"/>
          <w:szCs w:val="21"/>
        </w:rPr>
        <w:t>.</w:t>
      </w:r>
      <w:r w:rsidR="00762F7E" w:rsidRPr="004B2128">
        <w:rPr>
          <w:rFonts w:ascii="Arial" w:hAnsi="Arial" w:cs="Arial"/>
          <w:spacing w:val="-4"/>
          <w:sz w:val="21"/>
          <w:szCs w:val="21"/>
        </w:rPr>
        <w:t xml:space="preserve"> </w:t>
      </w:r>
      <w:r w:rsidR="008A7187">
        <w:rPr>
          <w:rFonts w:ascii="Arial" w:hAnsi="Arial" w:cs="Arial"/>
          <w:spacing w:val="-4"/>
          <w:sz w:val="21"/>
          <w:szCs w:val="21"/>
        </w:rPr>
        <w:t>This</w:t>
      </w:r>
      <w:r w:rsidRPr="002746DC">
        <w:rPr>
          <w:rFonts w:ascii="Arial" w:hAnsi="Arial" w:cs="Arial"/>
          <w:sz w:val="21"/>
          <w:szCs w:val="21"/>
          <w:rPrChange w:id="2386" w:author="De Jesus Borges, Thiago" w:date="2024-08-15T12:22:00Z" w16du:dateUtc="2024-08-15T16:22:00Z">
            <w:rPr>
              <w:rFonts w:ascii="Arial" w:hAnsi="Arial" w:cs="Arial"/>
            </w:rPr>
          </w:rPrChange>
        </w:rPr>
        <w:t xml:space="preserve"> may be related </w:t>
      </w:r>
      <w:r w:rsidRPr="002746DC">
        <w:rPr>
          <w:rFonts w:ascii="Arial" w:hAnsi="Arial" w:cs="Arial"/>
          <w:spacing w:val="-2"/>
          <w:sz w:val="21"/>
          <w:szCs w:val="21"/>
          <w:rPrChange w:id="2387" w:author="De Jesus Borges, Thiago" w:date="2024-08-15T12:22:00Z" w16du:dateUtc="2024-08-15T16:22:00Z">
            <w:rPr>
              <w:rFonts w:ascii="Arial" w:hAnsi="Arial" w:cs="Arial"/>
              <w:spacing w:val="-2"/>
            </w:rPr>
          </w:rPrChange>
        </w:rPr>
        <w:t>to</w:t>
      </w:r>
      <w:r w:rsidRPr="002746DC">
        <w:rPr>
          <w:rFonts w:ascii="Arial" w:hAnsi="Arial" w:cs="Arial"/>
          <w:spacing w:val="-5"/>
          <w:sz w:val="21"/>
          <w:szCs w:val="21"/>
          <w:rPrChange w:id="2388"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89" w:author="De Jesus Borges, Thiago" w:date="2024-08-15T12:22:00Z" w16du:dateUtc="2024-08-15T16:22:00Z">
            <w:rPr>
              <w:rFonts w:ascii="Arial" w:hAnsi="Arial" w:cs="Arial"/>
              <w:spacing w:val="-2"/>
            </w:rPr>
          </w:rPrChange>
        </w:rPr>
        <w:t>the</w:t>
      </w:r>
      <w:r w:rsidRPr="002746DC">
        <w:rPr>
          <w:rFonts w:ascii="Arial" w:hAnsi="Arial" w:cs="Arial"/>
          <w:spacing w:val="-5"/>
          <w:sz w:val="21"/>
          <w:szCs w:val="21"/>
          <w:rPrChange w:id="239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91" w:author="De Jesus Borges, Thiago" w:date="2024-08-15T12:22:00Z" w16du:dateUtc="2024-08-15T16:22:00Z">
            <w:rPr>
              <w:rFonts w:ascii="Arial" w:hAnsi="Arial" w:cs="Arial"/>
              <w:spacing w:val="-2"/>
            </w:rPr>
          </w:rPrChange>
        </w:rPr>
        <w:t>technical</w:t>
      </w:r>
      <w:r w:rsidRPr="002746DC">
        <w:rPr>
          <w:rFonts w:ascii="Arial" w:hAnsi="Arial" w:cs="Arial"/>
          <w:spacing w:val="-5"/>
          <w:sz w:val="21"/>
          <w:szCs w:val="21"/>
          <w:rPrChange w:id="2392"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93" w:author="De Jesus Borges, Thiago" w:date="2024-08-15T12:22:00Z" w16du:dateUtc="2024-08-15T16:22:00Z">
            <w:rPr>
              <w:rFonts w:ascii="Arial" w:hAnsi="Arial" w:cs="Arial"/>
              <w:spacing w:val="-2"/>
            </w:rPr>
          </w:rPrChange>
        </w:rPr>
        <w:t>effect</w:t>
      </w:r>
      <w:r w:rsidRPr="002746DC">
        <w:rPr>
          <w:rFonts w:ascii="Arial" w:hAnsi="Arial" w:cs="Arial"/>
          <w:spacing w:val="-5"/>
          <w:sz w:val="21"/>
          <w:szCs w:val="21"/>
          <w:rPrChange w:id="2394"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95" w:author="De Jesus Borges, Thiago" w:date="2024-08-15T12:22:00Z" w16du:dateUtc="2024-08-15T16:22:00Z">
            <w:rPr>
              <w:rFonts w:ascii="Arial" w:hAnsi="Arial" w:cs="Arial"/>
              <w:spacing w:val="-2"/>
            </w:rPr>
          </w:rPrChange>
        </w:rPr>
        <w:t>that</w:t>
      </w:r>
      <w:r w:rsidRPr="002746DC">
        <w:rPr>
          <w:rFonts w:ascii="Arial" w:hAnsi="Arial" w:cs="Arial"/>
          <w:spacing w:val="-5"/>
          <w:sz w:val="21"/>
          <w:szCs w:val="21"/>
          <w:rPrChange w:id="2396"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97" w:author="De Jesus Borges, Thiago" w:date="2024-08-15T12:22:00Z" w16du:dateUtc="2024-08-15T16:22:00Z">
            <w:rPr>
              <w:rFonts w:ascii="Arial" w:hAnsi="Arial" w:cs="Arial"/>
              <w:spacing w:val="-2"/>
            </w:rPr>
          </w:rPrChange>
        </w:rPr>
        <w:t>can</w:t>
      </w:r>
      <w:r w:rsidRPr="002746DC">
        <w:rPr>
          <w:rFonts w:ascii="Arial" w:hAnsi="Arial" w:cs="Arial"/>
          <w:spacing w:val="-5"/>
          <w:sz w:val="21"/>
          <w:szCs w:val="21"/>
          <w:rPrChange w:id="2398"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399" w:author="De Jesus Borges, Thiago" w:date="2024-08-15T12:22:00Z" w16du:dateUtc="2024-08-15T16:22:00Z">
            <w:rPr>
              <w:rFonts w:ascii="Arial" w:hAnsi="Arial" w:cs="Arial"/>
              <w:spacing w:val="-2"/>
            </w:rPr>
          </w:rPrChange>
        </w:rPr>
        <w:t>be</w:t>
      </w:r>
      <w:r w:rsidRPr="002746DC">
        <w:rPr>
          <w:rFonts w:ascii="Arial" w:hAnsi="Arial" w:cs="Arial"/>
          <w:spacing w:val="-5"/>
          <w:sz w:val="21"/>
          <w:szCs w:val="21"/>
          <w:rPrChange w:id="240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01" w:author="De Jesus Borges, Thiago" w:date="2024-08-15T12:22:00Z" w16du:dateUtc="2024-08-15T16:22:00Z">
            <w:rPr>
              <w:rFonts w:ascii="Arial" w:hAnsi="Arial" w:cs="Arial"/>
              <w:spacing w:val="-2"/>
            </w:rPr>
          </w:rPrChange>
        </w:rPr>
        <w:t>mitigated</w:t>
      </w:r>
      <w:r w:rsidRPr="002746DC">
        <w:rPr>
          <w:rFonts w:ascii="Arial" w:hAnsi="Arial" w:cs="Arial"/>
          <w:spacing w:val="-5"/>
          <w:sz w:val="21"/>
          <w:szCs w:val="21"/>
          <w:rPrChange w:id="2402"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03" w:author="De Jesus Borges, Thiago" w:date="2024-08-15T12:22:00Z" w16du:dateUtc="2024-08-15T16:22:00Z">
            <w:rPr>
              <w:rFonts w:ascii="Arial" w:hAnsi="Arial" w:cs="Arial"/>
              <w:spacing w:val="-2"/>
            </w:rPr>
          </w:rPrChange>
        </w:rPr>
        <w:t>when</w:t>
      </w:r>
      <w:r w:rsidRPr="002746DC">
        <w:rPr>
          <w:rFonts w:ascii="Arial" w:hAnsi="Arial" w:cs="Arial"/>
          <w:spacing w:val="-5"/>
          <w:sz w:val="21"/>
          <w:szCs w:val="21"/>
          <w:rPrChange w:id="2404"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05" w:author="De Jesus Borges, Thiago" w:date="2024-08-15T12:22:00Z" w16du:dateUtc="2024-08-15T16:22:00Z">
            <w:rPr>
              <w:rFonts w:ascii="Arial" w:hAnsi="Arial" w:cs="Arial"/>
              <w:spacing w:val="-2"/>
            </w:rPr>
          </w:rPrChange>
        </w:rPr>
        <w:t>housekeeping</w:t>
      </w:r>
      <w:r w:rsidRPr="002746DC">
        <w:rPr>
          <w:rFonts w:ascii="Arial" w:hAnsi="Arial" w:cs="Arial"/>
          <w:spacing w:val="-5"/>
          <w:sz w:val="21"/>
          <w:szCs w:val="21"/>
          <w:rPrChange w:id="2406"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07" w:author="De Jesus Borges, Thiago" w:date="2024-08-15T12:22:00Z" w16du:dateUtc="2024-08-15T16:22:00Z">
            <w:rPr>
              <w:rFonts w:ascii="Arial" w:hAnsi="Arial" w:cs="Arial"/>
              <w:spacing w:val="-2"/>
            </w:rPr>
          </w:rPrChange>
        </w:rPr>
        <w:t>genes</w:t>
      </w:r>
      <w:r w:rsidRPr="002746DC">
        <w:rPr>
          <w:rFonts w:ascii="Arial" w:hAnsi="Arial" w:cs="Arial"/>
          <w:spacing w:val="-5"/>
          <w:sz w:val="21"/>
          <w:szCs w:val="21"/>
          <w:rPrChange w:id="2408"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09" w:author="De Jesus Borges, Thiago" w:date="2024-08-15T12:22:00Z" w16du:dateUtc="2024-08-15T16:22:00Z">
            <w:rPr>
              <w:rFonts w:ascii="Arial" w:hAnsi="Arial" w:cs="Arial"/>
              <w:spacing w:val="-2"/>
            </w:rPr>
          </w:rPrChange>
        </w:rPr>
        <w:t>are</w:t>
      </w:r>
      <w:r w:rsidRPr="002746DC">
        <w:rPr>
          <w:rFonts w:ascii="Arial" w:hAnsi="Arial" w:cs="Arial"/>
          <w:spacing w:val="-5"/>
          <w:sz w:val="21"/>
          <w:szCs w:val="21"/>
          <w:rPrChange w:id="2410"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11" w:author="De Jesus Borges, Thiago" w:date="2024-08-15T12:22:00Z" w16du:dateUtc="2024-08-15T16:22:00Z">
            <w:rPr>
              <w:rFonts w:ascii="Arial" w:hAnsi="Arial" w:cs="Arial"/>
              <w:spacing w:val="-2"/>
            </w:rPr>
          </w:rPrChange>
        </w:rPr>
        <w:t>used</w:t>
      </w:r>
      <w:r w:rsidRPr="002746DC">
        <w:rPr>
          <w:rFonts w:ascii="Arial" w:hAnsi="Arial" w:cs="Arial"/>
          <w:spacing w:val="-5"/>
          <w:sz w:val="21"/>
          <w:szCs w:val="21"/>
          <w:rPrChange w:id="2412"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13" w:author="De Jesus Borges, Thiago" w:date="2024-08-15T12:22:00Z" w16du:dateUtc="2024-08-15T16:22:00Z">
            <w:rPr>
              <w:rFonts w:ascii="Arial" w:hAnsi="Arial" w:cs="Arial"/>
              <w:spacing w:val="-2"/>
            </w:rPr>
          </w:rPrChange>
        </w:rPr>
        <w:t>in</w:t>
      </w:r>
      <w:r w:rsidRPr="002746DC">
        <w:rPr>
          <w:rFonts w:ascii="Arial" w:hAnsi="Arial" w:cs="Arial"/>
          <w:spacing w:val="-5"/>
          <w:sz w:val="21"/>
          <w:szCs w:val="21"/>
          <w:rPrChange w:id="2414"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2415" w:author="De Jesus Borges, Thiago" w:date="2024-08-15T12:22:00Z" w16du:dateUtc="2024-08-15T16:22:00Z">
            <w:rPr>
              <w:rFonts w:ascii="Arial" w:hAnsi="Arial" w:cs="Arial"/>
              <w:spacing w:val="-2"/>
            </w:rPr>
          </w:rPrChange>
        </w:rPr>
        <w:t>nor</w:t>
      </w:r>
      <w:r w:rsidRPr="002746DC">
        <w:rPr>
          <w:rFonts w:ascii="Arial" w:hAnsi="Arial" w:cs="Arial"/>
          <w:sz w:val="21"/>
          <w:szCs w:val="21"/>
          <w:rPrChange w:id="2416" w:author="De Jesus Borges, Thiago" w:date="2024-08-15T12:22:00Z" w16du:dateUtc="2024-08-15T16:22:00Z">
            <w:rPr>
              <w:rFonts w:ascii="Arial" w:hAnsi="Arial" w:cs="Arial"/>
            </w:rPr>
          </w:rPrChange>
        </w:rPr>
        <w:t>malization.</w:t>
      </w:r>
      <w:r w:rsidRPr="002746DC">
        <w:rPr>
          <w:rFonts w:ascii="Arial" w:hAnsi="Arial" w:cs="Arial"/>
          <w:spacing w:val="7"/>
          <w:sz w:val="21"/>
          <w:szCs w:val="21"/>
          <w:rPrChange w:id="241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18" w:author="De Jesus Borges, Thiago" w:date="2024-08-15T12:22:00Z" w16du:dateUtc="2024-08-15T16:22:00Z">
            <w:rPr>
              <w:rFonts w:ascii="Arial" w:hAnsi="Arial" w:cs="Arial"/>
            </w:rPr>
          </w:rPrChange>
        </w:rPr>
        <w:t>Since</w:t>
      </w:r>
      <w:r w:rsidRPr="002746DC">
        <w:rPr>
          <w:rFonts w:ascii="Arial" w:hAnsi="Arial" w:cs="Arial"/>
          <w:spacing w:val="7"/>
          <w:sz w:val="21"/>
          <w:szCs w:val="21"/>
          <w:rPrChange w:id="241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20" w:author="De Jesus Borges, Thiago" w:date="2024-08-15T12:22:00Z" w16du:dateUtc="2024-08-15T16:22:00Z">
            <w:rPr>
              <w:rFonts w:ascii="Arial" w:hAnsi="Arial" w:cs="Arial"/>
            </w:rPr>
          </w:rPrChange>
        </w:rPr>
        <w:t>the</w:t>
      </w:r>
      <w:r w:rsidRPr="002746DC">
        <w:rPr>
          <w:rFonts w:ascii="Arial" w:hAnsi="Arial" w:cs="Arial"/>
          <w:spacing w:val="7"/>
          <w:sz w:val="21"/>
          <w:szCs w:val="21"/>
          <w:rPrChange w:id="242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22" w:author="De Jesus Borges, Thiago" w:date="2024-08-15T12:22:00Z" w16du:dateUtc="2024-08-15T16:22:00Z">
            <w:rPr>
              <w:rFonts w:ascii="Arial" w:hAnsi="Arial" w:cs="Arial"/>
            </w:rPr>
          </w:rPrChange>
        </w:rPr>
        <w:t>technical</w:t>
      </w:r>
      <w:r w:rsidRPr="002746DC">
        <w:rPr>
          <w:rFonts w:ascii="Arial" w:hAnsi="Arial" w:cs="Arial"/>
          <w:spacing w:val="7"/>
          <w:sz w:val="21"/>
          <w:szCs w:val="21"/>
          <w:rPrChange w:id="242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24" w:author="De Jesus Borges, Thiago" w:date="2024-08-15T12:22:00Z" w16du:dateUtc="2024-08-15T16:22:00Z">
            <w:rPr>
              <w:rFonts w:ascii="Arial" w:hAnsi="Arial" w:cs="Arial"/>
            </w:rPr>
          </w:rPrChange>
        </w:rPr>
        <w:t>effects</w:t>
      </w:r>
      <w:r w:rsidRPr="002746DC">
        <w:rPr>
          <w:rFonts w:ascii="Arial" w:hAnsi="Arial" w:cs="Arial"/>
          <w:spacing w:val="7"/>
          <w:sz w:val="21"/>
          <w:szCs w:val="21"/>
          <w:rPrChange w:id="242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26" w:author="De Jesus Borges, Thiago" w:date="2024-08-15T12:22:00Z" w16du:dateUtc="2024-08-15T16:22:00Z">
            <w:rPr>
              <w:rFonts w:ascii="Arial" w:hAnsi="Arial" w:cs="Arial"/>
            </w:rPr>
          </w:rPrChange>
        </w:rPr>
        <w:t>affect</w:t>
      </w:r>
      <w:r w:rsidRPr="002746DC">
        <w:rPr>
          <w:rFonts w:ascii="Arial" w:hAnsi="Arial" w:cs="Arial"/>
          <w:spacing w:val="7"/>
          <w:sz w:val="21"/>
          <w:szCs w:val="21"/>
          <w:rPrChange w:id="242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28" w:author="De Jesus Borges, Thiago" w:date="2024-08-15T12:22:00Z" w16du:dateUtc="2024-08-15T16:22:00Z">
            <w:rPr>
              <w:rFonts w:ascii="Arial" w:hAnsi="Arial" w:cs="Arial"/>
            </w:rPr>
          </w:rPrChange>
        </w:rPr>
        <w:lastRenderedPageBreak/>
        <w:t>the</w:t>
      </w:r>
      <w:r w:rsidRPr="002746DC">
        <w:rPr>
          <w:rFonts w:ascii="Arial" w:hAnsi="Arial" w:cs="Arial"/>
          <w:spacing w:val="7"/>
          <w:sz w:val="21"/>
          <w:szCs w:val="21"/>
          <w:rPrChange w:id="242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30" w:author="De Jesus Borges, Thiago" w:date="2024-08-15T12:22:00Z" w16du:dateUtc="2024-08-15T16:22:00Z">
            <w:rPr>
              <w:rFonts w:ascii="Arial" w:hAnsi="Arial" w:cs="Arial"/>
            </w:rPr>
          </w:rPrChange>
        </w:rPr>
        <w:t>entire</w:t>
      </w:r>
      <w:r w:rsidRPr="002746DC">
        <w:rPr>
          <w:rFonts w:ascii="Arial" w:hAnsi="Arial" w:cs="Arial"/>
          <w:spacing w:val="7"/>
          <w:sz w:val="21"/>
          <w:szCs w:val="21"/>
          <w:rPrChange w:id="243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32" w:author="De Jesus Borges, Thiago" w:date="2024-08-15T12:22:00Z" w16du:dateUtc="2024-08-15T16:22:00Z">
            <w:rPr>
              <w:rFonts w:ascii="Arial" w:hAnsi="Arial" w:cs="Arial"/>
            </w:rPr>
          </w:rPrChange>
        </w:rPr>
        <w:t>sample,</w:t>
      </w:r>
      <w:r w:rsidRPr="002746DC">
        <w:rPr>
          <w:rFonts w:ascii="Arial" w:hAnsi="Arial" w:cs="Arial"/>
          <w:spacing w:val="7"/>
          <w:sz w:val="21"/>
          <w:szCs w:val="21"/>
          <w:rPrChange w:id="243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34" w:author="De Jesus Borges, Thiago" w:date="2024-08-15T12:22:00Z" w16du:dateUtc="2024-08-15T16:22:00Z">
            <w:rPr>
              <w:rFonts w:ascii="Arial" w:hAnsi="Arial" w:cs="Arial"/>
            </w:rPr>
          </w:rPrChange>
        </w:rPr>
        <w:t>using</w:t>
      </w:r>
      <w:r w:rsidRPr="002746DC">
        <w:rPr>
          <w:rFonts w:ascii="Arial" w:hAnsi="Arial" w:cs="Arial"/>
          <w:spacing w:val="7"/>
          <w:sz w:val="21"/>
          <w:szCs w:val="21"/>
          <w:rPrChange w:id="243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436" w:author="De Jesus Borges, Thiago" w:date="2024-08-15T12:22:00Z" w16du:dateUtc="2024-08-15T16:22:00Z">
            <w:rPr>
              <w:rFonts w:ascii="Arial" w:hAnsi="Arial" w:cs="Arial"/>
            </w:rPr>
          </w:rPrChange>
        </w:rPr>
        <w:t>the</w:t>
      </w:r>
      <w:r w:rsidR="000C3311" w:rsidRPr="002746DC">
        <w:rPr>
          <w:rFonts w:ascii="Arial" w:hAnsi="Arial" w:cs="Arial"/>
          <w:spacing w:val="7"/>
          <w:sz w:val="21"/>
          <w:szCs w:val="21"/>
          <w:rPrChange w:id="2437" w:author="De Jesus Borges, Thiago" w:date="2024-08-15T12:22:00Z" w16du:dateUtc="2024-08-15T16:22:00Z">
            <w:rPr>
              <w:rFonts w:ascii="Arial" w:hAnsi="Arial" w:cs="Arial"/>
              <w:spacing w:val="7"/>
            </w:rPr>
          </w:rPrChange>
        </w:rPr>
        <w:t xml:space="preserve"> HKG</w:t>
      </w:r>
      <w:r w:rsidR="008A7187">
        <w:rPr>
          <w:rFonts w:ascii="Arial" w:hAnsi="Arial" w:cs="Arial"/>
          <w:spacing w:val="7"/>
          <w:sz w:val="21"/>
          <w:szCs w:val="21"/>
        </w:rPr>
        <w:t>s</w:t>
      </w:r>
      <w:r w:rsidR="000C3311" w:rsidRPr="004B2128">
        <w:rPr>
          <w:rFonts w:ascii="Arial" w:hAnsi="Arial" w:cs="Arial"/>
          <w:spacing w:val="7"/>
          <w:sz w:val="21"/>
          <w:szCs w:val="21"/>
        </w:rPr>
        <w:t xml:space="preserve"> as </w:t>
      </w:r>
      <w:r w:rsidR="000C3311" w:rsidRPr="004B2128">
        <w:rPr>
          <w:rFonts w:ascii="Arial" w:hAnsi="Arial" w:cs="Arial"/>
          <w:sz w:val="21"/>
          <w:szCs w:val="21"/>
        </w:rPr>
        <w:t>normalization factor</w:t>
      </w:r>
      <w:r w:rsidR="008A7187">
        <w:rPr>
          <w:rFonts w:ascii="Arial" w:hAnsi="Arial" w:cs="Arial"/>
          <w:sz w:val="21"/>
          <w:szCs w:val="21"/>
        </w:rPr>
        <w:t>s</w:t>
      </w:r>
      <w:r w:rsidRPr="002746DC">
        <w:rPr>
          <w:rFonts w:ascii="Arial" w:hAnsi="Arial" w:cs="Arial"/>
          <w:spacing w:val="12"/>
          <w:sz w:val="21"/>
          <w:szCs w:val="21"/>
          <w:rPrChange w:id="243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39" w:author="De Jesus Borges, Thiago" w:date="2024-08-15T12:22:00Z" w16du:dateUtc="2024-08-15T16:22:00Z">
            <w:rPr>
              <w:rFonts w:ascii="Arial" w:hAnsi="Arial" w:cs="Arial"/>
            </w:rPr>
          </w:rPrChange>
        </w:rPr>
        <w:t>can</w:t>
      </w:r>
      <w:r w:rsidRPr="002746DC">
        <w:rPr>
          <w:rFonts w:ascii="Arial" w:hAnsi="Arial" w:cs="Arial"/>
          <w:spacing w:val="12"/>
          <w:sz w:val="21"/>
          <w:szCs w:val="21"/>
          <w:rPrChange w:id="244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41" w:author="De Jesus Borges, Thiago" w:date="2024-08-15T12:22:00Z" w16du:dateUtc="2024-08-15T16:22:00Z">
            <w:rPr>
              <w:rFonts w:ascii="Arial" w:hAnsi="Arial" w:cs="Arial"/>
            </w:rPr>
          </w:rPrChange>
        </w:rPr>
        <w:t>reduce</w:t>
      </w:r>
      <w:r w:rsidRPr="002746DC">
        <w:rPr>
          <w:rFonts w:ascii="Arial" w:hAnsi="Arial" w:cs="Arial"/>
          <w:spacing w:val="12"/>
          <w:sz w:val="21"/>
          <w:szCs w:val="21"/>
          <w:rPrChange w:id="244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43"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244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45" w:author="De Jesus Borges, Thiago" w:date="2024-08-15T12:22:00Z" w16du:dateUtc="2024-08-15T16:22:00Z">
            <w:rPr>
              <w:rFonts w:ascii="Arial" w:hAnsi="Arial" w:cs="Arial"/>
            </w:rPr>
          </w:rPrChange>
        </w:rPr>
        <w:t>technical</w:t>
      </w:r>
      <w:r w:rsidRPr="002746DC">
        <w:rPr>
          <w:rFonts w:ascii="Arial" w:hAnsi="Arial" w:cs="Arial"/>
          <w:spacing w:val="12"/>
          <w:sz w:val="21"/>
          <w:szCs w:val="21"/>
          <w:rPrChange w:id="244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47" w:author="De Jesus Borges, Thiago" w:date="2024-08-15T12:22:00Z" w16du:dateUtc="2024-08-15T16:22:00Z">
            <w:rPr>
              <w:rFonts w:ascii="Arial" w:hAnsi="Arial" w:cs="Arial"/>
            </w:rPr>
          </w:rPrChange>
        </w:rPr>
        <w:t>differences</w:t>
      </w:r>
      <w:r w:rsidRPr="002746DC">
        <w:rPr>
          <w:rFonts w:ascii="Arial" w:hAnsi="Arial" w:cs="Arial"/>
          <w:spacing w:val="12"/>
          <w:sz w:val="21"/>
          <w:szCs w:val="21"/>
          <w:rPrChange w:id="244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49" w:author="De Jesus Borges, Thiago" w:date="2024-08-15T12:22:00Z" w16du:dateUtc="2024-08-15T16:22:00Z">
            <w:rPr>
              <w:rFonts w:ascii="Arial" w:hAnsi="Arial" w:cs="Arial"/>
            </w:rPr>
          </w:rPrChange>
        </w:rPr>
        <w:t>between</w:t>
      </w:r>
      <w:r w:rsidRPr="002746DC">
        <w:rPr>
          <w:rFonts w:ascii="Arial" w:hAnsi="Arial" w:cs="Arial"/>
          <w:spacing w:val="12"/>
          <w:sz w:val="21"/>
          <w:szCs w:val="21"/>
          <w:rPrChange w:id="245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51" w:author="De Jesus Borges, Thiago" w:date="2024-08-15T12:22:00Z" w16du:dateUtc="2024-08-15T16:22:00Z">
            <w:rPr>
              <w:rFonts w:ascii="Arial" w:hAnsi="Arial" w:cs="Arial"/>
            </w:rPr>
          </w:rPrChange>
        </w:rPr>
        <w:t>samples.</w:t>
      </w:r>
      <w:r w:rsidRPr="002746DC">
        <w:rPr>
          <w:rFonts w:ascii="Arial" w:hAnsi="Arial" w:cs="Arial"/>
          <w:spacing w:val="12"/>
          <w:sz w:val="21"/>
          <w:szCs w:val="21"/>
          <w:rPrChange w:id="2452" w:author="De Jesus Borges, Thiago" w:date="2024-08-15T12:22:00Z" w16du:dateUtc="2024-08-15T16:22:00Z">
            <w:rPr>
              <w:rFonts w:ascii="Arial" w:hAnsi="Arial" w:cs="Arial"/>
              <w:spacing w:val="12"/>
            </w:rPr>
          </w:rPrChange>
        </w:rPr>
        <w:t xml:space="preserve"> </w:t>
      </w:r>
      <w:r w:rsidR="00BA711B">
        <w:rPr>
          <w:rFonts w:ascii="Arial" w:hAnsi="Arial" w:cs="Arial"/>
          <w:sz w:val="21"/>
          <w:szCs w:val="21"/>
        </w:rPr>
        <w:t xml:space="preserve">We propose </w:t>
      </w:r>
      <w:r w:rsidR="00C01480">
        <w:rPr>
          <w:rFonts w:ascii="Arial" w:hAnsi="Arial" w:cs="Arial"/>
          <w:sz w:val="21"/>
          <w:szCs w:val="21"/>
        </w:rPr>
        <w:t xml:space="preserve">that </w:t>
      </w:r>
      <w:r w:rsidR="00BA711B">
        <w:rPr>
          <w:rFonts w:ascii="Arial" w:hAnsi="Arial" w:cs="Arial"/>
          <w:sz w:val="21"/>
          <w:szCs w:val="21"/>
        </w:rPr>
        <w:t xml:space="preserve">this method </w:t>
      </w:r>
      <w:r w:rsidRPr="002746DC">
        <w:rPr>
          <w:rFonts w:ascii="Arial" w:hAnsi="Arial" w:cs="Arial"/>
          <w:sz w:val="21"/>
          <w:szCs w:val="21"/>
          <w:rPrChange w:id="2453" w:author="De Jesus Borges, Thiago" w:date="2024-08-15T12:22:00Z" w16du:dateUtc="2024-08-15T16:22:00Z">
            <w:rPr>
              <w:rFonts w:ascii="Arial" w:hAnsi="Arial" w:cs="Arial"/>
            </w:rPr>
          </w:rPrChange>
        </w:rPr>
        <w:t>can</w:t>
      </w:r>
      <w:r w:rsidRPr="002746DC">
        <w:rPr>
          <w:rFonts w:ascii="Arial" w:hAnsi="Arial" w:cs="Arial"/>
          <w:spacing w:val="12"/>
          <w:sz w:val="21"/>
          <w:szCs w:val="21"/>
          <w:rPrChange w:id="245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55" w:author="De Jesus Borges, Thiago" w:date="2024-08-15T12:22:00Z" w16du:dateUtc="2024-08-15T16:22:00Z">
            <w:rPr>
              <w:rFonts w:ascii="Arial" w:hAnsi="Arial" w:cs="Arial"/>
            </w:rPr>
          </w:rPrChange>
        </w:rPr>
        <w:t>be</w:t>
      </w:r>
      <w:r w:rsidRPr="002746DC">
        <w:rPr>
          <w:rFonts w:ascii="Arial" w:hAnsi="Arial" w:cs="Arial"/>
          <w:spacing w:val="12"/>
          <w:sz w:val="21"/>
          <w:szCs w:val="21"/>
          <w:rPrChange w:id="245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57" w:author="De Jesus Borges, Thiago" w:date="2024-08-15T12:22:00Z" w16du:dateUtc="2024-08-15T16:22:00Z">
            <w:rPr>
              <w:rFonts w:ascii="Arial" w:hAnsi="Arial" w:cs="Arial"/>
            </w:rPr>
          </w:rPrChange>
        </w:rPr>
        <w:t>a</w:t>
      </w:r>
      <w:r w:rsidRPr="002746DC">
        <w:rPr>
          <w:rFonts w:ascii="Arial" w:hAnsi="Arial" w:cs="Arial"/>
          <w:spacing w:val="12"/>
          <w:sz w:val="21"/>
          <w:szCs w:val="21"/>
          <w:rPrChange w:id="245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459" w:author="De Jesus Borges, Thiago" w:date="2024-08-15T12:22:00Z" w16du:dateUtc="2024-08-15T16:22:00Z">
            <w:rPr>
              <w:rFonts w:ascii="Arial" w:hAnsi="Arial" w:cs="Arial"/>
            </w:rPr>
          </w:rPrChange>
        </w:rPr>
        <w:t>simple</w:t>
      </w:r>
      <w:r w:rsidR="00C01480">
        <w:rPr>
          <w:rFonts w:ascii="Arial" w:hAnsi="Arial" w:cs="Arial"/>
          <w:sz w:val="21"/>
          <w:szCs w:val="21"/>
        </w:rPr>
        <w:t>r</w:t>
      </w:r>
      <w:r w:rsidRPr="002746DC">
        <w:rPr>
          <w:rFonts w:ascii="Arial" w:hAnsi="Arial" w:cs="Arial"/>
          <w:sz w:val="21"/>
          <w:szCs w:val="21"/>
          <w:rPrChange w:id="2460"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2461" w:author="De Jesus Borges, Thiago" w:date="2024-08-15T12:22:00Z" w16du:dateUtc="2024-08-15T16:22:00Z">
            <w:rPr>
              <w:rFonts w:ascii="Arial" w:hAnsi="Arial" w:cs="Arial"/>
              <w:spacing w:val="-2"/>
            </w:rPr>
          </w:rPrChange>
        </w:rPr>
        <w:t>solution</w:t>
      </w:r>
      <w:r w:rsidRPr="002746DC">
        <w:rPr>
          <w:rFonts w:ascii="Arial" w:hAnsi="Arial" w:cs="Arial"/>
          <w:spacing w:val="-10"/>
          <w:sz w:val="21"/>
          <w:szCs w:val="21"/>
          <w:rPrChange w:id="246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463" w:author="De Jesus Borges, Thiago" w:date="2024-08-15T12:22:00Z" w16du:dateUtc="2024-08-15T16:22:00Z">
            <w:rPr>
              <w:rFonts w:ascii="Arial" w:hAnsi="Arial" w:cs="Arial"/>
              <w:spacing w:val="-2"/>
            </w:rPr>
          </w:rPrChange>
        </w:rPr>
        <w:t>for</w:t>
      </w:r>
      <w:r w:rsidRPr="002746DC">
        <w:rPr>
          <w:rFonts w:ascii="Arial" w:hAnsi="Arial" w:cs="Arial"/>
          <w:spacing w:val="-9"/>
          <w:sz w:val="21"/>
          <w:szCs w:val="21"/>
          <w:rPrChange w:id="2464"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65" w:author="De Jesus Borges, Thiago" w:date="2024-08-15T12:22:00Z" w16du:dateUtc="2024-08-15T16:22:00Z">
            <w:rPr>
              <w:rFonts w:ascii="Arial" w:hAnsi="Arial" w:cs="Arial"/>
              <w:spacing w:val="-2"/>
            </w:rPr>
          </w:rPrChange>
        </w:rPr>
        <w:t>batch</w:t>
      </w:r>
      <w:r w:rsidRPr="002746DC">
        <w:rPr>
          <w:rFonts w:ascii="Arial" w:hAnsi="Arial" w:cs="Arial"/>
          <w:spacing w:val="-9"/>
          <w:sz w:val="21"/>
          <w:szCs w:val="21"/>
          <w:rPrChange w:id="2466"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67" w:author="De Jesus Borges, Thiago" w:date="2024-08-15T12:22:00Z" w16du:dateUtc="2024-08-15T16:22:00Z">
            <w:rPr>
              <w:rFonts w:ascii="Arial" w:hAnsi="Arial" w:cs="Arial"/>
              <w:spacing w:val="-2"/>
            </w:rPr>
          </w:rPrChange>
        </w:rPr>
        <w:t>effect</w:t>
      </w:r>
      <w:r w:rsidRPr="002746DC">
        <w:rPr>
          <w:rFonts w:ascii="Arial" w:hAnsi="Arial" w:cs="Arial"/>
          <w:spacing w:val="-9"/>
          <w:sz w:val="21"/>
          <w:szCs w:val="21"/>
          <w:rPrChange w:id="246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69" w:author="De Jesus Borges, Thiago" w:date="2024-08-15T12:22:00Z" w16du:dateUtc="2024-08-15T16:22:00Z">
            <w:rPr>
              <w:rFonts w:ascii="Arial" w:hAnsi="Arial" w:cs="Arial"/>
              <w:spacing w:val="-2"/>
            </w:rPr>
          </w:rPrChange>
        </w:rPr>
        <w:t>correction</w:t>
      </w:r>
      <w:r w:rsidRPr="002746DC">
        <w:rPr>
          <w:rFonts w:ascii="Arial" w:hAnsi="Arial" w:cs="Arial"/>
          <w:spacing w:val="-9"/>
          <w:sz w:val="21"/>
          <w:szCs w:val="21"/>
          <w:rPrChange w:id="247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71" w:author="De Jesus Borges, Thiago" w:date="2024-08-15T12:22:00Z" w16du:dateUtc="2024-08-15T16:22:00Z">
            <w:rPr>
              <w:rFonts w:ascii="Arial" w:hAnsi="Arial" w:cs="Arial"/>
              <w:spacing w:val="-2"/>
            </w:rPr>
          </w:rPrChange>
        </w:rPr>
        <w:t>for</w:t>
      </w:r>
      <w:r w:rsidRPr="002746DC">
        <w:rPr>
          <w:rFonts w:ascii="Arial" w:hAnsi="Arial" w:cs="Arial"/>
          <w:spacing w:val="-9"/>
          <w:sz w:val="21"/>
          <w:szCs w:val="21"/>
          <w:rPrChange w:id="247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73" w:author="De Jesus Borges, Thiago" w:date="2024-08-15T12:22:00Z" w16du:dateUtc="2024-08-15T16:22:00Z">
            <w:rPr>
              <w:rFonts w:ascii="Arial" w:hAnsi="Arial" w:cs="Arial"/>
              <w:spacing w:val="-2"/>
            </w:rPr>
          </w:rPrChange>
        </w:rPr>
        <w:t>machine</w:t>
      </w:r>
      <w:r w:rsidRPr="002746DC">
        <w:rPr>
          <w:rFonts w:ascii="Arial" w:hAnsi="Arial" w:cs="Arial"/>
          <w:spacing w:val="-9"/>
          <w:sz w:val="21"/>
          <w:szCs w:val="21"/>
          <w:rPrChange w:id="2474"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75" w:author="De Jesus Borges, Thiago" w:date="2024-08-15T12:22:00Z" w16du:dateUtc="2024-08-15T16:22:00Z">
            <w:rPr>
              <w:rFonts w:ascii="Arial" w:hAnsi="Arial" w:cs="Arial"/>
              <w:spacing w:val="-2"/>
            </w:rPr>
          </w:rPrChange>
        </w:rPr>
        <w:t>learning</w:t>
      </w:r>
      <w:r w:rsidRPr="002746DC">
        <w:rPr>
          <w:rFonts w:ascii="Arial" w:hAnsi="Arial" w:cs="Arial"/>
          <w:spacing w:val="-9"/>
          <w:sz w:val="21"/>
          <w:szCs w:val="21"/>
          <w:rPrChange w:id="2476"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77" w:author="De Jesus Borges, Thiago" w:date="2024-08-15T12:22:00Z" w16du:dateUtc="2024-08-15T16:22:00Z">
            <w:rPr>
              <w:rFonts w:ascii="Arial" w:hAnsi="Arial" w:cs="Arial"/>
              <w:spacing w:val="-2"/>
            </w:rPr>
          </w:rPrChange>
        </w:rPr>
        <w:t>applications,</w:t>
      </w:r>
      <w:r w:rsidR="00BC6327" w:rsidRPr="002746DC">
        <w:rPr>
          <w:rFonts w:ascii="Arial" w:hAnsi="Arial" w:cs="Arial"/>
          <w:spacing w:val="-9"/>
          <w:sz w:val="21"/>
          <w:szCs w:val="21"/>
          <w:rPrChange w:id="2478"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79" w:author="De Jesus Borges, Thiago" w:date="2024-08-15T12:22:00Z" w16du:dateUtc="2024-08-15T16:22:00Z">
            <w:rPr>
              <w:rFonts w:ascii="Arial" w:hAnsi="Arial" w:cs="Arial"/>
              <w:spacing w:val="-2"/>
            </w:rPr>
          </w:rPrChange>
        </w:rPr>
        <w:t>leading</w:t>
      </w:r>
      <w:r w:rsidRPr="002746DC">
        <w:rPr>
          <w:rFonts w:ascii="Arial" w:hAnsi="Arial" w:cs="Arial"/>
          <w:spacing w:val="-9"/>
          <w:sz w:val="21"/>
          <w:szCs w:val="21"/>
          <w:rPrChange w:id="248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81" w:author="De Jesus Borges, Thiago" w:date="2024-08-15T12:22:00Z" w16du:dateUtc="2024-08-15T16:22:00Z">
            <w:rPr>
              <w:rFonts w:ascii="Arial" w:hAnsi="Arial" w:cs="Arial"/>
              <w:spacing w:val="-2"/>
            </w:rPr>
          </w:rPrChange>
        </w:rPr>
        <w:t>to</w:t>
      </w:r>
      <w:r w:rsidRPr="002746DC">
        <w:rPr>
          <w:rFonts w:ascii="Arial" w:hAnsi="Arial" w:cs="Arial"/>
          <w:spacing w:val="-9"/>
          <w:sz w:val="21"/>
          <w:szCs w:val="21"/>
          <w:rPrChange w:id="2482"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2483" w:author="De Jesus Borges, Thiago" w:date="2024-08-15T12:22:00Z" w16du:dateUtc="2024-08-15T16:22:00Z">
            <w:rPr>
              <w:rFonts w:ascii="Arial" w:hAnsi="Arial" w:cs="Arial"/>
              <w:spacing w:val="-2"/>
            </w:rPr>
          </w:rPrChange>
        </w:rPr>
        <w:t>better</w:t>
      </w:r>
      <w:r w:rsidR="00BC6327" w:rsidRPr="002746DC">
        <w:rPr>
          <w:rFonts w:ascii="Arial" w:hAnsi="Arial" w:cs="Arial"/>
          <w:sz w:val="21"/>
          <w:szCs w:val="21"/>
          <w:rPrChange w:id="2484"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2485" w:author="De Jesus Borges, Thiago" w:date="2024-08-15T12:22:00Z" w16du:dateUtc="2024-08-15T16:22:00Z">
            <w:rPr>
              <w:rFonts w:ascii="Arial" w:hAnsi="Arial" w:cs="Arial"/>
              <w:spacing w:val="-2"/>
            </w:rPr>
          </w:rPrChange>
        </w:rPr>
        <w:t>predictors.</w:t>
      </w:r>
    </w:p>
    <w:p w14:paraId="413B56A6" w14:textId="77777777" w:rsidR="00F675DE" w:rsidRPr="002746DC" w:rsidRDefault="00F675DE" w:rsidP="003362E4">
      <w:pPr>
        <w:spacing w:line="210" w:lineRule="exact"/>
        <w:ind w:left="360"/>
        <w:jc w:val="both"/>
        <w:rPr>
          <w:rFonts w:ascii="Arial" w:hAnsi="Arial" w:cs="Arial"/>
          <w:sz w:val="24"/>
          <w:szCs w:val="24"/>
          <w:rPrChange w:id="2486" w:author="De Jesus Borges, Thiago" w:date="2024-08-15T12:22:00Z" w16du:dateUtc="2024-08-15T16:22:00Z">
            <w:rPr>
              <w:rFonts w:ascii="Arial" w:hAnsi="Arial" w:cs="Arial"/>
            </w:rPr>
          </w:rPrChange>
        </w:rPr>
        <w:sectPr w:rsidR="00F675DE" w:rsidRPr="002746DC">
          <w:pgSz w:w="11910" w:h="16840"/>
          <w:pgMar w:top="1420" w:right="1680" w:bottom="3920" w:left="1680" w:header="0" w:footer="3734" w:gutter="0"/>
          <w:cols w:space="720"/>
        </w:sectPr>
      </w:pPr>
    </w:p>
    <w:p w14:paraId="1C77F6A6" w14:textId="77777777" w:rsidR="00F675DE" w:rsidRPr="00C01480" w:rsidRDefault="0047037D" w:rsidP="003362E4">
      <w:pPr>
        <w:pStyle w:val="Heading1"/>
        <w:numPr>
          <w:ilvl w:val="0"/>
          <w:numId w:val="2"/>
        </w:numPr>
        <w:tabs>
          <w:tab w:val="left" w:pos="1133"/>
        </w:tabs>
        <w:ind w:left="360" w:hanging="322"/>
        <w:jc w:val="both"/>
        <w:rPr>
          <w:rFonts w:ascii="Arial" w:hAnsi="Arial" w:cs="Arial"/>
        </w:rPr>
      </w:pPr>
      <w:bookmarkStart w:id="2487" w:name="Discussion"/>
      <w:bookmarkEnd w:id="2487"/>
      <w:commentRangeStart w:id="2488"/>
      <w:commentRangeStart w:id="2489"/>
      <w:r w:rsidRPr="00C01480">
        <w:rPr>
          <w:rFonts w:ascii="Arial" w:hAnsi="Arial" w:cs="Arial"/>
          <w:spacing w:val="-2"/>
        </w:rPr>
        <w:lastRenderedPageBreak/>
        <w:t>Discussion</w:t>
      </w:r>
      <w:commentRangeEnd w:id="2488"/>
      <w:r w:rsidR="009D0E95">
        <w:rPr>
          <w:rStyle w:val="CommentReference"/>
          <w:b w:val="0"/>
          <w:bCs w:val="0"/>
        </w:rPr>
        <w:commentReference w:id="2488"/>
      </w:r>
      <w:commentRangeEnd w:id="2489"/>
      <w:r w:rsidR="00E133A0">
        <w:rPr>
          <w:rStyle w:val="CommentReference"/>
          <w:b w:val="0"/>
          <w:bCs w:val="0"/>
        </w:rPr>
        <w:commentReference w:id="2489"/>
      </w:r>
    </w:p>
    <w:p w14:paraId="30030950" w14:textId="249CBC65" w:rsidR="00240995" w:rsidRDefault="005B5A0C" w:rsidP="00954BE3">
      <w:pPr>
        <w:pStyle w:val="BodyText"/>
        <w:spacing w:line="254" w:lineRule="auto"/>
        <w:ind w:left="360" w:right="317" w:firstLine="298"/>
        <w:rPr>
          <w:rFonts w:ascii="Arial" w:hAnsi="Arial" w:cs="Arial"/>
          <w:spacing w:val="-2"/>
          <w:sz w:val="21"/>
          <w:szCs w:val="21"/>
        </w:rPr>
      </w:pPr>
      <w:r>
        <w:rPr>
          <w:rFonts w:ascii="Arial" w:hAnsi="Arial" w:cs="Arial"/>
          <w:spacing w:val="-2"/>
          <w:sz w:val="21"/>
          <w:szCs w:val="21"/>
        </w:rPr>
        <w:t>This study presents new normalization factors based o</w:t>
      </w:r>
      <w:r w:rsidR="00F830E9">
        <w:rPr>
          <w:rFonts w:ascii="Arial" w:hAnsi="Arial" w:cs="Arial"/>
          <w:spacing w:val="-2"/>
          <w:sz w:val="21"/>
          <w:szCs w:val="21"/>
        </w:rPr>
        <w:t xml:space="preserve">n </w:t>
      </w:r>
      <w:r w:rsidR="00F47C75">
        <w:rPr>
          <w:rFonts w:ascii="Arial" w:hAnsi="Arial" w:cs="Arial"/>
          <w:spacing w:val="-2"/>
          <w:sz w:val="21"/>
          <w:szCs w:val="21"/>
        </w:rPr>
        <w:t>i</w:t>
      </w:r>
      <w:r w:rsidR="00F47C75">
        <w:rPr>
          <w:rFonts w:ascii="Arial" w:hAnsi="Arial" w:cs="Arial"/>
          <w:spacing w:val="-6"/>
          <w:sz w:val="21"/>
          <w:szCs w:val="21"/>
        </w:rPr>
        <w:t>dentifying more robust housekeeping genes</w:t>
      </w:r>
      <w:r w:rsidR="00F47C75">
        <w:rPr>
          <w:rFonts w:ascii="Arial" w:hAnsi="Arial" w:cs="Arial"/>
          <w:spacing w:val="-6"/>
          <w:sz w:val="21"/>
          <w:szCs w:val="21"/>
        </w:rPr>
        <w:t xml:space="preserve"> </w:t>
      </w:r>
      <w:r w:rsidR="00F47C75">
        <w:rPr>
          <w:rFonts w:ascii="Arial" w:hAnsi="Arial" w:cs="Arial"/>
          <w:spacing w:val="-2"/>
          <w:sz w:val="21"/>
          <w:szCs w:val="21"/>
        </w:rPr>
        <w:t>in transcriptomics</w:t>
      </w:r>
      <w:r w:rsidR="00F47C75">
        <w:rPr>
          <w:rFonts w:ascii="Arial" w:hAnsi="Arial" w:cs="Arial"/>
          <w:spacing w:val="-2"/>
          <w:sz w:val="21"/>
          <w:szCs w:val="21"/>
        </w:rPr>
        <w:t xml:space="preserve"> datasets</w:t>
      </w:r>
      <w:r w:rsidR="00EA4A71">
        <w:rPr>
          <w:rFonts w:ascii="Arial" w:hAnsi="Arial" w:cs="Arial"/>
          <w:spacing w:val="-2"/>
          <w:sz w:val="21"/>
          <w:szCs w:val="21"/>
        </w:rPr>
        <w:t xml:space="preserve"> to avoid data leakage and mitigate technical differences between samples. Our method outperforms traditional cross-sample normalization methods such as MRN</w:t>
      </w:r>
      <w:r w:rsidR="00B6645A">
        <w:rPr>
          <w:rFonts w:ascii="Arial" w:hAnsi="Arial" w:cs="Arial"/>
          <w:spacing w:val="-2"/>
          <w:sz w:val="21"/>
          <w:szCs w:val="21"/>
        </w:rPr>
        <w:t xml:space="preserve"> and TMM</w:t>
      </w:r>
      <w:r w:rsidR="00CC0BE6">
        <w:rPr>
          <w:rFonts w:ascii="Arial" w:hAnsi="Arial" w:cs="Arial"/>
          <w:spacing w:val="-2"/>
          <w:sz w:val="21"/>
          <w:szCs w:val="21"/>
        </w:rPr>
        <w:t>,</w:t>
      </w:r>
      <w:r w:rsidR="00AF57D8">
        <w:rPr>
          <w:rFonts w:ascii="Arial" w:hAnsi="Arial" w:cs="Arial"/>
          <w:spacing w:val="-2"/>
          <w:sz w:val="21"/>
          <w:szCs w:val="21"/>
        </w:rPr>
        <w:t xml:space="preserve"> which can deliver </w:t>
      </w:r>
      <w:r w:rsidR="00C73919">
        <w:rPr>
          <w:rFonts w:ascii="Arial" w:hAnsi="Arial" w:cs="Arial"/>
        </w:rPr>
        <w:t>over-optimistic</w:t>
      </w:r>
      <w:r w:rsidR="00AF57D8" w:rsidRPr="00291A64">
        <w:rPr>
          <w:rFonts w:ascii="Arial" w:hAnsi="Arial" w:cs="Arial"/>
          <w:spacing w:val="-7"/>
        </w:rPr>
        <w:t xml:space="preserve"> </w:t>
      </w:r>
      <w:r w:rsidR="00AF57D8" w:rsidRPr="00291A64">
        <w:rPr>
          <w:rFonts w:ascii="Arial" w:hAnsi="Arial" w:cs="Arial"/>
        </w:rPr>
        <w:t>result</w:t>
      </w:r>
      <w:r w:rsidR="00AF57D8">
        <w:rPr>
          <w:rFonts w:ascii="Arial" w:hAnsi="Arial" w:cs="Arial"/>
        </w:rPr>
        <w:t>s</w:t>
      </w:r>
      <w:r w:rsidR="00AF57D8" w:rsidRPr="00291A64">
        <w:rPr>
          <w:rFonts w:ascii="Arial" w:hAnsi="Arial" w:cs="Arial"/>
          <w:spacing w:val="-7"/>
        </w:rPr>
        <w:t xml:space="preserve"> </w:t>
      </w:r>
      <w:r w:rsidR="00AF57D8" w:rsidRPr="00291A64">
        <w:rPr>
          <w:rFonts w:ascii="Arial" w:hAnsi="Arial" w:cs="Arial"/>
        </w:rPr>
        <w:t>[</w:t>
      </w:r>
      <w:hyperlink w:anchor="_bookmark6" w:history="1">
        <w:r w:rsidR="00AF57D8" w:rsidRPr="00291A64">
          <w:rPr>
            <w:rFonts w:ascii="Arial" w:hAnsi="Arial" w:cs="Arial"/>
            <w:color w:val="0000FF"/>
          </w:rPr>
          <w:t>6</w:t>
        </w:r>
      </w:hyperlink>
      <w:r w:rsidR="00AF57D8" w:rsidRPr="00291A64">
        <w:rPr>
          <w:rFonts w:ascii="Arial" w:hAnsi="Arial" w:cs="Arial"/>
        </w:rPr>
        <w:t>]</w:t>
      </w:r>
      <w:r w:rsidR="00B6645A">
        <w:rPr>
          <w:rFonts w:ascii="Arial" w:hAnsi="Arial" w:cs="Arial"/>
          <w:spacing w:val="-2"/>
          <w:sz w:val="21"/>
          <w:szCs w:val="21"/>
        </w:rPr>
        <w:t xml:space="preserve">. As well as the </w:t>
      </w:r>
      <w:r w:rsidR="00B6645A">
        <w:rPr>
          <w:rFonts w:ascii="Arial" w:hAnsi="Arial" w:cs="Arial"/>
          <w:spacing w:val="-2"/>
          <w:sz w:val="21"/>
          <w:szCs w:val="21"/>
        </w:rPr>
        <w:t>TPM</w:t>
      </w:r>
      <w:r w:rsidR="00B6645A">
        <w:rPr>
          <w:rFonts w:ascii="Arial" w:hAnsi="Arial" w:cs="Arial"/>
          <w:spacing w:val="-2"/>
          <w:sz w:val="21"/>
          <w:szCs w:val="21"/>
        </w:rPr>
        <w:t xml:space="preserve">, an </w:t>
      </w:r>
      <w:r w:rsidR="00B6645A" w:rsidRPr="00240995">
        <w:rPr>
          <w:rFonts w:ascii="Arial" w:hAnsi="Arial" w:cs="Arial"/>
          <w:spacing w:val="-2"/>
          <w:sz w:val="21"/>
          <w:szCs w:val="21"/>
          <w:rPrChange w:id="2490" w:author="De Jesus Borges, Thiago" w:date="2024-08-15T12:22:00Z" w16du:dateUtc="2024-08-15T16:22:00Z">
            <w:rPr>
              <w:rFonts w:ascii="Arial" w:hAnsi="Arial" w:cs="Arial"/>
            </w:rPr>
          </w:rPrChange>
        </w:rPr>
        <w:t>independent</w:t>
      </w:r>
      <w:r w:rsidR="00B6645A" w:rsidRPr="00240995">
        <w:rPr>
          <w:rFonts w:ascii="Arial" w:hAnsi="Arial" w:cs="Arial"/>
          <w:spacing w:val="-2"/>
          <w:sz w:val="21"/>
          <w:szCs w:val="21"/>
          <w:rPrChange w:id="2491" w:author="De Jesus Borges, Thiago" w:date="2024-08-15T12:22:00Z" w16du:dateUtc="2024-08-15T16:22:00Z">
            <w:rPr>
              <w:rFonts w:ascii="Arial" w:hAnsi="Arial" w:cs="Arial"/>
              <w:spacing w:val="-9"/>
            </w:rPr>
          </w:rPrChange>
        </w:rPr>
        <w:t xml:space="preserve"> </w:t>
      </w:r>
      <w:r w:rsidR="00B6645A" w:rsidRPr="00240995">
        <w:rPr>
          <w:rFonts w:ascii="Arial" w:hAnsi="Arial" w:cs="Arial"/>
          <w:spacing w:val="-2"/>
          <w:sz w:val="21"/>
          <w:szCs w:val="21"/>
          <w:rPrChange w:id="2492" w:author="De Jesus Borges, Thiago" w:date="2024-08-15T12:22:00Z" w16du:dateUtc="2024-08-15T16:22:00Z">
            <w:rPr>
              <w:rFonts w:ascii="Arial" w:hAnsi="Arial" w:cs="Arial"/>
            </w:rPr>
          </w:rPrChange>
        </w:rPr>
        <w:t>sample</w:t>
      </w:r>
      <w:r w:rsidR="00B6645A" w:rsidRPr="00240995">
        <w:rPr>
          <w:rFonts w:ascii="Arial" w:hAnsi="Arial" w:cs="Arial"/>
          <w:spacing w:val="-2"/>
          <w:sz w:val="21"/>
          <w:szCs w:val="21"/>
        </w:rPr>
        <w:t xml:space="preserve"> method</w:t>
      </w:r>
      <w:r w:rsidR="00880D3E">
        <w:rPr>
          <w:rFonts w:ascii="Arial" w:hAnsi="Arial" w:cs="Arial"/>
          <w:spacing w:val="-2"/>
          <w:sz w:val="21"/>
          <w:szCs w:val="21"/>
        </w:rPr>
        <w:t xml:space="preserve"> </w:t>
      </w:r>
      <w:r w:rsidR="00CC0BE6">
        <w:rPr>
          <w:rFonts w:ascii="Arial" w:hAnsi="Arial" w:cs="Arial"/>
          <w:spacing w:val="-2"/>
          <w:sz w:val="21"/>
          <w:szCs w:val="21"/>
        </w:rPr>
        <w:t>that</w:t>
      </w:r>
      <w:r w:rsidR="00880D3E">
        <w:rPr>
          <w:rFonts w:ascii="Arial" w:hAnsi="Arial" w:cs="Arial"/>
          <w:spacing w:val="-2"/>
          <w:sz w:val="21"/>
          <w:szCs w:val="21"/>
        </w:rPr>
        <w:t xml:space="preserve"> cannot correct for technical artifacts [3]</w:t>
      </w:r>
      <w:r w:rsidR="00F47C75">
        <w:rPr>
          <w:rFonts w:ascii="Arial" w:hAnsi="Arial" w:cs="Arial"/>
          <w:spacing w:val="-2"/>
          <w:sz w:val="21"/>
          <w:szCs w:val="21"/>
        </w:rPr>
        <w:t xml:space="preserve">. </w:t>
      </w:r>
      <w:r w:rsidR="00B6645A">
        <w:rPr>
          <w:rFonts w:ascii="Arial" w:hAnsi="Arial" w:cs="Arial"/>
          <w:spacing w:val="-2"/>
          <w:sz w:val="21"/>
          <w:szCs w:val="21"/>
        </w:rPr>
        <w:t>To construct these normalization factors, we mine through thousands of genes,</w:t>
      </w:r>
      <w:r w:rsidR="00AF57D8">
        <w:rPr>
          <w:rFonts w:ascii="Arial" w:hAnsi="Arial" w:cs="Arial"/>
          <w:spacing w:val="-2"/>
          <w:sz w:val="21"/>
          <w:szCs w:val="21"/>
        </w:rPr>
        <w:t xml:space="preserve"> choosing</w:t>
      </w:r>
      <w:r w:rsidR="00B6645A">
        <w:rPr>
          <w:rFonts w:ascii="Arial" w:hAnsi="Arial" w:cs="Arial"/>
          <w:spacing w:val="-2"/>
          <w:sz w:val="21"/>
          <w:szCs w:val="21"/>
        </w:rPr>
        <w:t xml:space="preserve"> the highly expressed ones with low coefficients of variation, high stability, and low Gini coefficient </w:t>
      </w:r>
      <w:r w:rsidR="00240995" w:rsidRPr="00FF77F6">
        <w:rPr>
          <w:rFonts w:ascii="Arial" w:hAnsi="Arial" w:cs="Arial"/>
          <w:spacing w:val="-2"/>
          <w:sz w:val="21"/>
          <w:szCs w:val="21"/>
        </w:rPr>
        <w:t>across various conditions and treatments in high-throughput RNA sequencin</w:t>
      </w:r>
      <w:r w:rsidR="00240995">
        <w:rPr>
          <w:rFonts w:ascii="Arial" w:hAnsi="Arial" w:cs="Arial"/>
          <w:spacing w:val="-2"/>
          <w:sz w:val="21"/>
          <w:szCs w:val="21"/>
        </w:rPr>
        <w:t xml:space="preserve">g. Besides, those genes </w:t>
      </w:r>
      <w:r w:rsidR="00240995" w:rsidRPr="00240995">
        <w:rPr>
          <w:rFonts w:ascii="Arial" w:hAnsi="Arial" w:cs="Arial"/>
          <w:spacing w:val="-2"/>
          <w:sz w:val="21"/>
          <w:szCs w:val="21"/>
        </w:rPr>
        <w:t>participate in crucial cellular maintenance processes and are conserved in vertebrate species</w:t>
      </w:r>
      <w:r w:rsidR="00240995" w:rsidRPr="00240995">
        <w:rPr>
          <w:rFonts w:ascii="Arial" w:hAnsi="Arial" w:cs="Arial"/>
          <w:spacing w:val="-2"/>
          <w:sz w:val="21"/>
          <w:szCs w:val="21"/>
        </w:rPr>
        <w:t xml:space="preserve">, </w:t>
      </w:r>
      <w:r w:rsidR="00240995" w:rsidRPr="00240995">
        <w:rPr>
          <w:rFonts w:ascii="Arial" w:hAnsi="Arial" w:cs="Arial"/>
          <w:spacing w:val="-2"/>
          <w:sz w:val="21"/>
          <w:szCs w:val="21"/>
        </w:rPr>
        <w:t>follow</w:t>
      </w:r>
      <w:r w:rsidR="00240995" w:rsidRPr="00240995">
        <w:rPr>
          <w:rFonts w:ascii="Arial" w:hAnsi="Arial" w:cs="Arial"/>
          <w:spacing w:val="-2"/>
          <w:sz w:val="21"/>
          <w:szCs w:val="21"/>
        </w:rPr>
        <w:t>ing</w:t>
      </w:r>
      <w:r w:rsidR="00240995" w:rsidRPr="00240995">
        <w:rPr>
          <w:rFonts w:ascii="Arial" w:hAnsi="Arial" w:cs="Arial"/>
          <w:spacing w:val="-2"/>
          <w:sz w:val="21"/>
          <w:szCs w:val="21"/>
        </w:rPr>
        <w:t xml:space="preserve"> standard definitions of </w:t>
      </w:r>
      <w:r w:rsidR="00CC0BE6">
        <w:rPr>
          <w:rFonts w:ascii="Arial" w:hAnsi="Arial" w:cs="Arial"/>
          <w:spacing w:val="-2"/>
          <w:sz w:val="21"/>
          <w:szCs w:val="21"/>
        </w:rPr>
        <w:t xml:space="preserve">housekeeping genes </w:t>
      </w:r>
      <w:r w:rsidR="00240995" w:rsidRPr="00240995">
        <w:rPr>
          <w:rFonts w:ascii="Arial" w:hAnsi="Arial" w:cs="Arial"/>
          <w:spacing w:val="-2"/>
          <w:sz w:val="21"/>
          <w:szCs w:val="21"/>
        </w:rPr>
        <w:t>[</w:t>
      </w:r>
      <w:hyperlink w:anchor="_bookmark9" w:history="1">
        <w:r w:rsidR="00240995" w:rsidRPr="00240995">
          <w:rPr>
            <w:rFonts w:ascii="Arial" w:hAnsi="Arial" w:cs="Arial"/>
            <w:spacing w:val="-2"/>
            <w:sz w:val="21"/>
            <w:szCs w:val="21"/>
          </w:rPr>
          <w:t>9</w:t>
        </w:r>
      </w:hyperlink>
      <w:r w:rsidR="00240995" w:rsidRPr="00240995">
        <w:rPr>
          <w:rFonts w:ascii="Arial" w:hAnsi="Arial" w:cs="Arial"/>
          <w:spacing w:val="-2"/>
          <w:sz w:val="21"/>
          <w:szCs w:val="21"/>
        </w:rPr>
        <w:t>].</w:t>
      </w:r>
    </w:p>
    <w:p w14:paraId="29647310" w14:textId="4C81A4D1" w:rsidR="0052444B" w:rsidRDefault="0052444B" w:rsidP="00954BE3">
      <w:pPr>
        <w:pStyle w:val="BodyText"/>
        <w:spacing w:line="254" w:lineRule="auto"/>
        <w:ind w:left="360" w:right="317" w:firstLine="298"/>
        <w:rPr>
          <w:rFonts w:ascii="Arial" w:hAnsi="Arial" w:cs="Arial"/>
          <w:sz w:val="21"/>
          <w:szCs w:val="21"/>
        </w:rPr>
      </w:pPr>
      <w:r w:rsidRPr="002746DC">
        <w:rPr>
          <w:rFonts w:ascii="Arial" w:hAnsi="Arial" w:cs="Arial"/>
          <w:spacing w:val="-2"/>
          <w:sz w:val="21"/>
          <w:szCs w:val="21"/>
          <w:rPrChange w:id="2493" w:author="De Jesus Borges, Thiago" w:date="2024-08-15T12:22:00Z" w16du:dateUtc="2024-08-15T16:22:00Z">
            <w:rPr>
              <w:rFonts w:ascii="Arial" w:hAnsi="Arial" w:cs="Arial"/>
              <w:spacing w:val="-2"/>
            </w:rPr>
          </w:rPrChange>
        </w:rPr>
        <w:t>Previous</w:t>
      </w:r>
      <w:r w:rsidRPr="002746DC">
        <w:rPr>
          <w:rFonts w:ascii="Arial" w:hAnsi="Arial" w:cs="Arial"/>
          <w:spacing w:val="-4"/>
          <w:sz w:val="21"/>
          <w:szCs w:val="21"/>
          <w:rPrChange w:id="249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495" w:author="De Jesus Borges, Thiago" w:date="2024-08-15T12:22:00Z" w16du:dateUtc="2024-08-15T16:22:00Z">
            <w:rPr>
              <w:rFonts w:ascii="Arial" w:hAnsi="Arial" w:cs="Arial"/>
              <w:spacing w:val="-2"/>
            </w:rPr>
          </w:rPrChange>
        </w:rPr>
        <w:t>studies</w:t>
      </w:r>
      <w:r w:rsidRPr="002746DC">
        <w:rPr>
          <w:rFonts w:ascii="Arial" w:hAnsi="Arial" w:cs="Arial"/>
          <w:spacing w:val="-4"/>
          <w:sz w:val="21"/>
          <w:szCs w:val="21"/>
          <w:rPrChange w:id="249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497" w:author="De Jesus Borges, Thiago" w:date="2024-08-15T12:22:00Z" w16du:dateUtc="2024-08-15T16:22:00Z">
            <w:rPr>
              <w:rFonts w:ascii="Arial" w:hAnsi="Arial" w:cs="Arial"/>
              <w:spacing w:val="-2"/>
            </w:rPr>
          </w:rPrChange>
        </w:rPr>
        <w:t>based</w:t>
      </w:r>
      <w:r w:rsidRPr="002746DC">
        <w:rPr>
          <w:rFonts w:ascii="Arial" w:hAnsi="Arial" w:cs="Arial"/>
          <w:spacing w:val="-4"/>
          <w:sz w:val="21"/>
          <w:szCs w:val="21"/>
          <w:rPrChange w:id="249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499" w:author="De Jesus Borges, Thiago" w:date="2024-08-15T12:22:00Z" w16du:dateUtc="2024-08-15T16:22:00Z">
            <w:rPr>
              <w:rFonts w:ascii="Arial" w:hAnsi="Arial" w:cs="Arial"/>
              <w:spacing w:val="-2"/>
            </w:rPr>
          </w:rPrChange>
        </w:rPr>
        <w:t>on</w:t>
      </w:r>
      <w:r w:rsidRPr="002746DC">
        <w:rPr>
          <w:rFonts w:ascii="Arial" w:hAnsi="Arial" w:cs="Arial"/>
          <w:spacing w:val="-4"/>
          <w:sz w:val="21"/>
          <w:szCs w:val="21"/>
          <w:rPrChange w:id="250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01"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250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03" w:author="De Jesus Borges, Thiago" w:date="2024-08-15T12:22:00Z" w16du:dateUtc="2024-08-15T16:22:00Z">
            <w:rPr>
              <w:rFonts w:ascii="Arial" w:hAnsi="Arial" w:cs="Arial"/>
              <w:spacing w:val="-2"/>
            </w:rPr>
          </w:rPrChange>
        </w:rPr>
        <w:t>transcriptional</w:t>
      </w:r>
      <w:r w:rsidRPr="002746DC">
        <w:rPr>
          <w:rFonts w:ascii="Arial" w:hAnsi="Arial" w:cs="Arial"/>
          <w:spacing w:val="-4"/>
          <w:sz w:val="21"/>
          <w:szCs w:val="21"/>
          <w:rPrChange w:id="250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05" w:author="De Jesus Borges, Thiago" w:date="2024-08-15T12:22:00Z" w16du:dateUtc="2024-08-15T16:22:00Z">
            <w:rPr>
              <w:rFonts w:ascii="Arial" w:hAnsi="Arial" w:cs="Arial"/>
              <w:spacing w:val="-2"/>
            </w:rPr>
          </w:rPrChange>
        </w:rPr>
        <w:t>profile</w:t>
      </w:r>
      <w:r w:rsidRPr="002746DC">
        <w:rPr>
          <w:rFonts w:ascii="Arial" w:hAnsi="Arial" w:cs="Arial"/>
          <w:spacing w:val="-4"/>
          <w:sz w:val="21"/>
          <w:szCs w:val="21"/>
          <w:rPrChange w:id="250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07" w:author="De Jesus Borges, Thiago" w:date="2024-08-15T12:22:00Z" w16du:dateUtc="2024-08-15T16:22:00Z">
            <w:rPr>
              <w:rFonts w:ascii="Arial" w:hAnsi="Arial" w:cs="Arial"/>
              <w:spacing w:val="-2"/>
            </w:rPr>
          </w:rPrChange>
        </w:rPr>
        <w:t>of</w:t>
      </w:r>
      <w:r w:rsidRPr="002746DC">
        <w:rPr>
          <w:rFonts w:ascii="Arial" w:hAnsi="Arial" w:cs="Arial"/>
          <w:spacing w:val="-4"/>
          <w:sz w:val="21"/>
          <w:szCs w:val="21"/>
          <w:rPrChange w:id="250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09" w:author="De Jesus Borges, Thiago" w:date="2024-08-15T12:22:00Z" w16du:dateUtc="2024-08-15T16:22:00Z">
            <w:rPr>
              <w:rFonts w:ascii="Arial" w:hAnsi="Arial" w:cs="Arial"/>
              <w:spacing w:val="-2"/>
            </w:rPr>
          </w:rPrChange>
        </w:rPr>
        <w:t>tissue</w:t>
      </w:r>
      <w:r w:rsidRPr="002746DC">
        <w:rPr>
          <w:rFonts w:ascii="Arial" w:hAnsi="Arial" w:cs="Arial"/>
          <w:spacing w:val="-4"/>
          <w:sz w:val="21"/>
          <w:szCs w:val="21"/>
          <w:rPrChange w:id="251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11" w:author="De Jesus Borges, Thiago" w:date="2024-08-15T12:22:00Z" w16du:dateUtc="2024-08-15T16:22:00Z">
            <w:rPr>
              <w:rFonts w:ascii="Arial" w:hAnsi="Arial" w:cs="Arial"/>
              <w:spacing w:val="-2"/>
            </w:rPr>
          </w:rPrChange>
        </w:rPr>
        <w:t>biopsies</w:t>
      </w:r>
      <w:r w:rsidRPr="002746DC">
        <w:rPr>
          <w:rFonts w:ascii="Arial" w:hAnsi="Arial" w:cs="Arial"/>
          <w:spacing w:val="-4"/>
          <w:sz w:val="21"/>
          <w:szCs w:val="21"/>
          <w:rPrChange w:id="251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13" w:author="De Jesus Borges, Thiago" w:date="2024-08-15T12:22:00Z" w16du:dateUtc="2024-08-15T16:22:00Z">
            <w:rPr>
              <w:rFonts w:ascii="Arial" w:hAnsi="Arial" w:cs="Arial"/>
              <w:spacing w:val="-2"/>
            </w:rPr>
          </w:rPrChange>
        </w:rPr>
        <w:t>also</w:t>
      </w:r>
      <w:r w:rsidRPr="002746DC">
        <w:rPr>
          <w:rFonts w:ascii="Arial" w:hAnsi="Arial" w:cs="Arial"/>
          <w:spacing w:val="-4"/>
          <w:sz w:val="21"/>
          <w:szCs w:val="21"/>
          <w:rPrChange w:id="251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515" w:author="De Jesus Borges, Thiago" w:date="2024-08-15T12:22:00Z" w16du:dateUtc="2024-08-15T16:22:00Z">
            <w:rPr>
              <w:rFonts w:ascii="Arial" w:hAnsi="Arial" w:cs="Arial"/>
              <w:spacing w:val="-2"/>
            </w:rPr>
          </w:rPrChange>
        </w:rPr>
        <w:t xml:space="preserve">showed </w:t>
      </w:r>
      <w:r w:rsidRPr="002746DC">
        <w:rPr>
          <w:rFonts w:ascii="Arial" w:hAnsi="Arial" w:cs="Arial"/>
          <w:sz w:val="21"/>
          <w:szCs w:val="21"/>
          <w:rPrChange w:id="2516" w:author="De Jesus Borges, Thiago" w:date="2024-08-15T12:22:00Z" w16du:dateUtc="2024-08-15T16:22:00Z">
            <w:rPr>
              <w:rFonts w:ascii="Arial" w:hAnsi="Arial" w:cs="Arial"/>
            </w:rPr>
          </w:rPrChange>
        </w:rPr>
        <w:t xml:space="preserve">that extensively used housekeeping genes such as </w:t>
      </w:r>
      <w:r w:rsidRPr="002746DC">
        <w:rPr>
          <w:rFonts w:ascii="Arial" w:hAnsi="Arial" w:cs="Arial"/>
          <w:i/>
          <w:sz w:val="21"/>
          <w:szCs w:val="21"/>
          <w:rPrChange w:id="2517" w:author="De Jesus Borges, Thiago" w:date="2024-08-15T12:22:00Z" w16du:dateUtc="2024-08-15T16:22:00Z">
            <w:rPr>
              <w:rFonts w:ascii="Arial" w:hAnsi="Arial" w:cs="Arial"/>
              <w:i/>
            </w:rPr>
          </w:rPrChange>
        </w:rPr>
        <w:t>GAPDH, B2M, RER1, RPL13, TUBA1A,</w:t>
      </w:r>
      <w:r w:rsidRPr="002746DC">
        <w:rPr>
          <w:rFonts w:ascii="Arial" w:hAnsi="Arial" w:cs="Arial"/>
          <w:i/>
          <w:spacing w:val="32"/>
          <w:sz w:val="21"/>
          <w:szCs w:val="21"/>
          <w:rPrChange w:id="2518" w:author="De Jesus Borges, Thiago" w:date="2024-08-15T12:22:00Z" w16du:dateUtc="2024-08-15T16:22:00Z">
            <w:rPr>
              <w:rFonts w:ascii="Arial" w:hAnsi="Arial" w:cs="Arial"/>
              <w:i/>
              <w:spacing w:val="32"/>
            </w:rPr>
          </w:rPrChange>
        </w:rPr>
        <w:t xml:space="preserve"> </w:t>
      </w:r>
      <w:r w:rsidRPr="002746DC">
        <w:rPr>
          <w:rFonts w:ascii="Arial" w:hAnsi="Arial" w:cs="Arial"/>
          <w:sz w:val="21"/>
          <w:szCs w:val="21"/>
          <w:rPrChange w:id="2519" w:author="De Jesus Borges, Thiago" w:date="2024-08-15T12:22:00Z" w16du:dateUtc="2024-08-15T16:22:00Z">
            <w:rPr>
              <w:rFonts w:ascii="Arial" w:hAnsi="Arial" w:cs="Arial"/>
            </w:rPr>
          </w:rPrChange>
        </w:rPr>
        <w:t>and</w:t>
      </w:r>
      <w:r w:rsidRPr="002746DC">
        <w:rPr>
          <w:rFonts w:ascii="Arial" w:hAnsi="Arial" w:cs="Arial"/>
          <w:spacing w:val="32"/>
          <w:sz w:val="21"/>
          <w:szCs w:val="21"/>
          <w:rPrChange w:id="2520" w:author="De Jesus Borges, Thiago" w:date="2024-08-15T12:22:00Z" w16du:dateUtc="2024-08-15T16:22:00Z">
            <w:rPr>
              <w:rFonts w:ascii="Arial" w:hAnsi="Arial" w:cs="Arial"/>
              <w:spacing w:val="32"/>
            </w:rPr>
          </w:rPrChange>
        </w:rPr>
        <w:t xml:space="preserve"> </w:t>
      </w:r>
      <w:r w:rsidRPr="002746DC">
        <w:rPr>
          <w:rFonts w:ascii="Arial" w:hAnsi="Arial" w:cs="Arial"/>
          <w:i/>
          <w:sz w:val="21"/>
          <w:szCs w:val="21"/>
          <w:rPrChange w:id="2521" w:author="De Jesus Borges, Thiago" w:date="2024-08-15T12:22:00Z" w16du:dateUtc="2024-08-15T16:22:00Z">
            <w:rPr>
              <w:rFonts w:ascii="Arial" w:hAnsi="Arial" w:cs="Arial"/>
              <w:i/>
            </w:rPr>
          </w:rPrChange>
        </w:rPr>
        <w:t>ACTG1</w:t>
      </w:r>
      <w:r w:rsidRPr="002746DC">
        <w:rPr>
          <w:rFonts w:ascii="Arial" w:hAnsi="Arial" w:cs="Arial"/>
          <w:i/>
          <w:spacing w:val="58"/>
          <w:sz w:val="21"/>
          <w:szCs w:val="21"/>
          <w:rPrChange w:id="2522" w:author="De Jesus Borges, Thiago" w:date="2024-08-15T12:22:00Z" w16du:dateUtc="2024-08-15T16:22:00Z">
            <w:rPr>
              <w:rFonts w:ascii="Arial" w:hAnsi="Arial" w:cs="Arial"/>
              <w:i/>
              <w:spacing w:val="58"/>
            </w:rPr>
          </w:rPrChange>
        </w:rPr>
        <w:t xml:space="preserve"> </w:t>
      </w:r>
      <w:r w:rsidRPr="002746DC">
        <w:rPr>
          <w:rFonts w:ascii="Arial" w:hAnsi="Arial" w:cs="Arial"/>
          <w:sz w:val="21"/>
          <w:szCs w:val="21"/>
          <w:rPrChange w:id="2523" w:author="De Jesus Borges, Thiago" w:date="2024-08-15T12:22:00Z" w16du:dateUtc="2024-08-15T16:22:00Z">
            <w:rPr>
              <w:rFonts w:ascii="Arial" w:hAnsi="Arial" w:cs="Arial"/>
            </w:rPr>
          </w:rPrChange>
        </w:rPr>
        <w:t>are</w:t>
      </w:r>
      <w:r w:rsidRPr="002746DC">
        <w:rPr>
          <w:rFonts w:ascii="Arial" w:hAnsi="Arial" w:cs="Arial"/>
          <w:spacing w:val="33"/>
          <w:sz w:val="21"/>
          <w:szCs w:val="21"/>
          <w:rPrChange w:id="2524"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525" w:author="De Jesus Borges, Thiago" w:date="2024-08-15T12:22:00Z" w16du:dateUtc="2024-08-15T16:22:00Z">
            <w:rPr>
              <w:rFonts w:ascii="Arial" w:hAnsi="Arial" w:cs="Arial"/>
            </w:rPr>
          </w:rPrChange>
        </w:rPr>
        <w:t>not</w:t>
      </w:r>
      <w:r w:rsidRPr="002746DC">
        <w:rPr>
          <w:rFonts w:ascii="Arial" w:hAnsi="Arial" w:cs="Arial"/>
          <w:spacing w:val="32"/>
          <w:sz w:val="21"/>
          <w:szCs w:val="21"/>
          <w:rPrChange w:id="2526"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527" w:author="De Jesus Borges, Thiago" w:date="2024-08-15T12:22:00Z" w16du:dateUtc="2024-08-15T16:22:00Z">
            <w:rPr>
              <w:rFonts w:ascii="Arial" w:hAnsi="Arial" w:cs="Arial"/>
            </w:rPr>
          </w:rPrChange>
        </w:rPr>
        <w:t>good</w:t>
      </w:r>
      <w:r w:rsidRPr="002746DC">
        <w:rPr>
          <w:rFonts w:ascii="Arial" w:hAnsi="Arial" w:cs="Arial"/>
          <w:spacing w:val="32"/>
          <w:sz w:val="21"/>
          <w:szCs w:val="21"/>
          <w:rPrChange w:id="2528"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529" w:author="De Jesus Borges, Thiago" w:date="2024-08-15T12:22:00Z" w16du:dateUtc="2024-08-15T16:22:00Z">
            <w:rPr>
              <w:rFonts w:ascii="Arial" w:hAnsi="Arial" w:cs="Arial"/>
            </w:rPr>
          </w:rPrChange>
        </w:rPr>
        <w:t>references</w:t>
      </w:r>
      <w:r w:rsidRPr="002746DC">
        <w:rPr>
          <w:rFonts w:ascii="Arial" w:hAnsi="Arial" w:cs="Arial"/>
          <w:spacing w:val="33"/>
          <w:sz w:val="21"/>
          <w:szCs w:val="21"/>
          <w:rPrChange w:id="2530"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531" w:author="De Jesus Borges, Thiago" w:date="2024-08-15T12:22:00Z" w16du:dateUtc="2024-08-15T16:22:00Z">
            <w:rPr>
              <w:rFonts w:ascii="Arial" w:hAnsi="Arial" w:cs="Arial"/>
            </w:rPr>
          </w:rPrChange>
        </w:rPr>
        <w:t>for</w:t>
      </w:r>
      <w:r w:rsidRPr="002746DC">
        <w:rPr>
          <w:rFonts w:ascii="Arial" w:hAnsi="Arial" w:cs="Arial"/>
          <w:spacing w:val="32"/>
          <w:sz w:val="21"/>
          <w:szCs w:val="21"/>
          <w:rPrChange w:id="2532"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533" w:author="De Jesus Borges, Thiago" w:date="2024-08-15T12:22:00Z" w16du:dateUtc="2024-08-15T16:22:00Z">
            <w:rPr>
              <w:rFonts w:ascii="Arial" w:hAnsi="Arial" w:cs="Arial"/>
            </w:rPr>
          </w:rPrChange>
        </w:rPr>
        <w:t>kidney</w:t>
      </w:r>
      <w:r w:rsidRPr="002746DC">
        <w:rPr>
          <w:rFonts w:ascii="Arial" w:hAnsi="Arial" w:cs="Arial"/>
          <w:spacing w:val="33"/>
          <w:sz w:val="21"/>
          <w:szCs w:val="21"/>
          <w:rPrChange w:id="2534"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535" w:author="De Jesus Borges, Thiago" w:date="2024-08-15T12:22:00Z" w16du:dateUtc="2024-08-15T16:22:00Z">
            <w:rPr>
              <w:rFonts w:ascii="Arial" w:hAnsi="Arial" w:cs="Arial"/>
            </w:rPr>
          </w:rPrChange>
        </w:rPr>
        <w:t>transplantation</w:t>
      </w:r>
      <w:r w:rsidRPr="002746DC">
        <w:rPr>
          <w:rFonts w:ascii="Arial" w:hAnsi="Arial" w:cs="Arial"/>
          <w:spacing w:val="33"/>
          <w:sz w:val="21"/>
          <w:szCs w:val="21"/>
          <w:rPrChange w:id="2536" w:author="De Jesus Borges, Thiago" w:date="2024-08-15T12:22:00Z" w16du:dateUtc="2024-08-15T16:22:00Z">
            <w:rPr>
              <w:rFonts w:ascii="Arial" w:hAnsi="Arial" w:cs="Arial"/>
              <w:spacing w:val="33"/>
            </w:rPr>
          </w:rPrChange>
        </w:rPr>
        <w:t xml:space="preserve"> </w:t>
      </w:r>
      <w:r w:rsidRPr="002746DC">
        <w:rPr>
          <w:rFonts w:ascii="Arial" w:hAnsi="Arial" w:cs="Arial"/>
          <w:spacing w:val="-2"/>
          <w:sz w:val="21"/>
          <w:szCs w:val="21"/>
          <w:rPrChange w:id="2537" w:author="De Jesus Borges, Thiago" w:date="2024-08-15T12:22:00Z" w16du:dateUtc="2024-08-15T16:22:00Z">
            <w:rPr>
              <w:rFonts w:ascii="Arial" w:hAnsi="Arial" w:cs="Arial"/>
              <w:spacing w:val="-2"/>
            </w:rPr>
          </w:rPrChange>
        </w:rPr>
        <w:t>patients</w:t>
      </w:r>
      <w:r w:rsidRPr="002746DC">
        <w:rPr>
          <w:rFonts w:ascii="Arial" w:hAnsi="Arial" w:cs="Arial"/>
          <w:sz w:val="21"/>
          <w:szCs w:val="21"/>
          <w:rPrChange w:id="2538" w:author="De Jesus Borges, Thiago" w:date="2024-08-15T12:22:00Z" w16du:dateUtc="2024-08-15T16:22:00Z">
            <w:rPr>
              <w:rFonts w:ascii="Arial" w:hAnsi="Arial" w:cs="Arial"/>
            </w:rPr>
          </w:rPrChange>
        </w:rPr>
        <w:t xml:space="preserve"> [</w:t>
      </w:r>
      <w:r w:rsidRPr="002746DC">
        <w:rPr>
          <w:sz w:val="21"/>
          <w:szCs w:val="21"/>
          <w:rPrChange w:id="2539" w:author="De Jesus Borges, Thiago" w:date="2024-08-15T12:22:00Z" w16du:dateUtc="2024-08-15T16:22:00Z">
            <w:rPr/>
          </w:rPrChange>
        </w:rPr>
        <w:fldChar w:fldCharType="begin"/>
      </w:r>
      <w:r w:rsidRPr="002746DC">
        <w:rPr>
          <w:sz w:val="21"/>
          <w:szCs w:val="21"/>
          <w:rPrChange w:id="2540" w:author="De Jesus Borges, Thiago" w:date="2024-08-15T12:22:00Z" w16du:dateUtc="2024-08-15T16:22:00Z">
            <w:rPr/>
          </w:rPrChange>
        </w:rPr>
        <w:instrText>HYPERLINK \l "_bookmark19"</w:instrText>
      </w:r>
      <w:r w:rsidRPr="00EB5EE6">
        <w:rPr>
          <w:sz w:val="21"/>
          <w:szCs w:val="21"/>
        </w:rPr>
      </w:r>
      <w:r w:rsidRPr="002746DC">
        <w:rPr>
          <w:sz w:val="21"/>
          <w:szCs w:val="21"/>
          <w:rPrChange w:id="2541"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542" w:author="De Jesus Borges, Thiago" w:date="2024-08-15T12:22:00Z" w16du:dateUtc="2024-08-15T16:22:00Z">
            <w:rPr>
              <w:rFonts w:ascii="Arial" w:hAnsi="Arial" w:cs="Arial"/>
              <w:color w:val="0000FF"/>
            </w:rPr>
          </w:rPrChange>
        </w:rPr>
        <w:t>19</w:t>
      </w:r>
      <w:r w:rsidRPr="002746DC">
        <w:rPr>
          <w:rFonts w:ascii="Arial" w:hAnsi="Arial" w:cs="Arial"/>
          <w:color w:val="0000FF"/>
          <w:sz w:val="21"/>
          <w:szCs w:val="21"/>
          <w:rPrChange w:id="2543"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544" w:author="De Jesus Borges, Thiago" w:date="2024-08-15T12:22:00Z" w16du:dateUtc="2024-08-15T16:22:00Z">
            <w:rPr>
              <w:rFonts w:ascii="Arial" w:hAnsi="Arial" w:cs="Arial"/>
            </w:rPr>
          </w:rPrChange>
        </w:rPr>
        <w:t>]</w:t>
      </w:r>
      <w:r w:rsidRPr="002746DC">
        <w:rPr>
          <w:rFonts w:ascii="Arial" w:hAnsi="Arial" w:cs="Arial"/>
          <w:spacing w:val="-13"/>
          <w:sz w:val="21"/>
          <w:szCs w:val="21"/>
          <w:rPrChange w:id="2545"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2546" w:author="De Jesus Borges, Thiago" w:date="2024-08-15T12:22:00Z" w16du:dateUtc="2024-08-15T16:22:00Z">
            <w:rPr>
              <w:rFonts w:ascii="Arial" w:hAnsi="Arial" w:cs="Arial"/>
            </w:rPr>
          </w:rPrChange>
        </w:rPr>
        <w:t>as</w:t>
      </w:r>
      <w:r w:rsidRPr="002746DC">
        <w:rPr>
          <w:rFonts w:ascii="Arial" w:hAnsi="Arial" w:cs="Arial"/>
          <w:spacing w:val="-12"/>
          <w:sz w:val="21"/>
          <w:szCs w:val="21"/>
          <w:rPrChange w:id="254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48" w:author="De Jesus Borges, Thiago" w:date="2024-08-15T12:22:00Z" w16du:dateUtc="2024-08-15T16:22:00Z">
            <w:rPr>
              <w:rFonts w:ascii="Arial" w:hAnsi="Arial" w:cs="Arial"/>
            </w:rPr>
          </w:rPrChange>
        </w:rPr>
        <w:t>well</w:t>
      </w:r>
      <w:r w:rsidRPr="002746DC">
        <w:rPr>
          <w:rFonts w:ascii="Arial" w:hAnsi="Arial" w:cs="Arial"/>
          <w:spacing w:val="-12"/>
          <w:sz w:val="21"/>
          <w:szCs w:val="21"/>
          <w:rPrChange w:id="254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50" w:author="De Jesus Borges, Thiago" w:date="2024-08-15T12:22:00Z" w16du:dateUtc="2024-08-15T16:22:00Z">
            <w:rPr>
              <w:rFonts w:ascii="Arial" w:hAnsi="Arial" w:cs="Arial"/>
            </w:rPr>
          </w:rPrChange>
        </w:rPr>
        <w:t>as</w:t>
      </w:r>
      <w:r w:rsidRPr="002746DC">
        <w:rPr>
          <w:rFonts w:ascii="Arial" w:hAnsi="Arial" w:cs="Arial"/>
          <w:spacing w:val="-12"/>
          <w:sz w:val="21"/>
          <w:szCs w:val="21"/>
          <w:rPrChange w:id="255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52" w:author="De Jesus Borges, Thiago" w:date="2024-08-15T12:22:00Z" w16du:dateUtc="2024-08-15T16:22:00Z">
            <w:rPr>
              <w:rFonts w:ascii="Arial" w:hAnsi="Arial" w:cs="Arial"/>
            </w:rPr>
          </w:rPrChange>
        </w:rPr>
        <w:t>in</w:t>
      </w:r>
      <w:r w:rsidRPr="002746DC">
        <w:rPr>
          <w:rFonts w:ascii="Arial" w:hAnsi="Arial" w:cs="Arial"/>
          <w:spacing w:val="-12"/>
          <w:sz w:val="21"/>
          <w:szCs w:val="21"/>
          <w:rPrChange w:id="255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54" w:author="De Jesus Borges, Thiago" w:date="2024-08-15T12:22:00Z" w16du:dateUtc="2024-08-15T16:22:00Z">
            <w:rPr>
              <w:rFonts w:ascii="Arial" w:hAnsi="Arial" w:cs="Arial"/>
            </w:rPr>
          </w:rPrChange>
        </w:rPr>
        <w:t>other</w:t>
      </w:r>
      <w:r w:rsidRPr="002746DC">
        <w:rPr>
          <w:rFonts w:ascii="Arial" w:hAnsi="Arial" w:cs="Arial"/>
          <w:spacing w:val="-12"/>
          <w:sz w:val="21"/>
          <w:szCs w:val="21"/>
          <w:rPrChange w:id="255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56" w:author="De Jesus Borges, Thiago" w:date="2024-08-15T12:22:00Z" w16du:dateUtc="2024-08-15T16:22:00Z">
            <w:rPr>
              <w:rFonts w:ascii="Arial" w:hAnsi="Arial" w:cs="Arial"/>
            </w:rPr>
          </w:rPrChange>
        </w:rPr>
        <w:t>kidney</w:t>
      </w:r>
      <w:r w:rsidRPr="002746DC">
        <w:rPr>
          <w:rFonts w:ascii="Arial" w:hAnsi="Arial" w:cs="Arial"/>
          <w:spacing w:val="-12"/>
          <w:sz w:val="21"/>
          <w:szCs w:val="21"/>
          <w:rPrChange w:id="255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58" w:author="De Jesus Borges, Thiago" w:date="2024-08-15T12:22:00Z" w16du:dateUtc="2024-08-15T16:22:00Z">
            <w:rPr>
              <w:rFonts w:ascii="Arial" w:hAnsi="Arial" w:cs="Arial"/>
            </w:rPr>
          </w:rPrChange>
        </w:rPr>
        <w:t>conditions</w:t>
      </w:r>
      <w:r w:rsidRPr="002746DC">
        <w:rPr>
          <w:rFonts w:ascii="Arial" w:hAnsi="Arial" w:cs="Arial"/>
          <w:spacing w:val="-12"/>
          <w:sz w:val="21"/>
          <w:szCs w:val="21"/>
          <w:rPrChange w:id="255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60" w:author="De Jesus Borges, Thiago" w:date="2024-08-15T12:22:00Z" w16du:dateUtc="2024-08-15T16:22:00Z">
            <w:rPr>
              <w:rFonts w:ascii="Arial" w:hAnsi="Arial" w:cs="Arial"/>
            </w:rPr>
          </w:rPrChange>
        </w:rPr>
        <w:t>[</w:t>
      </w:r>
      <w:r w:rsidRPr="002746DC">
        <w:rPr>
          <w:sz w:val="21"/>
          <w:szCs w:val="21"/>
          <w:rPrChange w:id="2561" w:author="De Jesus Borges, Thiago" w:date="2024-08-15T12:22:00Z" w16du:dateUtc="2024-08-15T16:22:00Z">
            <w:rPr/>
          </w:rPrChange>
        </w:rPr>
        <w:fldChar w:fldCharType="begin"/>
      </w:r>
      <w:r w:rsidRPr="002746DC">
        <w:rPr>
          <w:sz w:val="21"/>
          <w:szCs w:val="21"/>
          <w:rPrChange w:id="2562" w:author="De Jesus Borges, Thiago" w:date="2024-08-15T12:22:00Z" w16du:dateUtc="2024-08-15T16:22:00Z">
            <w:rPr/>
          </w:rPrChange>
        </w:rPr>
        <w:instrText>HYPERLINK \l "_bookmark22"</w:instrText>
      </w:r>
      <w:r w:rsidRPr="00EB5EE6">
        <w:rPr>
          <w:sz w:val="21"/>
          <w:szCs w:val="21"/>
        </w:rPr>
      </w:r>
      <w:r w:rsidRPr="002746DC">
        <w:rPr>
          <w:sz w:val="21"/>
          <w:szCs w:val="21"/>
          <w:rPrChange w:id="2563"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564" w:author="De Jesus Borges, Thiago" w:date="2024-08-15T12:22:00Z" w16du:dateUtc="2024-08-15T16:22:00Z">
            <w:rPr>
              <w:rFonts w:ascii="Arial" w:hAnsi="Arial" w:cs="Arial"/>
              <w:color w:val="0000FF"/>
            </w:rPr>
          </w:rPrChange>
        </w:rPr>
        <w:t>22</w:t>
      </w:r>
      <w:r w:rsidRPr="002746DC">
        <w:rPr>
          <w:rFonts w:ascii="Arial" w:hAnsi="Arial" w:cs="Arial"/>
          <w:color w:val="0000FF"/>
          <w:sz w:val="21"/>
          <w:szCs w:val="21"/>
          <w:rPrChange w:id="2565"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566" w:author="De Jesus Borges, Thiago" w:date="2024-08-15T12:22:00Z" w16du:dateUtc="2024-08-15T16:22:00Z">
            <w:rPr>
              <w:rFonts w:ascii="Arial" w:hAnsi="Arial" w:cs="Arial"/>
            </w:rPr>
          </w:rPrChange>
        </w:rPr>
        <w:t>].</w:t>
      </w:r>
      <w:r w:rsidRPr="002746DC">
        <w:rPr>
          <w:rFonts w:ascii="Arial" w:hAnsi="Arial" w:cs="Arial"/>
          <w:spacing w:val="-12"/>
          <w:sz w:val="21"/>
          <w:szCs w:val="21"/>
          <w:rPrChange w:id="256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68" w:author="De Jesus Borges, Thiago" w:date="2024-08-15T12:22:00Z" w16du:dateUtc="2024-08-15T16:22:00Z">
            <w:rPr>
              <w:rFonts w:ascii="Arial" w:hAnsi="Arial" w:cs="Arial"/>
            </w:rPr>
          </w:rPrChange>
        </w:rPr>
        <w:t>However,</w:t>
      </w:r>
      <w:r w:rsidRPr="002746DC">
        <w:rPr>
          <w:rFonts w:ascii="Arial" w:hAnsi="Arial" w:cs="Arial"/>
          <w:spacing w:val="-12"/>
          <w:sz w:val="21"/>
          <w:szCs w:val="21"/>
          <w:rPrChange w:id="256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70" w:author="De Jesus Borges, Thiago" w:date="2024-08-15T12:22:00Z" w16du:dateUtc="2024-08-15T16:22:00Z">
            <w:rPr>
              <w:rFonts w:ascii="Arial" w:hAnsi="Arial" w:cs="Arial"/>
            </w:rPr>
          </w:rPrChange>
        </w:rPr>
        <w:t>there</w:t>
      </w:r>
      <w:r w:rsidRPr="002746DC">
        <w:rPr>
          <w:rFonts w:ascii="Arial" w:hAnsi="Arial" w:cs="Arial"/>
          <w:spacing w:val="-12"/>
          <w:sz w:val="21"/>
          <w:szCs w:val="21"/>
          <w:rPrChange w:id="257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72" w:author="De Jesus Borges, Thiago" w:date="2024-08-15T12:22:00Z" w16du:dateUtc="2024-08-15T16:22:00Z">
            <w:rPr>
              <w:rFonts w:ascii="Arial" w:hAnsi="Arial" w:cs="Arial"/>
            </w:rPr>
          </w:rPrChange>
        </w:rPr>
        <w:t>has</w:t>
      </w:r>
      <w:r w:rsidRPr="002746DC">
        <w:rPr>
          <w:rFonts w:ascii="Arial" w:hAnsi="Arial" w:cs="Arial"/>
          <w:spacing w:val="-12"/>
          <w:sz w:val="21"/>
          <w:szCs w:val="21"/>
          <w:rPrChange w:id="257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74" w:author="De Jesus Borges, Thiago" w:date="2024-08-15T12:22:00Z" w16du:dateUtc="2024-08-15T16:22:00Z">
            <w:rPr>
              <w:rFonts w:ascii="Arial" w:hAnsi="Arial" w:cs="Arial"/>
            </w:rPr>
          </w:rPrChange>
        </w:rPr>
        <w:t>been</w:t>
      </w:r>
      <w:r w:rsidRPr="002746DC">
        <w:rPr>
          <w:rFonts w:ascii="Arial" w:hAnsi="Arial" w:cs="Arial"/>
          <w:spacing w:val="-12"/>
          <w:sz w:val="21"/>
          <w:szCs w:val="21"/>
          <w:rPrChange w:id="257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76" w:author="De Jesus Borges, Thiago" w:date="2024-08-15T12:22:00Z" w16du:dateUtc="2024-08-15T16:22:00Z">
            <w:rPr>
              <w:rFonts w:ascii="Arial" w:hAnsi="Arial" w:cs="Arial"/>
            </w:rPr>
          </w:rPrChange>
        </w:rPr>
        <w:t>no</w:t>
      </w:r>
      <w:r w:rsidRPr="002746DC">
        <w:rPr>
          <w:rFonts w:ascii="Arial" w:hAnsi="Arial" w:cs="Arial"/>
          <w:spacing w:val="-12"/>
          <w:sz w:val="21"/>
          <w:szCs w:val="21"/>
          <w:rPrChange w:id="257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78" w:author="De Jesus Borges, Thiago" w:date="2024-08-15T12:22:00Z" w16du:dateUtc="2024-08-15T16:22:00Z">
            <w:rPr>
              <w:rFonts w:ascii="Arial" w:hAnsi="Arial" w:cs="Arial"/>
            </w:rPr>
          </w:rPrChange>
        </w:rPr>
        <w:t>study</w:t>
      </w:r>
      <w:r w:rsidRPr="002746DC">
        <w:rPr>
          <w:rFonts w:ascii="Arial" w:hAnsi="Arial" w:cs="Arial"/>
          <w:spacing w:val="-12"/>
          <w:sz w:val="21"/>
          <w:szCs w:val="21"/>
          <w:rPrChange w:id="257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580" w:author="De Jesus Borges, Thiago" w:date="2024-08-15T12:22:00Z" w16du:dateUtc="2024-08-15T16:22:00Z">
            <w:rPr>
              <w:rFonts w:ascii="Arial" w:hAnsi="Arial" w:cs="Arial"/>
            </w:rPr>
          </w:rPrChange>
        </w:rPr>
        <w:t xml:space="preserve">until </w:t>
      </w:r>
      <w:r w:rsidRPr="002746DC">
        <w:rPr>
          <w:rFonts w:ascii="Arial" w:hAnsi="Arial" w:cs="Arial"/>
          <w:spacing w:val="-2"/>
          <w:sz w:val="21"/>
          <w:szCs w:val="21"/>
          <w:rPrChange w:id="2581" w:author="De Jesus Borges, Thiago" w:date="2024-08-15T12:22:00Z" w16du:dateUtc="2024-08-15T16:22:00Z">
            <w:rPr>
              <w:rFonts w:ascii="Arial" w:hAnsi="Arial" w:cs="Arial"/>
              <w:spacing w:val="-2"/>
            </w:rPr>
          </w:rPrChange>
        </w:rPr>
        <w:t>now</w:t>
      </w:r>
      <w:r w:rsidRPr="002746DC">
        <w:rPr>
          <w:rFonts w:ascii="Arial" w:hAnsi="Arial" w:cs="Arial"/>
          <w:spacing w:val="-11"/>
          <w:sz w:val="21"/>
          <w:szCs w:val="21"/>
          <w:rPrChange w:id="2582"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583" w:author="De Jesus Borges, Thiago" w:date="2024-08-15T12:22:00Z" w16du:dateUtc="2024-08-15T16:22:00Z">
            <w:rPr>
              <w:rFonts w:ascii="Arial" w:hAnsi="Arial" w:cs="Arial"/>
              <w:spacing w:val="-2"/>
            </w:rPr>
          </w:rPrChange>
        </w:rPr>
        <w:t>defining</w:t>
      </w:r>
      <w:r w:rsidRPr="002746DC">
        <w:rPr>
          <w:rFonts w:ascii="Arial" w:hAnsi="Arial" w:cs="Arial"/>
          <w:spacing w:val="-10"/>
          <w:sz w:val="21"/>
          <w:szCs w:val="21"/>
          <w:rPrChange w:id="258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85"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258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87"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258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89" w:author="De Jesus Borges, Thiago" w:date="2024-08-15T12:22:00Z" w16du:dateUtc="2024-08-15T16:22:00Z">
            <w:rPr>
              <w:rFonts w:ascii="Arial" w:hAnsi="Arial" w:cs="Arial"/>
              <w:spacing w:val="-2"/>
            </w:rPr>
          </w:rPrChange>
        </w:rPr>
        <w:t>in</w:t>
      </w:r>
      <w:r w:rsidRPr="002746DC">
        <w:rPr>
          <w:rFonts w:ascii="Arial" w:hAnsi="Arial" w:cs="Arial"/>
          <w:spacing w:val="-10"/>
          <w:sz w:val="21"/>
          <w:szCs w:val="21"/>
          <w:rPrChange w:id="259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91" w:author="De Jesus Borges, Thiago" w:date="2024-08-15T12:22:00Z" w16du:dateUtc="2024-08-15T16:22:00Z">
            <w:rPr>
              <w:rFonts w:ascii="Arial" w:hAnsi="Arial" w:cs="Arial"/>
              <w:spacing w:val="-2"/>
            </w:rPr>
          </w:rPrChange>
        </w:rPr>
        <w:t>peripheral</w:t>
      </w:r>
      <w:r w:rsidRPr="002746DC">
        <w:rPr>
          <w:rFonts w:ascii="Arial" w:hAnsi="Arial" w:cs="Arial"/>
          <w:spacing w:val="-10"/>
          <w:sz w:val="21"/>
          <w:szCs w:val="21"/>
          <w:rPrChange w:id="259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93" w:author="De Jesus Borges, Thiago" w:date="2024-08-15T12:22:00Z" w16du:dateUtc="2024-08-15T16:22:00Z">
            <w:rPr>
              <w:rFonts w:ascii="Arial" w:hAnsi="Arial" w:cs="Arial"/>
              <w:spacing w:val="-2"/>
            </w:rPr>
          </w:rPrChange>
        </w:rPr>
        <w:t>blood</w:t>
      </w:r>
      <w:r w:rsidRPr="002746DC">
        <w:rPr>
          <w:rFonts w:ascii="Arial" w:hAnsi="Arial" w:cs="Arial"/>
          <w:spacing w:val="-10"/>
          <w:sz w:val="21"/>
          <w:szCs w:val="21"/>
          <w:rPrChange w:id="259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95" w:author="De Jesus Borges, Thiago" w:date="2024-08-15T12:22:00Z" w16du:dateUtc="2024-08-15T16:22:00Z">
            <w:rPr>
              <w:rFonts w:ascii="Arial" w:hAnsi="Arial" w:cs="Arial"/>
              <w:spacing w:val="-2"/>
            </w:rPr>
          </w:rPrChange>
        </w:rPr>
        <w:t>for</w:t>
      </w:r>
      <w:r w:rsidRPr="002746DC">
        <w:rPr>
          <w:rFonts w:ascii="Arial" w:hAnsi="Arial" w:cs="Arial"/>
          <w:spacing w:val="-10"/>
          <w:sz w:val="21"/>
          <w:szCs w:val="21"/>
          <w:rPrChange w:id="259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97" w:author="De Jesus Borges, Thiago" w:date="2024-08-15T12:22:00Z" w16du:dateUtc="2024-08-15T16:22:00Z">
            <w:rPr>
              <w:rFonts w:ascii="Arial" w:hAnsi="Arial" w:cs="Arial"/>
              <w:spacing w:val="-2"/>
            </w:rPr>
          </w:rPrChange>
        </w:rPr>
        <w:t>this</w:t>
      </w:r>
      <w:r w:rsidRPr="002746DC">
        <w:rPr>
          <w:rFonts w:ascii="Arial" w:hAnsi="Arial" w:cs="Arial"/>
          <w:spacing w:val="-10"/>
          <w:sz w:val="21"/>
          <w:szCs w:val="21"/>
          <w:rPrChange w:id="259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599" w:author="De Jesus Borges, Thiago" w:date="2024-08-15T12:22:00Z" w16du:dateUtc="2024-08-15T16:22:00Z">
            <w:rPr>
              <w:rFonts w:ascii="Arial" w:hAnsi="Arial" w:cs="Arial"/>
              <w:spacing w:val="-2"/>
            </w:rPr>
          </w:rPrChange>
        </w:rPr>
        <w:t>population</w:t>
      </w:r>
      <w:r w:rsidRPr="002746DC">
        <w:rPr>
          <w:rFonts w:ascii="Arial" w:hAnsi="Arial" w:cs="Arial"/>
          <w:spacing w:val="-10"/>
          <w:sz w:val="21"/>
          <w:szCs w:val="21"/>
          <w:rPrChange w:id="260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01" w:author="De Jesus Borges, Thiago" w:date="2024-08-15T12:22:00Z" w16du:dateUtc="2024-08-15T16:22:00Z">
            <w:rPr>
              <w:rFonts w:ascii="Arial" w:hAnsi="Arial" w:cs="Arial"/>
              <w:spacing w:val="-2"/>
            </w:rPr>
          </w:rPrChange>
        </w:rPr>
        <w:t>or</w:t>
      </w:r>
      <w:r w:rsidRPr="002746DC">
        <w:rPr>
          <w:rFonts w:ascii="Arial" w:hAnsi="Arial" w:cs="Arial"/>
          <w:spacing w:val="-10"/>
          <w:sz w:val="21"/>
          <w:szCs w:val="21"/>
          <w:rPrChange w:id="260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03" w:author="De Jesus Borges, Thiago" w:date="2024-08-15T12:22:00Z" w16du:dateUtc="2024-08-15T16:22:00Z">
            <w:rPr>
              <w:rFonts w:ascii="Arial" w:hAnsi="Arial" w:cs="Arial"/>
              <w:spacing w:val="-2"/>
            </w:rPr>
          </w:rPrChange>
        </w:rPr>
        <w:t>confirming that</w:t>
      </w:r>
      <w:r w:rsidRPr="002746DC">
        <w:rPr>
          <w:rFonts w:ascii="Arial" w:hAnsi="Arial" w:cs="Arial"/>
          <w:spacing w:val="-11"/>
          <w:sz w:val="21"/>
          <w:szCs w:val="21"/>
          <w:rPrChange w:id="2604"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605" w:author="De Jesus Borges, Thiago" w:date="2024-08-15T12:22:00Z" w16du:dateUtc="2024-08-15T16:22:00Z">
            <w:rPr>
              <w:rFonts w:ascii="Arial" w:hAnsi="Arial" w:cs="Arial"/>
              <w:spacing w:val="-2"/>
            </w:rPr>
          </w:rPrChange>
        </w:rPr>
        <w:t>usual</w:t>
      </w:r>
      <w:r w:rsidRPr="002746DC">
        <w:rPr>
          <w:rFonts w:ascii="Arial" w:hAnsi="Arial" w:cs="Arial"/>
          <w:spacing w:val="-10"/>
          <w:sz w:val="21"/>
          <w:szCs w:val="21"/>
          <w:rPrChange w:id="260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07"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260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09"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261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11" w:author="De Jesus Borges, Thiago" w:date="2024-08-15T12:22:00Z" w16du:dateUtc="2024-08-15T16:22:00Z">
            <w:rPr>
              <w:rFonts w:ascii="Arial" w:hAnsi="Arial" w:cs="Arial"/>
              <w:spacing w:val="-2"/>
            </w:rPr>
          </w:rPrChange>
        </w:rPr>
        <w:t>have</w:t>
      </w:r>
      <w:r w:rsidRPr="002746DC">
        <w:rPr>
          <w:rFonts w:ascii="Arial" w:hAnsi="Arial" w:cs="Arial"/>
          <w:spacing w:val="-10"/>
          <w:sz w:val="21"/>
          <w:szCs w:val="21"/>
          <w:rPrChange w:id="261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13" w:author="De Jesus Borges, Thiago" w:date="2024-08-15T12:22:00Z" w16du:dateUtc="2024-08-15T16:22:00Z">
            <w:rPr>
              <w:rFonts w:ascii="Arial" w:hAnsi="Arial" w:cs="Arial"/>
              <w:spacing w:val="-2"/>
            </w:rPr>
          </w:rPrChange>
        </w:rPr>
        <w:t>a</w:t>
      </w:r>
      <w:r w:rsidRPr="002746DC">
        <w:rPr>
          <w:rFonts w:ascii="Arial" w:hAnsi="Arial" w:cs="Arial"/>
          <w:spacing w:val="-10"/>
          <w:sz w:val="21"/>
          <w:szCs w:val="21"/>
          <w:rPrChange w:id="261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15" w:author="De Jesus Borges, Thiago" w:date="2024-08-15T12:22:00Z" w16du:dateUtc="2024-08-15T16:22:00Z">
            <w:rPr>
              <w:rFonts w:ascii="Arial" w:hAnsi="Arial" w:cs="Arial"/>
              <w:spacing w:val="-2"/>
            </w:rPr>
          </w:rPrChange>
        </w:rPr>
        <w:t>high</w:t>
      </w:r>
      <w:r w:rsidRPr="002746DC">
        <w:rPr>
          <w:rFonts w:ascii="Arial" w:hAnsi="Arial" w:cs="Arial"/>
          <w:spacing w:val="-10"/>
          <w:sz w:val="21"/>
          <w:szCs w:val="21"/>
          <w:rPrChange w:id="261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17" w:author="De Jesus Borges, Thiago" w:date="2024-08-15T12:22:00Z" w16du:dateUtc="2024-08-15T16:22:00Z">
            <w:rPr>
              <w:rFonts w:ascii="Arial" w:hAnsi="Arial" w:cs="Arial"/>
              <w:spacing w:val="-2"/>
            </w:rPr>
          </w:rPrChange>
        </w:rPr>
        <w:t>expression</w:t>
      </w:r>
      <w:r w:rsidRPr="002746DC">
        <w:rPr>
          <w:rFonts w:ascii="Arial" w:hAnsi="Arial" w:cs="Arial"/>
          <w:spacing w:val="-10"/>
          <w:sz w:val="21"/>
          <w:szCs w:val="21"/>
          <w:rPrChange w:id="261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19" w:author="De Jesus Borges, Thiago" w:date="2024-08-15T12:22:00Z" w16du:dateUtc="2024-08-15T16:22:00Z">
            <w:rPr>
              <w:rFonts w:ascii="Arial" w:hAnsi="Arial" w:cs="Arial"/>
              <w:spacing w:val="-2"/>
            </w:rPr>
          </w:rPrChange>
        </w:rPr>
        <w:t>variation</w:t>
      </w:r>
      <w:r w:rsidRPr="002746DC">
        <w:rPr>
          <w:rFonts w:ascii="Arial" w:hAnsi="Arial" w:cs="Arial"/>
          <w:spacing w:val="-10"/>
          <w:sz w:val="21"/>
          <w:szCs w:val="21"/>
          <w:rPrChange w:id="262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621" w:author="De Jesus Borges, Thiago" w:date="2024-08-15T12:22:00Z" w16du:dateUtc="2024-08-15T16:22:00Z">
            <w:rPr>
              <w:rFonts w:ascii="Arial" w:hAnsi="Arial" w:cs="Arial"/>
              <w:spacing w:val="-2"/>
            </w:rPr>
          </w:rPrChange>
        </w:rPr>
        <w:t>at different time points or in distinct clinical outcomes (e.g.,</w:t>
      </w:r>
      <w:r w:rsidRPr="002746DC">
        <w:rPr>
          <w:rFonts w:ascii="Arial" w:hAnsi="Arial" w:cs="Arial"/>
          <w:sz w:val="21"/>
          <w:szCs w:val="21"/>
          <w:rPrChange w:id="2622" w:author="De Jesus Borges, Thiago" w:date="2024-08-15T12:22:00Z" w16du:dateUtc="2024-08-15T16:22:00Z">
            <w:rPr>
              <w:rFonts w:ascii="Arial" w:hAnsi="Arial" w:cs="Arial"/>
            </w:rPr>
          </w:rPrChange>
        </w:rPr>
        <w:t xml:space="preserve"> rejection or non-rejection).</w:t>
      </w:r>
      <w:r>
        <w:rPr>
          <w:rFonts w:ascii="Arial" w:hAnsi="Arial" w:cs="Arial"/>
          <w:sz w:val="21"/>
          <w:szCs w:val="21"/>
        </w:rPr>
        <w:t xml:space="preserve"> Furthermore, differently </w:t>
      </w:r>
      <w:r w:rsidR="00C73919">
        <w:rPr>
          <w:rFonts w:ascii="Arial" w:hAnsi="Arial" w:cs="Arial"/>
          <w:sz w:val="21"/>
          <w:szCs w:val="21"/>
        </w:rPr>
        <w:t>from</w:t>
      </w:r>
      <w:r>
        <w:rPr>
          <w:rFonts w:ascii="Arial" w:hAnsi="Arial" w:cs="Arial"/>
          <w:sz w:val="21"/>
          <w:szCs w:val="21"/>
        </w:rPr>
        <w:t xml:space="preserve"> other studies, we investigate the biggest dataset of kidney transplanted recipients; we insert the Gini coefficient along with other metrics to measure stability;</w:t>
      </w:r>
      <w:r w:rsidR="00356DF0">
        <w:rPr>
          <w:rFonts w:ascii="Arial" w:hAnsi="Arial" w:cs="Arial"/>
          <w:sz w:val="21"/>
          <w:szCs w:val="21"/>
        </w:rPr>
        <w:t xml:space="preserve"> we use unsupervised method to define the stale genes;</w:t>
      </w:r>
      <w:r>
        <w:rPr>
          <w:rFonts w:ascii="Arial" w:hAnsi="Arial" w:cs="Arial"/>
          <w:sz w:val="21"/>
          <w:szCs w:val="21"/>
        </w:rPr>
        <w:t xml:space="preserve"> we perform the equivalence test (TOST) to make sure that the difference is within a </w:t>
      </w:r>
      <w:r w:rsidR="00C1765F">
        <w:rPr>
          <w:rFonts w:ascii="Arial" w:hAnsi="Arial" w:cs="Arial"/>
          <w:sz w:val="21"/>
          <w:szCs w:val="21"/>
        </w:rPr>
        <w:t>specified</w:t>
      </w:r>
      <w:r>
        <w:rPr>
          <w:rFonts w:ascii="Arial" w:hAnsi="Arial" w:cs="Arial"/>
          <w:sz w:val="21"/>
          <w:szCs w:val="21"/>
        </w:rPr>
        <w:t xml:space="preserve"> interval, </w:t>
      </w:r>
      <w:r w:rsidR="00C73919">
        <w:rPr>
          <w:rFonts w:ascii="Arial" w:hAnsi="Arial" w:cs="Arial"/>
          <w:sz w:val="21"/>
          <w:szCs w:val="21"/>
        </w:rPr>
        <w:t xml:space="preserve">while </w:t>
      </w:r>
      <w:r>
        <w:rPr>
          <w:rFonts w:ascii="Arial" w:hAnsi="Arial" w:cs="Arial"/>
          <w:sz w:val="21"/>
          <w:szCs w:val="21"/>
        </w:rPr>
        <w:t>one study considered stable genes the genes that were not differentially expressed, which a mistake, since the absence o</w:t>
      </w:r>
      <w:r w:rsidR="00777BB2">
        <w:rPr>
          <w:rFonts w:ascii="Arial" w:hAnsi="Arial" w:cs="Arial"/>
          <w:sz w:val="21"/>
          <w:szCs w:val="21"/>
        </w:rPr>
        <w:t xml:space="preserve">f </w:t>
      </w:r>
      <w:r w:rsidR="00C73919">
        <w:rPr>
          <w:rFonts w:ascii="Arial" w:hAnsi="Arial" w:cs="Arial"/>
          <w:sz w:val="21"/>
          <w:szCs w:val="21"/>
        </w:rPr>
        <w:t>differential</w:t>
      </w:r>
      <w:r w:rsidR="00777BB2">
        <w:rPr>
          <w:rFonts w:ascii="Arial" w:hAnsi="Arial" w:cs="Arial"/>
          <w:sz w:val="21"/>
          <w:szCs w:val="21"/>
        </w:rPr>
        <w:t xml:space="preserve"> expression</w:t>
      </w:r>
      <w:r w:rsidR="00C73919">
        <w:rPr>
          <w:rFonts w:ascii="Arial" w:hAnsi="Arial" w:cs="Arial"/>
          <w:sz w:val="21"/>
          <w:szCs w:val="21"/>
        </w:rPr>
        <w:t xml:space="preserve"> evidence,</w:t>
      </w:r>
      <w:r w:rsidR="00777BB2">
        <w:rPr>
          <w:rFonts w:ascii="Arial" w:hAnsi="Arial" w:cs="Arial"/>
          <w:sz w:val="21"/>
          <w:szCs w:val="21"/>
        </w:rPr>
        <w:t xml:space="preserve"> is not evidence of non-differentially.</w:t>
      </w:r>
    </w:p>
    <w:p w14:paraId="198D0263" w14:textId="788D106D" w:rsidR="00C1765F" w:rsidRDefault="00C1765F" w:rsidP="00C1765F">
      <w:pPr>
        <w:pStyle w:val="BodyText"/>
        <w:spacing w:line="254" w:lineRule="auto"/>
        <w:ind w:left="360" w:right="318" w:firstLine="298"/>
        <w:rPr>
          <w:rFonts w:ascii="Arial" w:hAnsi="Arial" w:cs="Arial"/>
          <w:sz w:val="21"/>
          <w:szCs w:val="21"/>
        </w:rPr>
      </w:pPr>
      <w:r w:rsidRPr="002746DC">
        <w:rPr>
          <w:rFonts w:ascii="Arial" w:hAnsi="Arial" w:cs="Arial"/>
          <w:spacing w:val="-4"/>
          <w:sz w:val="21"/>
          <w:szCs w:val="21"/>
          <w:rPrChange w:id="2623" w:author="De Jesus Borges, Thiago" w:date="2024-08-15T12:22:00Z" w16du:dateUtc="2024-08-15T16:22:00Z">
            <w:rPr>
              <w:rFonts w:ascii="Arial" w:hAnsi="Arial" w:cs="Arial"/>
              <w:spacing w:val="-4"/>
            </w:rPr>
          </w:rPrChange>
        </w:rPr>
        <w:t>A</w:t>
      </w:r>
      <w:r w:rsidRPr="002746DC">
        <w:rPr>
          <w:rFonts w:ascii="Arial" w:hAnsi="Arial" w:cs="Arial"/>
          <w:spacing w:val="-5"/>
          <w:sz w:val="21"/>
          <w:szCs w:val="21"/>
          <w:rPrChange w:id="2624"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625" w:author="De Jesus Borges, Thiago" w:date="2024-08-15T12:22:00Z" w16du:dateUtc="2024-08-15T16:22:00Z">
            <w:rPr>
              <w:rFonts w:ascii="Arial" w:hAnsi="Arial" w:cs="Arial"/>
              <w:spacing w:val="-4"/>
            </w:rPr>
          </w:rPrChange>
        </w:rPr>
        <w:t>refined</w:t>
      </w:r>
      <w:r w:rsidRPr="002746DC">
        <w:rPr>
          <w:rFonts w:ascii="Arial" w:hAnsi="Arial" w:cs="Arial"/>
          <w:spacing w:val="-5"/>
          <w:sz w:val="21"/>
          <w:szCs w:val="21"/>
          <w:rPrChange w:id="2626"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627" w:author="De Jesus Borges, Thiago" w:date="2024-08-15T12:22:00Z" w16du:dateUtc="2024-08-15T16:22:00Z">
            <w:rPr>
              <w:rFonts w:ascii="Arial" w:hAnsi="Arial" w:cs="Arial"/>
              <w:spacing w:val="-4"/>
            </w:rPr>
          </w:rPrChange>
        </w:rPr>
        <w:t>normalization</w:t>
      </w:r>
      <w:r w:rsidRPr="002746DC">
        <w:rPr>
          <w:rFonts w:ascii="Arial" w:hAnsi="Arial" w:cs="Arial"/>
          <w:spacing w:val="-5"/>
          <w:sz w:val="21"/>
          <w:szCs w:val="21"/>
          <w:rPrChange w:id="2628"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629" w:author="De Jesus Borges, Thiago" w:date="2024-08-15T12:22:00Z" w16du:dateUtc="2024-08-15T16:22:00Z">
            <w:rPr>
              <w:rFonts w:ascii="Arial" w:hAnsi="Arial" w:cs="Arial"/>
              <w:spacing w:val="-4"/>
            </w:rPr>
          </w:rPrChange>
        </w:rPr>
        <w:t>method</w:t>
      </w:r>
      <w:r>
        <w:rPr>
          <w:rFonts w:ascii="Arial" w:hAnsi="Arial" w:cs="Arial"/>
          <w:spacing w:val="-4"/>
          <w:sz w:val="21"/>
          <w:szCs w:val="21"/>
        </w:rPr>
        <w:t xml:space="preserve"> based on consistently stable genes </w:t>
      </w:r>
      <w:r w:rsidRPr="002746DC">
        <w:rPr>
          <w:rFonts w:ascii="Arial" w:hAnsi="Arial" w:cs="Arial"/>
          <w:spacing w:val="-4"/>
          <w:sz w:val="21"/>
          <w:szCs w:val="21"/>
          <w:rPrChange w:id="2630" w:author="De Jesus Borges, Thiago" w:date="2024-08-15T12:22:00Z" w16du:dateUtc="2024-08-15T16:22:00Z">
            <w:rPr>
              <w:rFonts w:ascii="Arial" w:hAnsi="Arial" w:cs="Arial"/>
              <w:spacing w:val="-4"/>
            </w:rPr>
          </w:rPrChange>
        </w:rPr>
        <w:t>is</w:t>
      </w:r>
      <w:r w:rsidRPr="002746DC">
        <w:rPr>
          <w:rFonts w:ascii="Arial" w:hAnsi="Arial" w:cs="Arial"/>
          <w:spacing w:val="-5"/>
          <w:sz w:val="21"/>
          <w:szCs w:val="21"/>
          <w:rPrChange w:id="2631"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632" w:author="De Jesus Borges, Thiago" w:date="2024-08-15T12:22:00Z" w16du:dateUtc="2024-08-15T16:22:00Z">
            <w:rPr>
              <w:rFonts w:ascii="Arial" w:hAnsi="Arial" w:cs="Arial"/>
              <w:spacing w:val="-4"/>
            </w:rPr>
          </w:rPrChange>
        </w:rPr>
        <w:t>essen</w:t>
      </w:r>
      <w:r w:rsidRPr="002746DC">
        <w:rPr>
          <w:rFonts w:ascii="Arial" w:hAnsi="Arial" w:cs="Arial"/>
          <w:sz w:val="21"/>
          <w:szCs w:val="21"/>
          <w:rPrChange w:id="2633" w:author="De Jesus Borges, Thiago" w:date="2024-08-15T12:22:00Z" w16du:dateUtc="2024-08-15T16:22:00Z">
            <w:rPr>
              <w:rFonts w:ascii="Arial" w:hAnsi="Arial" w:cs="Arial"/>
            </w:rPr>
          </w:rPrChange>
        </w:rPr>
        <w:t>tial</w:t>
      </w:r>
      <w:r w:rsidRPr="002746DC">
        <w:rPr>
          <w:rFonts w:ascii="Arial" w:hAnsi="Arial" w:cs="Arial"/>
          <w:spacing w:val="-1"/>
          <w:sz w:val="21"/>
          <w:szCs w:val="21"/>
          <w:rPrChange w:id="2634"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35" w:author="De Jesus Borges, Thiago" w:date="2024-08-15T12:22:00Z" w16du:dateUtc="2024-08-15T16:22:00Z">
            <w:rPr>
              <w:rFonts w:ascii="Arial" w:hAnsi="Arial" w:cs="Arial"/>
            </w:rPr>
          </w:rPrChange>
        </w:rPr>
        <w:t>to create</w:t>
      </w:r>
      <w:r w:rsidRPr="002746DC">
        <w:rPr>
          <w:rFonts w:ascii="Arial" w:hAnsi="Arial" w:cs="Arial"/>
          <w:spacing w:val="-1"/>
          <w:sz w:val="21"/>
          <w:szCs w:val="21"/>
          <w:rPrChange w:id="263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37" w:author="De Jesus Borges, Thiago" w:date="2024-08-15T12:22:00Z" w16du:dateUtc="2024-08-15T16:22:00Z">
            <w:rPr>
              <w:rFonts w:ascii="Arial" w:hAnsi="Arial" w:cs="Arial"/>
            </w:rPr>
          </w:rPrChange>
        </w:rPr>
        <w:t>machine learning</w:t>
      </w:r>
      <w:r w:rsidRPr="002746DC">
        <w:rPr>
          <w:rFonts w:ascii="Arial" w:hAnsi="Arial" w:cs="Arial"/>
          <w:spacing w:val="-1"/>
          <w:sz w:val="21"/>
          <w:szCs w:val="21"/>
          <w:rPrChange w:id="263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39" w:author="De Jesus Borges, Thiago" w:date="2024-08-15T12:22:00Z" w16du:dateUtc="2024-08-15T16:22:00Z">
            <w:rPr>
              <w:rFonts w:ascii="Arial" w:hAnsi="Arial" w:cs="Arial"/>
            </w:rPr>
          </w:rPrChange>
        </w:rPr>
        <w:t>models</w:t>
      </w:r>
      <w:r w:rsidRPr="002746DC">
        <w:rPr>
          <w:rFonts w:ascii="Arial" w:hAnsi="Arial" w:cs="Arial"/>
          <w:spacing w:val="-1"/>
          <w:sz w:val="21"/>
          <w:szCs w:val="21"/>
          <w:rPrChange w:id="2640"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41" w:author="De Jesus Borges, Thiago" w:date="2024-08-15T12:22:00Z" w16du:dateUtc="2024-08-15T16:22:00Z">
            <w:rPr>
              <w:rFonts w:ascii="Arial" w:hAnsi="Arial" w:cs="Arial"/>
            </w:rPr>
          </w:rPrChange>
        </w:rPr>
        <w:t>to predict rejection</w:t>
      </w:r>
      <w:r w:rsidRPr="002746DC">
        <w:rPr>
          <w:rFonts w:ascii="Arial" w:hAnsi="Arial" w:cs="Arial"/>
          <w:spacing w:val="-1"/>
          <w:sz w:val="21"/>
          <w:szCs w:val="21"/>
          <w:rPrChange w:id="2642"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43" w:author="De Jesus Borges, Thiago" w:date="2024-08-15T12:22:00Z" w16du:dateUtc="2024-08-15T16:22:00Z">
            <w:rPr>
              <w:rFonts w:ascii="Arial" w:hAnsi="Arial" w:cs="Arial"/>
            </w:rPr>
          </w:rPrChange>
        </w:rPr>
        <w:t>responses from</w:t>
      </w:r>
      <w:r w:rsidRPr="002746DC">
        <w:rPr>
          <w:rFonts w:ascii="Arial" w:hAnsi="Arial" w:cs="Arial"/>
          <w:spacing w:val="-1"/>
          <w:sz w:val="21"/>
          <w:szCs w:val="21"/>
          <w:rPrChange w:id="2644"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2645" w:author="De Jesus Borges, Thiago" w:date="2024-08-15T12:22:00Z" w16du:dateUtc="2024-08-15T16:22:00Z">
            <w:rPr>
              <w:rFonts w:ascii="Arial" w:hAnsi="Arial" w:cs="Arial"/>
            </w:rPr>
          </w:rPrChange>
        </w:rPr>
        <w:t>peripheral blood</w:t>
      </w:r>
      <w:r w:rsidRPr="002746DC">
        <w:rPr>
          <w:rFonts w:ascii="Arial" w:hAnsi="Arial" w:cs="Arial"/>
          <w:spacing w:val="-6"/>
          <w:sz w:val="21"/>
          <w:szCs w:val="21"/>
          <w:rPrChange w:id="264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47" w:author="De Jesus Borges, Thiago" w:date="2024-08-15T12:22:00Z" w16du:dateUtc="2024-08-15T16:22:00Z">
            <w:rPr>
              <w:rFonts w:ascii="Arial" w:hAnsi="Arial" w:cs="Arial"/>
            </w:rPr>
          </w:rPrChange>
        </w:rPr>
        <w:t>transcriptomics</w:t>
      </w:r>
      <w:r w:rsidRPr="002746DC">
        <w:rPr>
          <w:rFonts w:ascii="Arial" w:hAnsi="Arial" w:cs="Arial"/>
          <w:spacing w:val="-6"/>
          <w:sz w:val="21"/>
          <w:szCs w:val="21"/>
          <w:rPrChange w:id="2648"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49" w:author="De Jesus Borges, Thiago" w:date="2024-08-15T12:22:00Z" w16du:dateUtc="2024-08-15T16:22:00Z">
            <w:rPr>
              <w:rFonts w:ascii="Arial" w:hAnsi="Arial" w:cs="Arial"/>
            </w:rPr>
          </w:rPrChange>
        </w:rPr>
        <w:t>with</w:t>
      </w:r>
      <w:r w:rsidRPr="002746DC">
        <w:rPr>
          <w:rFonts w:ascii="Arial" w:hAnsi="Arial" w:cs="Arial"/>
          <w:spacing w:val="-6"/>
          <w:sz w:val="21"/>
          <w:szCs w:val="21"/>
          <w:rPrChange w:id="2650"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51" w:author="De Jesus Borges, Thiago" w:date="2024-08-15T12:22:00Z" w16du:dateUtc="2024-08-15T16:22:00Z">
            <w:rPr>
              <w:rFonts w:ascii="Arial" w:hAnsi="Arial" w:cs="Arial"/>
            </w:rPr>
          </w:rPrChange>
        </w:rPr>
        <w:t>high</w:t>
      </w:r>
      <w:r w:rsidRPr="002746DC">
        <w:rPr>
          <w:rFonts w:ascii="Arial" w:hAnsi="Arial" w:cs="Arial"/>
          <w:spacing w:val="-6"/>
          <w:sz w:val="21"/>
          <w:szCs w:val="21"/>
          <w:rPrChange w:id="265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53" w:author="De Jesus Borges, Thiago" w:date="2024-08-15T12:22:00Z" w16du:dateUtc="2024-08-15T16:22:00Z">
            <w:rPr>
              <w:rFonts w:ascii="Arial" w:hAnsi="Arial" w:cs="Arial"/>
            </w:rPr>
          </w:rPrChange>
        </w:rPr>
        <w:t>specificity</w:t>
      </w:r>
      <w:r w:rsidRPr="002746DC">
        <w:rPr>
          <w:rFonts w:ascii="Arial" w:hAnsi="Arial" w:cs="Arial"/>
          <w:spacing w:val="-6"/>
          <w:sz w:val="21"/>
          <w:szCs w:val="21"/>
          <w:rPrChange w:id="2654"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55" w:author="De Jesus Borges, Thiago" w:date="2024-08-15T12:22:00Z" w16du:dateUtc="2024-08-15T16:22:00Z">
            <w:rPr>
              <w:rFonts w:ascii="Arial" w:hAnsi="Arial" w:cs="Arial"/>
            </w:rPr>
          </w:rPrChange>
        </w:rPr>
        <w:t>and</w:t>
      </w:r>
      <w:r w:rsidRPr="002746DC">
        <w:rPr>
          <w:rFonts w:ascii="Arial" w:hAnsi="Arial" w:cs="Arial"/>
          <w:spacing w:val="-6"/>
          <w:sz w:val="21"/>
          <w:szCs w:val="21"/>
          <w:rPrChange w:id="2656"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57" w:author="De Jesus Borges, Thiago" w:date="2024-08-15T12:22:00Z" w16du:dateUtc="2024-08-15T16:22:00Z">
            <w:rPr>
              <w:rFonts w:ascii="Arial" w:hAnsi="Arial" w:cs="Arial"/>
            </w:rPr>
          </w:rPrChange>
        </w:rPr>
        <w:t>sensitivity.</w:t>
      </w:r>
      <w:r>
        <w:rPr>
          <w:rFonts w:ascii="Arial" w:hAnsi="Arial" w:cs="Arial"/>
          <w:sz w:val="21"/>
          <w:szCs w:val="21"/>
        </w:rPr>
        <w:t xml:space="preserve"> We demonstrate that predictors modeled on data normalized by our</w:t>
      </w:r>
      <w:r w:rsidR="00AA0E09">
        <w:rPr>
          <w:rFonts w:ascii="Arial" w:hAnsi="Arial" w:cs="Arial"/>
          <w:sz w:val="21"/>
          <w:szCs w:val="21"/>
        </w:rPr>
        <w:t xml:space="preserve"> factors can deliver high Area Under the Curve ROC values in </w:t>
      </w:r>
      <w:r w:rsidR="003A7815">
        <w:rPr>
          <w:rFonts w:ascii="Arial" w:hAnsi="Arial" w:cs="Arial"/>
          <w:sz w:val="21"/>
          <w:szCs w:val="21"/>
        </w:rPr>
        <w:t>the test dataset</w:t>
      </w:r>
      <w:r w:rsidR="00615566">
        <w:rPr>
          <w:rFonts w:ascii="Arial" w:hAnsi="Arial" w:cs="Arial"/>
          <w:sz w:val="21"/>
          <w:szCs w:val="21"/>
        </w:rPr>
        <w:t xml:space="preserve"> avoiding data leakage</w:t>
      </w:r>
      <w:r w:rsidR="00AA0E09">
        <w:rPr>
          <w:rFonts w:ascii="Arial" w:hAnsi="Arial" w:cs="Arial"/>
          <w:sz w:val="21"/>
          <w:szCs w:val="21"/>
        </w:rPr>
        <w:t>.</w:t>
      </w:r>
      <w:r w:rsidR="00291D7F">
        <w:rPr>
          <w:rFonts w:ascii="Arial" w:hAnsi="Arial" w:cs="Arial"/>
          <w:sz w:val="21"/>
          <w:szCs w:val="21"/>
        </w:rPr>
        <w:t xml:space="preserve"> Mitigating this source of overfitting is crucial to lead to better models which can contribute to decision makers in health. It can </w:t>
      </w:r>
      <w:r w:rsidR="00B95B44" w:rsidRPr="00B95B44">
        <w:rPr>
          <w:rFonts w:ascii="Arial" w:hAnsi="Arial" w:cs="Arial"/>
          <w:sz w:val="21"/>
          <w:szCs w:val="21"/>
        </w:rPr>
        <w:t>meliorate</w:t>
      </w:r>
      <w:r w:rsidR="00B95B44">
        <w:rPr>
          <w:rFonts w:ascii="Arial" w:hAnsi="Arial" w:cs="Arial"/>
          <w:sz w:val="21"/>
          <w:szCs w:val="21"/>
        </w:rPr>
        <w:t xml:space="preserve"> </w:t>
      </w:r>
      <w:r w:rsidRPr="002746DC">
        <w:rPr>
          <w:rFonts w:ascii="Arial" w:hAnsi="Arial" w:cs="Arial"/>
          <w:sz w:val="21"/>
          <w:szCs w:val="21"/>
          <w:rPrChange w:id="2658" w:author="De Jesus Borges, Thiago" w:date="2024-08-15T12:22:00Z" w16du:dateUtc="2024-08-15T16:22:00Z">
            <w:rPr>
              <w:rFonts w:ascii="Arial" w:hAnsi="Arial" w:cs="Arial"/>
            </w:rPr>
          </w:rPrChange>
        </w:rPr>
        <w:t>predictors</w:t>
      </w:r>
      <w:r w:rsidRPr="002746DC">
        <w:rPr>
          <w:rFonts w:ascii="Arial" w:hAnsi="Arial" w:cs="Arial"/>
          <w:spacing w:val="-6"/>
          <w:sz w:val="21"/>
          <w:szCs w:val="21"/>
          <w:rPrChange w:id="2659" w:author="De Jesus Borges, Thiago" w:date="2024-08-15T12:22:00Z" w16du:dateUtc="2024-08-15T16:22:00Z">
            <w:rPr>
              <w:rFonts w:ascii="Arial" w:hAnsi="Arial" w:cs="Arial"/>
              <w:spacing w:val="-6"/>
            </w:rPr>
          </w:rPrChange>
        </w:rPr>
        <w:t xml:space="preserve"> </w:t>
      </w:r>
      <w:r w:rsidR="00291D7F">
        <w:rPr>
          <w:rFonts w:ascii="Arial" w:hAnsi="Arial" w:cs="Arial"/>
          <w:spacing w:val="-6"/>
          <w:sz w:val="21"/>
          <w:szCs w:val="21"/>
        </w:rPr>
        <w:t xml:space="preserve">that </w:t>
      </w:r>
      <w:r w:rsidRPr="002746DC">
        <w:rPr>
          <w:rFonts w:ascii="Arial" w:hAnsi="Arial" w:cs="Arial"/>
          <w:sz w:val="21"/>
          <w:szCs w:val="21"/>
          <w:rPrChange w:id="2660" w:author="De Jesus Borges, Thiago" w:date="2024-08-15T12:22:00Z" w16du:dateUtc="2024-08-15T16:22:00Z">
            <w:rPr>
              <w:rFonts w:ascii="Arial" w:hAnsi="Arial" w:cs="Arial"/>
            </w:rPr>
          </w:rPrChange>
        </w:rPr>
        <w:t>can</w:t>
      </w:r>
      <w:r w:rsidRPr="002746DC">
        <w:rPr>
          <w:rFonts w:ascii="Arial" w:hAnsi="Arial" w:cs="Arial"/>
          <w:spacing w:val="-6"/>
          <w:sz w:val="21"/>
          <w:szCs w:val="21"/>
          <w:rPrChange w:id="2661"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62" w:author="De Jesus Borges, Thiago" w:date="2024-08-15T12:22:00Z" w16du:dateUtc="2024-08-15T16:22:00Z">
            <w:rPr>
              <w:rFonts w:ascii="Arial" w:hAnsi="Arial" w:cs="Arial"/>
            </w:rPr>
          </w:rPrChange>
        </w:rPr>
        <w:t>lead to</w:t>
      </w:r>
      <w:r w:rsidRPr="002746DC">
        <w:rPr>
          <w:rFonts w:ascii="Arial" w:hAnsi="Arial" w:cs="Arial"/>
          <w:spacing w:val="-9"/>
          <w:sz w:val="21"/>
          <w:szCs w:val="21"/>
          <w:rPrChange w:id="266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64" w:author="De Jesus Borges, Thiago" w:date="2024-08-15T12:22:00Z" w16du:dateUtc="2024-08-15T16:22:00Z">
            <w:rPr>
              <w:rFonts w:ascii="Arial" w:hAnsi="Arial" w:cs="Arial"/>
            </w:rPr>
          </w:rPrChange>
        </w:rPr>
        <w:t>minimal</w:t>
      </w:r>
      <w:r w:rsidRPr="002746DC">
        <w:rPr>
          <w:rFonts w:ascii="Arial" w:hAnsi="Arial" w:cs="Arial"/>
          <w:spacing w:val="-9"/>
          <w:sz w:val="21"/>
          <w:szCs w:val="21"/>
          <w:rPrChange w:id="266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66" w:author="De Jesus Borges, Thiago" w:date="2024-08-15T12:22:00Z" w16du:dateUtc="2024-08-15T16:22:00Z">
            <w:rPr>
              <w:rFonts w:ascii="Arial" w:hAnsi="Arial" w:cs="Arial"/>
            </w:rPr>
          </w:rPrChange>
        </w:rPr>
        <w:t>invasive</w:t>
      </w:r>
      <w:r w:rsidRPr="002746DC">
        <w:rPr>
          <w:rFonts w:ascii="Arial" w:hAnsi="Arial" w:cs="Arial"/>
          <w:spacing w:val="-9"/>
          <w:sz w:val="21"/>
          <w:szCs w:val="21"/>
          <w:rPrChange w:id="266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68" w:author="De Jesus Borges, Thiago" w:date="2024-08-15T12:22:00Z" w16du:dateUtc="2024-08-15T16:22:00Z">
            <w:rPr>
              <w:rFonts w:ascii="Arial" w:hAnsi="Arial" w:cs="Arial"/>
            </w:rPr>
          </w:rPrChange>
        </w:rPr>
        <w:t>diagnostics</w:t>
      </w:r>
      <w:r w:rsidRPr="002746DC">
        <w:rPr>
          <w:rFonts w:ascii="Arial" w:hAnsi="Arial" w:cs="Arial"/>
          <w:spacing w:val="-9"/>
          <w:sz w:val="21"/>
          <w:szCs w:val="21"/>
          <w:rPrChange w:id="266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0" w:author="De Jesus Borges, Thiago" w:date="2024-08-15T12:22:00Z" w16du:dateUtc="2024-08-15T16:22:00Z">
            <w:rPr>
              <w:rFonts w:ascii="Arial" w:hAnsi="Arial" w:cs="Arial"/>
            </w:rPr>
          </w:rPrChange>
        </w:rPr>
        <w:t>in</w:t>
      </w:r>
      <w:r w:rsidRPr="002746DC">
        <w:rPr>
          <w:rFonts w:ascii="Arial" w:hAnsi="Arial" w:cs="Arial"/>
          <w:spacing w:val="-9"/>
          <w:sz w:val="21"/>
          <w:szCs w:val="21"/>
          <w:rPrChange w:id="267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2" w:author="De Jesus Borges, Thiago" w:date="2024-08-15T12:22:00Z" w16du:dateUtc="2024-08-15T16:22:00Z">
            <w:rPr>
              <w:rFonts w:ascii="Arial" w:hAnsi="Arial" w:cs="Arial"/>
            </w:rPr>
          </w:rPrChange>
        </w:rPr>
        <w:t>liquid</w:t>
      </w:r>
      <w:r w:rsidRPr="002746DC">
        <w:rPr>
          <w:rFonts w:ascii="Arial" w:hAnsi="Arial" w:cs="Arial"/>
          <w:spacing w:val="-9"/>
          <w:sz w:val="21"/>
          <w:szCs w:val="21"/>
          <w:rPrChange w:id="267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4" w:author="De Jesus Borges, Thiago" w:date="2024-08-15T12:22:00Z" w16du:dateUtc="2024-08-15T16:22:00Z">
            <w:rPr>
              <w:rFonts w:ascii="Arial" w:hAnsi="Arial" w:cs="Arial"/>
            </w:rPr>
          </w:rPrChange>
        </w:rPr>
        <w:t>biopsy,</w:t>
      </w:r>
      <w:r w:rsidRPr="002746DC">
        <w:rPr>
          <w:rFonts w:ascii="Arial" w:hAnsi="Arial" w:cs="Arial"/>
          <w:spacing w:val="-9"/>
          <w:sz w:val="21"/>
          <w:szCs w:val="21"/>
          <w:rPrChange w:id="267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6" w:author="De Jesus Borges, Thiago" w:date="2024-08-15T12:22:00Z" w16du:dateUtc="2024-08-15T16:22:00Z">
            <w:rPr>
              <w:rFonts w:ascii="Arial" w:hAnsi="Arial" w:cs="Arial"/>
            </w:rPr>
          </w:rPrChange>
        </w:rPr>
        <w:t>such</w:t>
      </w:r>
      <w:r w:rsidRPr="002746DC">
        <w:rPr>
          <w:rFonts w:ascii="Arial" w:hAnsi="Arial" w:cs="Arial"/>
          <w:spacing w:val="-9"/>
          <w:sz w:val="21"/>
          <w:szCs w:val="21"/>
          <w:rPrChange w:id="267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78" w:author="De Jesus Borges, Thiago" w:date="2024-08-15T12:22:00Z" w16du:dateUtc="2024-08-15T16:22:00Z">
            <w:rPr>
              <w:rFonts w:ascii="Arial" w:hAnsi="Arial" w:cs="Arial"/>
            </w:rPr>
          </w:rPrChange>
        </w:rPr>
        <w:t>as</w:t>
      </w:r>
      <w:r w:rsidRPr="002746DC">
        <w:rPr>
          <w:rFonts w:ascii="Arial" w:hAnsi="Arial" w:cs="Arial"/>
          <w:spacing w:val="-9"/>
          <w:sz w:val="21"/>
          <w:szCs w:val="21"/>
          <w:rPrChange w:id="267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80" w:author="De Jesus Borges, Thiago" w:date="2024-08-15T12:22:00Z" w16du:dateUtc="2024-08-15T16:22:00Z">
            <w:rPr>
              <w:rFonts w:ascii="Arial" w:hAnsi="Arial" w:cs="Arial"/>
            </w:rPr>
          </w:rPrChange>
        </w:rPr>
        <w:t>peripheral</w:t>
      </w:r>
      <w:r w:rsidRPr="002746DC">
        <w:rPr>
          <w:rFonts w:ascii="Arial" w:hAnsi="Arial" w:cs="Arial"/>
          <w:spacing w:val="-9"/>
          <w:sz w:val="21"/>
          <w:szCs w:val="21"/>
          <w:rPrChange w:id="268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2682" w:author="De Jesus Borges, Thiago" w:date="2024-08-15T12:22:00Z" w16du:dateUtc="2024-08-15T16:22:00Z">
            <w:rPr>
              <w:rFonts w:ascii="Arial" w:hAnsi="Arial" w:cs="Arial"/>
            </w:rPr>
          </w:rPrChange>
        </w:rPr>
        <w:t>blood</w:t>
      </w:r>
      <w:r w:rsidR="00B95B44">
        <w:rPr>
          <w:rFonts w:ascii="Arial" w:hAnsi="Arial" w:cs="Arial"/>
          <w:sz w:val="21"/>
          <w:szCs w:val="21"/>
        </w:rPr>
        <w:t>.</w:t>
      </w:r>
      <w:r w:rsidRPr="00B95B44">
        <w:rPr>
          <w:rFonts w:ascii="Arial" w:hAnsi="Arial" w:cs="Arial"/>
          <w:sz w:val="21"/>
          <w:szCs w:val="21"/>
          <w:rPrChange w:id="2683" w:author="De Jesus Borges, Thiago" w:date="2024-08-15T12:22:00Z" w16du:dateUtc="2024-08-15T16:22:00Z">
            <w:rPr>
              <w:rFonts w:ascii="Arial" w:hAnsi="Arial" w:cs="Arial"/>
              <w:spacing w:val="-9"/>
            </w:rPr>
          </w:rPrChange>
        </w:rPr>
        <w:t xml:space="preserve"> </w:t>
      </w:r>
      <w:r w:rsidR="00B95B44" w:rsidRPr="00B95B44">
        <w:rPr>
          <w:rFonts w:ascii="Arial" w:hAnsi="Arial" w:cs="Arial"/>
          <w:sz w:val="21"/>
          <w:szCs w:val="21"/>
        </w:rPr>
        <w:t>T</w:t>
      </w:r>
      <w:r w:rsidR="00B95B44" w:rsidRPr="00B95B44">
        <w:rPr>
          <w:rFonts w:ascii="Arial" w:hAnsi="Arial" w:cs="Arial"/>
          <w:sz w:val="21"/>
          <w:szCs w:val="21"/>
        </w:rPr>
        <w:t xml:space="preserve">his approach has the potential </w:t>
      </w:r>
      <w:r w:rsidR="00B95B44" w:rsidRPr="00B95B44">
        <w:rPr>
          <w:rFonts w:ascii="Arial" w:hAnsi="Arial" w:cs="Arial"/>
          <w:sz w:val="21"/>
          <w:szCs w:val="21"/>
        </w:rPr>
        <w:t>to enhance precision and personalized medicine significantly</w:t>
      </w:r>
      <w:r w:rsidRPr="002746DC">
        <w:rPr>
          <w:rFonts w:ascii="Arial" w:hAnsi="Arial" w:cs="Arial"/>
          <w:sz w:val="21"/>
          <w:szCs w:val="21"/>
          <w:rPrChange w:id="2684" w:author="De Jesus Borges, Thiago" w:date="2024-08-15T12:22:00Z" w16du:dateUtc="2024-08-15T16:22:00Z">
            <w:rPr>
              <w:rFonts w:ascii="Arial" w:hAnsi="Arial" w:cs="Arial"/>
            </w:rPr>
          </w:rPrChange>
        </w:rPr>
        <w:t xml:space="preserve">, </w:t>
      </w:r>
      <w:r w:rsidR="00B95B44">
        <w:t xml:space="preserve">allowing for </w:t>
      </w:r>
      <w:r w:rsidRPr="002746DC">
        <w:rPr>
          <w:rFonts w:ascii="Arial" w:hAnsi="Arial" w:cs="Arial"/>
          <w:sz w:val="21"/>
          <w:szCs w:val="21"/>
          <w:rPrChange w:id="2685" w:author="De Jesus Borges, Thiago" w:date="2024-08-15T12:22:00Z" w16du:dateUtc="2024-08-15T16:22:00Z">
            <w:rPr>
              <w:rFonts w:ascii="Arial" w:hAnsi="Arial" w:cs="Arial"/>
            </w:rPr>
          </w:rPrChange>
        </w:rPr>
        <w:t>earlier diagnosis and continuous monitoring</w:t>
      </w:r>
      <w:r w:rsidRPr="00B95B44">
        <w:rPr>
          <w:rFonts w:ascii="Arial" w:hAnsi="Arial" w:cs="Arial"/>
          <w:sz w:val="21"/>
          <w:szCs w:val="21"/>
          <w:rPrChange w:id="2686" w:author="De Jesus Borges, Thiago" w:date="2024-08-15T12:22:00Z" w16du:dateUtc="2024-08-15T16:22:00Z">
            <w:rPr>
              <w:rFonts w:ascii="Arial" w:hAnsi="Arial" w:cs="Arial"/>
              <w:spacing w:val="-6"/>
            </w:rPr>
          </w:rPrChange>
        </w:rPr>
        <w:t xml:space="preserve"> </w:t>
      </w:r>
      <w:r w:rsidR="003F35F6">
        <w:rPr>
          <w:rFonts w:ascii="Arial" w:hAnsi="Arial" w:cs="Arial"/>
          <w:sz w:val="21"/>
          <w:szCs w:val="21"/>
        </w:rPr>
        <w:t>at</w:t>
      </w:r>
      <w:r w:rsidRPr="00B95B44">
        <w:rPr>
          <w:rFonts w:ascii="Arial" w:hAnsi="Arial" w:cs="Arial"/>
          <w:sz w:val="21"/>
          <w:szCs w:val="21"/>
          <w:rPrChange w:id="2687"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688" w:author="De Jesus Borges, Thiago" w:date="2024-08-15T12:22:00Z" w16du:dateUtc="2024-08-15T16:22:00Z">
            <w:rPr>
              <w:rFonts w:ascii="Arial" w:hAnsi="Arial" w:cs="Arial"/>
            </w:rPr>
          </w:rPrChange>
        </w:rPr>
        <w:t>a</w:t>
      </w:r>
      <w:r w:rsidRPr="00B95B44">
        <w:rPr>
          <w:rFonts w:ascii="Arial" w:hAnsi="Arial" w:cs="Arial"/>
          <w:sz w:val="21"/>
          <w:szCs w:val="21"/>
          <w:rPrChange w:id="2689"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690" w:author="De Jesus Borges, Thiago" w:date="2024-08-15T12:22:00Z" w16du:dateUtc="2024-08-15T16:22:00Z">
            <w:rPr>
              <w:rFonts w:ascii="Arial" w:hAnsi="Arial" w:cs="Arial"/>
            </w:rPr>
          </w:rPrChange>
        </w:rPr>
        <w:t>low</w:t>
      </w:r>
      <w:r w:rsidRPr="00B95B44">
        <w:rPr>
          <w:rFonts w:ascii="Arial" w:hAnsi="Arial" w:cs="Arial"/>
          <w:sz w:val="21"/>
          <w:szCs w:val="21"/>
          <w:rPrChange w:id="2691"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692" w:author="De Jesus Borges, Thiago" w:date="2024-08-15T12:22:00Z" w16du:dateUtc="2024-08-15T16:22:00Z">
            <w:rPr>
              <w:rFonts w:ascii="Arial" w:hAnsi="Arial" w:cs="Arial"/>
            </w:rPr>
          </w:rPrChange>
        </w:rPr>
        <w:t>cost</w:t>
      </w:r>
      <w:r w:rsidRPr="00B95B44">
        <w:rPr>
          <w:rFonts w:ascii="Arial" w:hAnsi="Arial" w:cs="Arial"/>
          <w:sz w:val="21"/>
          <w:szCs w:val="21"/>
          <w:rPrChange w:id="2693"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694" w:author="De Jesus Borges, Thiago" w:date="2024-08-15T12:22:00Z" w16du:dateUtc="2024-08-15T16:22:00Z">
            <w:rPr>
              <w:rFonts w:ascii="Arial" w:hAnsi="Arial" w:cs="Arial"/>
            </w:rPr>
          </w:rPrChange>
        </w:rPr>
        <w:t>to</w:t>
      </w:r>
      <w:r w:rsidRPr="00B95B44">
        <w:rPr>
          <w:rFonts w:ascii="Arial" w:hAnsi="Arial" w:cs="Arial"/>
          <w:sz w:val="21"/>
          <w:szCs w:val="21"/>
          <w:rPrChange w:id="2695"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2696" w:author="De Jesus Borges, Thiago" w:date="2024-08-15T12:22:00Z" w16du:dateUtc="2024-08-15T16:22:00Z">
            <w:rPr>
              <w:rFonts w:ascii="Arial" w:hAnsi="Arial" w:cs="Arial"/>
            </w:rPr>
          </w:rPrChange>
        </w:rPr>
        <w:t>the</w:t>
      </w:r>
      <w:r w:rsidRPr="00B95B44">
        <w:rPr>
          <w:rFonts w:ascii="Arial" w:hAnsi="Arial" w:cs="Arial"/>
          <w:sz w:val="21"/>
          <w:szCs w:val="21"/>
          <w:rPrChange w:id="2697"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698" w:author="De Jesus Borges, Thiago" w:date="2024-08-15T12:22:00Z" w16du:dateUtc="2024-08-15T16:22:00Z">
            <w:rPr>
              <w:rFonts w:ascii="Arial" w:hAnsi="Arial" w:cs="Arial"/>
            </w:rPr>
          </w:rPrChange>
        </w:rPr>
        <w:t>patients</w:t>
      </w:r>
      <w:r w:rsidRPr="002746DC">
        <w:rPr>
          <w:rFonts w:ascii="Arial" w:hAnsi="Arial" w:cs="Arial"/>
          <w:spacing w:val="-5"/>
          <w:sz w:val="21"/>
          <w:szCs w:val="21"/>
          <w:rPrChange w:id="2699"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2700" w:author="De Jesus Borges, Thiago" w:date="2024-08-15T12:22:00Z" w16du:dateUtc="2024-08-15T16:22:00Z">
            <w:rPr>
              <w:rFonts w:ascii="Arial" w:hAnsi="Arial" w:cs="Arial"/>
            </w:rPr>
          </w:rPrChange>
        </w:rPr>
        <w:t>[</w:t>
      </w:r>
      <w:r w:rsidRPr="002746DC">
        <w:rPr>
          <w:sz w:val="21"/>
          <w:szCs w:val="21"/>
          <w:rPrChange w:id="2701" w:author="De Jesus Borges, Thiago" w:date="2024-08-15T12:22:00Z" w16du:dateUtc="2024-08-15T16:22:00Z">
            <w:rPr/>
          </w:rPrChange>
        </w:rPr>
        <w:fldChar w:fldCharType="begin"/>
      </w:r>
      <w:r w:rsidRPr="002746DC">
        <w:rPr>
          <w:sz w:val="21"/>
          <w:szCs w:val="21"/>
          <w:rPrChange w:id="2702" w:author="De Jesus Borges, Thiago" w:date="2024-08-15T12:22:00Z" w16du:dateUtc="2024-08-15T16:22:00Z">
            <w:rPr/>
          </w:rPrChange>
        </w:rPr>
        <w:instrText>HYPERLINK \l "_bookmark39"</w:instrText>
      </w:r>
      <w:r w:rsidRPr="00EB5EE6">
        <w:rPr>
          <w:sz w:val="21"/>
          <w:szCs w:val="21"/>
        </w:rPr>
      </w:r>
      <w:r w:rsidRPr="002746DC">
        <w:rPr>
          <w:sz w:val="21"/>
          <w:szCs w:val="21"/>
          <w:rPrChange w:id="2703"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704" w:author="De Jesus Borges, Thiago" w:date="2024-08-15T12:22:00Z" w16du:dateUtc="2024-08-15T16:22:00Z">
            <w:rPr>
              <w:rFonts w:ascii="Arial" w:hAnsi="Arial" w:cs="Arial"/>
              <w:color w:val="0000FF"/>
            </w:rPr>
          </w:rPrChange>
        </w:rPr>
        <w:t>39</w:t>
      </w:r>
      <w:r w:rsidRPr="002746DC">
        <w:rPr>
          <w:rFonts w:ascii="Arial" w:hAnsi="Arial" w:cs="Arial"/>
          <w:color w:val="0000FF"/>
          <w:sz w:val="21"/>
          <w:szCs w:val="21"/>
          <w:rPrChange w:id="2705"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706" w:author="De Jesus Borges, Thiago" w:date="2024-08-15T12:22:00Z" w16du:dateUtc="2024-08-15T16:22:00Z">
            <w:rPr>
              <w:rFonts w:ascii="Arial" w:hAnsi="Arial" w:cs="Arial"/>
            </w:rPr>
          </w:rPrChange>
        </w:rPr>
        <w:t>][</w:t>
      </w:r>
      <w:r w:rsidRPr="002746DC">
        <w:rPr>
          <w:sz w:val="21"/>
          <w:szCs w:val="21"/>
          <w:rPrChange w:id="2707" w:author="De Jesus Borges, Thiago" w:date="2024-08-15T12:22:00Z" w16du:dateUtc="2024-08-15T16:22:00Z">
            <w:rPr/>
          </w:rPrChange>
        </w:rPr>
        <w:fldChar w:fldCharType="begin"/>
      </w:r>
      <w:r w:rsidRPr="002746DC">
        <w:rPr>
          <w:sz w:val="21"/>
          <w:szCs w:val="21"/>
          <w:rPrChange w:id="2708" w:author="De Jesus Borges, Thiago" w:date="2024-08-15T12:22:00Z" w16du:dateUtc="2024-08-15T16:22:00Z">
            <w:rPr/>
          </w:rPrChange>
        </w:rPr>
        <w:instrText>HYPERLINK \l "_bookmark40"</w:instrText>
      </w:r>
      <w:r w:rsidRPr="00EB5EE6">
        <w:rPr>
          <w:sz w:val="21"/>
          <w:szCs w:val="21"/>
        </w:rPr>
      </w:r>
      <w:r w:rsidRPr="002746DC">
        <w:rPr>
          <w:sz w:val="21"/>
          <w:szCs w:val="21"/>
          <w:rPrChange w:id="2709"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710" w:author="De Jesus Borges, Thiago" w:date="2024-08-15T12:22:00Z" w16du:dateUtc="2024-08-15T16:22:00Z">
            <w:rPr>
              <w:rFonts w:ascii="Arial" w:hAnsi="Arial" w:cs="Arial"/>
              <w:color w:val="0000FF"/>
            </w:rPr>
          </w:rPrChange>
        </w:rPr>
        <w:t>40</w:t>
      </w:r>
      <w:r w:rsidRPr="002746DC">
        <w:rPr>
          <w:rFonts w:ascii="Arial" w:hAnsi="Arial" w:cs="Arial"/>
          <w:color w:val="0000FF"/>
          <w:sz w:val="21"/>
          <w:szCs w:val="21"/>
          <w:rPrChange w:id="2711"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712" w:author="De Jesus Borges, Thiago" w:date="2024-08-15T12:22:00Z" w16du:dateUtc="2024-08-15T16:22:00Z">
            <w:rPr>
              <w:rFonts w:ascii="Arial" w:hAnsi="Arial" w:cs="Arial"/>
            </w:rPr>
          </w:rPrChange>
        </w:rPr>
        <w:t>][</w:t>
      </w:r>
      <w:r w:rsidRPr="002746DC">
        <w:rPr>
          <w:sz w:val="21"/>
          <w:szCs w:val="21"/>
          <w:rPrChange w:id="2713" w:author="De Jesus Borges, Thiago" w:date="2024-08-15T12:22:00Z" w16du:dateUtc="2024-08-15T16:22:00Z">
            <w:rPr/>
          </w:rPrChange>
        </w:rPr>
        <w:fldChar w:fldCharType="begin"/>
      </w:r>
      <w:r w:rsidRPr="002746DC">
        <w:rPr>
          <w:sz w:val="21"/>
          <w:szCs w:val="21"/>
          <w:rPrChange w:id="2714" w:author="De Jesus Borges, Thiago" w:date="2024-08-15T12:22:00Z" w16du:dateUtc="2024-08-15T16:22:00Z">
            <w:rPr/>
          </w:rPrChange>
        </w:rPr>
        <w:instrText>HYPERLINK \l "_bookmark41"</w:instrText>
      </w:r>
      <w:r w:rsidRPr="00EB5EE6">
        <w:rPr>
          <w:sz w:val="21"/>
          <w:szCs w:val="21"/>
        </w:rPr>
      </w:r>
      <w:r w:rsidRPr="002746DC">
        <w:rPr>
          <w:sz w:val="21"/>
          <w:szCs w:val="21"/>
          <w:rPrChange w:id="2715"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716" w:author="De Jesus Borges, Thiago" w:date="2024-08-15T12:22:00Z" w16du:dateUtc="2024-08-15T16:22:00Z">
            <w:rPr>
              <w:rFonts w:ascii="Arial" w:hAnsi="Arial" w:cs="Arial"/>
              <w:color w:val="0000FF"/>
            </w:rPr>
          </w:rPrChange>
        </w:rPr>
        <w:t>41</w:t>
      </w:r>
      <w:r w:rsidRPr="002746DC">
        <w:rPr>
          <w:rFonts w:ascii="Arial" w:hAnsi="Arial" w:cs="Arial"/>
          <w:color w:val="0000FF"/>
          <w:sz w:val="21"/>
          <w:szCs w:val="21"/>
          <w:rPrChange w:id="2717"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718" w:author="De Jesus Borges, Thiago" w:date="2024-08-15T12:22:00Z" w16du:dateUtc="2024-08-15T16:22:00Z">
            <w:rPr>
              <w:rFonts w:ascii="Arial" w:hAnsi="Arial" w:cs="Arial"/>
            </w:rPr>
          </w:rPrChange>
        </w:rPr>
        <w:t>][</w:t>
      </w:r>
      <w:r w:rsidRPr="002746DC">
        <w:rPr>
          <w:sz w:val="21"/>
          <w:szCs w:val="21"/>
          <w:rPrChange w:id="2719" w:author="De Jesus Borges, Thiago" w:date="2024-08-15T12:22:00Z" w16du:dateUtc="2024-08-15T16:22:00Z">
            <w:rPr/>
          </w:rPrChange>
        </w:rPr>
        <w:fldChar w:fldCharType="begin"/>
      </w:r>
      <w:r w:rsidRPr="002746DC">
        <w:rPr>
          <w:sz w:val="21"/>
          <w:szCs w:val="21"/>
          <w:rPrChange w:id="2720" w:author="De Jesus Borges, Thiago" w:date="2024-08-15T12:22:00Z" w16du:dateUtc="2024-08-15T16:22:00Z">
            <w:rPr/>
          </w:rPrChange>
        </w:rPr>
        <w:instrText>HYPERLINK \l "_bookmark42"</w:instrText>
      </w:r>
      <w:r w:rsidRPr="00EB5EE6">
        <w:rPr>
          <w:sz w:val="21"/>
          <w:szCs w:val="21"/>
        </w:rPr>
      </w:r>
      <w:r w:rsidRPr="002746DC">
        <w:rPr>
          <w:sz w:val="21"/>
          <w:szCs w:val="21"/>
          <w:rPrChange w:id="2721"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722" w:author="De Jesus Borges, Thiago" w:date="2024-08-15T12:22:00Z" w16du:dateUtc="2024-08-15T16:22:00Z">
            <w:rPr>
              <w:rFonts w:ascii="Arial" w:hAnsi="Arial" w:cs="Arial"/>
              <w:color w:val="0000FF"/>
            </w:rPr>
          </w:rPrChange>
        </w:rPr>
        <w:t>42</w:t>
      </w:r>
      <w:r w:rsidRPr="002746DC">
        <w:rPr>
          <w:rFonts w:ascii="Arial" w:hAnsi="Arial" w:cs="Arial"/>
          <w:color w:val="0000FF"/>
          <w:sz w:val="21"/>
          <w:szCs w:val="21"/>
          <w:rPrChange w:id="2723"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724" w:author="De Jesus Borges, Thiago" w:date="2024-08-15T12:22:00Z" w16du:dateUtc="2024-08-15T16:22:00Z">
            <w:rPr>
              <w:rFonts w:ascii="Arial" w:hAnsi="Arial" w:cs="Arial"/>
            </w:rPr>
          </w:rPrChange>
        </w:rPr>
        <w:t>].</w:t>
      </w:r>
    </w:p>
    <w:p w14:paraId="22D037D0" w14:textId="6DFF30EE" w:rsidR="0052394B" w:rsidRPr="002746DC" w:rsidRDefault="0052394B" w:rsidP="00C1765F">
      <w:pPr>
        <w:pStyle w:val="BodyText"/>
        <w:spacing w:line="254" w:lineRule="auto"/>
        <w:ind w:left="360" w:right="318" w:firstLine="298"/>
        <w:rPr>
          <w:rFonts w:ascii="Arial" w:hAnsi="Arial" w:cs="Arial"/>
          <w:sz w:val="21"/>
          <w:szCs w:val="21"/>
          <w:rPrChange w:id="2725" w:author="De Jesus Borges, Thiago" w:date="2024-08-15T12:22:00Z" w16du:dateUtc="2024-08-15T16:22:00Z">
            <w:rPr>
              <w:rFonts w:ascii="Arial" w:hAnsi="Arial" w:cs="Arial"/>
            </w:rPr>
          </w:rPrChange>
        </w:rPr>
      </w:pPr>
      <w:r w:rsidRPr="0052394B">
        <w:rPr>
          <w:rFonts w:ascii="Arial" w:hAnsi="Arial" w:cs="Arial"/>
          <w:sz w:val="21"/>
          <w:szCs w:val="21"/>
        </w:rPr>
        <w:t xml:space="preserve">While our findings are promising, they are currently limited to peripheral blood samples from kidney transplant recipients. </w:t>
      </w:r>
      <w:r>
        <w:rPr>
          <w:rFonts w:ascii="Arial" w:hAnsi="Arial" w:cs="Arial"/>
          <w:sz w:val="21"/>
          <w:szCs w:val="21"/>
        </w:rPr>
        <w:t>Although our methodology can be</w:t>
      </w:r>
      <w:r w:rsidR="00B31869">
        <w:rPr>
          <w:rFonts w:ascii="Arial" w:hAnsi="Arial" w:cs="Arial"/>
          <w:sz w:val="21"/>
          <w:szCs w:val="21"/>
        </w:rPr>
        <w:t xml:space="preserve"> easily </w:t>
      </w:r>
      <w:r>
        <w:rPr>
          <w:rFonts w:ascii="Arial" w:hAnsi="Arial" w:cs="Arial"/>
          <w:sz w:val="21"/>
          <w:szCs w:val="21"/>
        </w:rPr>
        <w:t>applied to any cohort</w:t>
      </w:r>
      <w:r w:rsidR="00B31869">
        <w:rPr>
          <w:rFonts w:ascii="Arial" w:hAnsi="Arial" w:cs="Arial"/>
          <w:sz w:val="21"/>
          <w:szCs w:val="21"/>
        </w:rPr>
        <w:t xml:space="preserve"> through the Python package developed in this work</w:t>
      </w:r>
      <w:r>
        <w:rPr>
          <w:rFonts w:ascii="Arial" w:hAnsi="Arial" w:cs="Arial"/>
          <w:sz w:val="21"/>
          <w:szCs w:val="21"/>
        </w:rPr>
        <w:t xml:space="preserve">, </w:t>
      </w:r>
      <w:r w:rsidR="00DB4BB5">
        <w:rPr>
          <w:rFonts w:ascii="Arial" w:hAnsi="Arial" w:cs="Arial"/>
          <w:sz w:val="21"/>
          <w:szCs w:val="21"/>
        </w:rPr>
        <w:t>f</w:t>
      </w:r>
      <w:r>
        <w:rPr>
          <w:rFonts w:ascii="Arial" w:hAnsi="Arial" w:cs="Arial"/>
          <w:sz w:val="21"/>
          <w:szCs w:val="21"/>
        </w:rPr>
        <w:t>urther research is necessary to validate these HKGs across other tissues and in different transplant contexts.</w:t>
      </w:r>
      <w:r w:rsidRPr="0052394B">
        <w:rPr>
          <w:rFonts w:ascii="Arial" w:hAnsi="Arial" w:cs="Arial"/>
          <w:sz w:val="21"/>
          <w:szCs w:val="21"/>
        </w:rPr>
        <w:t xml:space="preserve"> Additionally, the lack of demographic data in public RNA-Seq datasets poses a challenge in generalizing these results to broader populations</w:t>
      </w:r>
      <w:r w:rsidR="00B31869">
        <w:rPr>
          <w:rFonts w:ascii="Arial" w:hAnsi="Arial" w:cs="Arial"/>
          <w:sz w:val="21"/>
          <w:szCs w:val="21"/>
        </w:rPr>
        <w:t>.</w:t>
      </w:r>
    </w:p>
    <w:p w14:paraId="054740C9" w14:textId="51418737" w:rsidR="00C1765F" w:rsidRDefault="0052394B" w:rsidP="00954BE3">
      <w:pPr>
        <w:pStyle w:val="BodyText"/>
        <w:spacing w:line="254" w:lineRule="auto"/>
        <w:ind w:left="360" w:right="317" w:firstLine="298"/>
        <w:rPr>
          <w:rFonts w:ascii="Arial" w:hAnsi="Arial" w:cs="Arial"/>
          <w:sz w:val="21"/>
          <w:szCs w:val="21"/>
        </w:rPr>
      </w:pPr>
      <w:r w:rsidRPr="0052394B">
        <w:rPr>
          <w:rFonts w:ascii="Arial" w:hAnsi="Arial" w:cs="Arial"/>
          <w:sz w:val="21"/>
          <w:szCs w:val="21"/>
        </w:rPr>
        <w:t xml:space="preserve">Future studies should focus on validating these HKGs in larger, more diverse cohorts, including different demographic groups </w:t>
      </w:r>
      <w:r>
        <w:rPr>
          <w:rFonts w:ascii="Arial" w:hAnsi="Arial" w:cs="Arial"/>
          <w:sz w:val="21"/>
          <w:szCs w:val="21"/>
        </w:rPr>
        <w:t>and conditions</w:t>
      </w:r>
      <w:r w:rsidRPr="0052394B">
        <w:rPr>
          <w:rFonts w:ascii="Arial" w:hAnsi="Arial" w:cs="Arial"/>
          <w:sz w:val="21"/>
          <w:szCs w:val="21"/>
        </w:rPr>
        <w:t>.</w:t>
      </w:r>
      <w:r w:rsidR="00B31869">
        <w:rPr>
          <w:rFonts w:ascii="Arial" w:hAnsi="Arial" w:cs="Arial"/>
          <w:sz w:val="21"/>
          <w:szCs w:val="21"/>
        </w:rPr>
        <w:t xml:space="preserve"> </w:t>
      </w:r>
      <w:r w:rsidRPr="0052394B">
        <w:rPr>
          <w:rFonts w:ascii="Arial" w:hAnsi="Arial" w:cs="Arial"/>
          <w:sz w:val="21"/>
          <w:szCs w:val="21"/>
        </w:rPr>
        <w:t xml:space="preserve">Additionally, </w:t>
      </w:r>
      <w:r w:rsidRPr="0052394B">
        <w:rPr>
          <w:rFonts w:ascii="Arial" w:hAnsi="Arial" w:cs="Arial"/>
          <w:sz w:val="21"/>
          <w:szCs w:val="21"/>
        </w:rPr>
        <w:lastRenderedPageBreak/>
        <w:t>exploring the application of these HKGs</w:t>
      </w:r>
      <w:r w:rsidR="00B31869">
        <w:rPr>
          <w:rFonts w:ascii="Arial" w:hAnsi="Arial" w:cs="Arial"/>
          <w:sz w:val="21"/>
          <w:szCs w:val="21"/>
        </w:rPr>
        <w:t xml:space="preserve"> or the methodology </w:t>
      </w:r>
      <w:r w:rsidRPr="0052394B">
        <w:rPr>
          <w:rFonts w:ascii="Arial" w:hAnsi="Arial" w:cs="Arial"/>
          <w:sz w:val="21"/>
          <w:szCs w:val="21"/>
        </w:rPr>
        <w:t xml:space="preserve">in other organ transplants could provide insights into their broader utility. </w:t>
      </w:r>
      <w:r w:rsidR="00987CE7">
        <w:rPr>
          <w:rFonts w:ascii="Arial" w:hAnsi="Arial" w:cs="Arial"/>
          <w:sz w:val="21"/>
          <w:szCs w:val="21"/>
        </w:rPr>
        <w:t>Investigating the normalization based on these genes in different machine-learning models would also be beneficial</w:t>
      </w:r>
      <w:r w:rsidRPr="0052394B">
        <w:rPr>
          <w:rFonts w:ascii="Arial" w:hAnsi="Arial" w:cs="Arial"/>
          <w:sz w:val="21"/>
          <w:szCs w:val="21"/>
        </w:rPr>
        <w:t>, potentially leading to the development of robust, clinically applicable algorithms for early rejection detection</w:t>
      </w:r>
      <w:r w:rsidR="00B31869">
        <w:rPr>
          <w:rFonts w:ascii="Arial" w:hAnsi="Arial" w:cs="Arial"/>
          <w:sz w:val="21"/>
          <w:szCs w:val="21"/>
        </w:rPr>
        <w:t>.</w:t>
      </w:r>
    </w:p>
    <w:p w14:paraId="28BCF64C" w14:textId="5452C2BA" w:rsidR="00B31869" w:rsidRPr="0052394B" w:rsidRDefault="00B31869" w:rsidP="00954BE3">
      <w:pPr>
        <w:pStyle w:val="BodyText"/>
        <w:spacing w:line="254" w:lineRule="auto"/>
        <w:ind w:left="360" w:right="317" w:firstLine="298"/>
        <w:rPr>
          <w:rFonts w:ascii="Arial" w:hAnsi="Arial" w:cs="Arial"/>
          <w:sz w:val="21"/>
          <w:szCs w:val="21"/>
        </w:rPr>
      </w:pPr>
      <w:r>
        <w:rPr>
          <w:rFonts w:ascii="Arial" w:hAnsi="Arial" w:cs="Arial"/>
          <w:sz w:val="21"/>
          <w:szCs w:val="21"/>
        </w:rPr>
        <w:t>Developing more reliable normalization methods using niche-specific HKGs marks a significant step forward in integrating</w:t>
      </w:r>
      <w:r w:rsidRPr="00B31869">
        <w:rPr>
          <w:rFonts w:ascii="Arial" w:hAnsi="Arial" w:cs="Arial"/>
          <w:sz w:val="21"/>
          <w:szCs w:val="21"/>
        </w:rPr>
        <w:t xml:space="preserve"> machine learning with clinical genomics. By minimizing data leakage and enhancing model generalizability, our approach could pave the way for more accurate and reproducible biomarker discovery, ultimately contributing to better patient outcomes in transplantation medicine.</w:t>
      </w:r>
    </w:p>
    <w:p w14:paraId="01850F89" w14:textId="00134381" w:rsidR="00486639" w:rsidRDefault="00486639" w:rsidP="00954BE3">
      <w:pPr>
        <w:pStyle w:val="BodyText"/>
        <w:spacing w:line="254" w:lineRule="auto"/>
        <w:ind w:left="360" w:right="317" w:firstLine="298"/>
        <w:rPr>
          <w:rFonts w:ascii="Arial" w:hAnsi="Arial" w:cs="Arial"/>
          <w:spacing w:val="-2"/>
          <w:sz w:val="21"/>
          <w:szCs w:val="21"/>
        </w:rPr>
      </w:pPr>
    </w:p>
    <w:p w14:paraId="4A07083F" w14:textId="2A545D1E" w:rsidR="00954BE3" w:rsidRPr="00FF77F6" w:rsidDel="00954BE3" w:rsidRDefault="0047037D" w:rsidP="00954BE3">
      <w:pPr>
        <w:pStyle w:val="BodyText"/>
        <w:spacing w:line="254" w:lineRule="auto"/>
        <w:ind w:left="360" w:right="317" w:firstLine="298"/>
        <w:rPr>
          <w:del w:id="2726" w:author="De Jesus Borges, Thiago" w:date="2024-08-20T14:50:00Z" w16du:dateUtc="2024-08-20T18:50:00Z"/>
          <w:rFonts w:ascii="Arial" w:hAnsi="Arial" w:cs="Arial"/>
          <w:sz w:val="21"/>
          <w:szCs w:val="21"/>
        </w:rPr>
      </w:pPr>
      <w:commentRangeStart w:id="2727"/>
      <w:r w:rsidRPr="002746DC">
        <w:rPr>
          <w:rFonts w:ascii="Arial" w:hAnsi="Arial" w:cs="Arial"/>
          <w:spacing w:val="-2"/>
          <w:sz w:val="21"/>
          <w:szCs w:val="21"/>
          <w:rPrChange w:id="2728" w:author="De Jesus Borges, Thiago" w:date="2024-08-15T12:22:00Z" w16du:dateUtc="2024-08-15T16:22:00Z">
            <w:rPr>
              <w:rFonts w:ascii="Arial" w:hAnsi="Arial" w:cs="Arial"/>
              <w:spacing w:val="-2"/>
            </w:rPr>
          </w:rPrChange>
        </w:rPr>
        <w:t>We</w:t>
      </w:r>
      <w:r w:rsidR="00C01480">
        <w:rPr>
          <w:rFonts w:ascii="Arial" w:hAnsi="Arial" w:cs="Arial"/>
          <w:spacing w:val="-2"/>
          <w:sz w:val="21"/>
          <w:szCs w:val="21"/>
        </w:rPr>
        <w:t xml:space="preserve"> derive a method to</w:t>
      </w:r>
      <w:commentRangeEnd w:id="2727"/>
      <w:r w:rsidR="00C01480">
        <w:rPr>
          <w:rStyle w:val="CommentReference"/>
        </w:rPr>
        <w:commentReference w:id="2727"/>
      </w:r>
      <w:r w:rsidRPr="002746DC">
        <w:rPr>
          <w:rFonts w:ascii="Arial" w:hAnsi="Arial" w:cs="Arial"/>
          <w:spacing w:val="-6"/>
          <w:sz w:val="21"/>
          <w:szCs w:val="21"/>
          <w:rPrChange w:id="2729" w:author="De Jesus Borges, Thiago" w:date="2024-08-15T12:22:00Z" w16du:dateUtc="2024-08-15T16:22:00Z">
            <w:rPr>
              <w:rFonts w:ascii="Arial" w:hAnsi="Arial" w:cs="Arial"/>
              <w:spacing w:val="-6"/>
            </w:rPr>
          </w:rPrChange>
        </w:rPr>
        <w:t xml:space="preserve"> </w:t>
      </w:r>
      <w:r w:rsidR="00C01480">
        <w:rPr>
          <w:rFonts w:ascii="Arial" w:hAnsi="Arial" w:cs="Arial"/>
          <w:spacing w:val="-6"/>
          <w:sz w:val="21"/>
          <w:szCs w:val="21"/>
        </w:rPr>
        <w:t xml:space="preserve">normalize transcriptomic data based on identifying more robust housekeeping genes. Using this method, </w:t>
      </w:r>
      <w:r w:rsidR="00C01480">
        <w:rPr>
          <w:rFonts w:ascii="Arial" w:hAnsi="Arial" w:cs="Arial"/>
          <w:sz w:val="21"/>
          <w:szCs w:val="21"/>
        </w:rPr>
        <w:t>w</w:t>
      </w:r>
      <w:r w:rsidR="00C01480" w:rsidRPr="00C63C10">
        <w:rPr>
          <w:rFonts w:ascii="Arial" w:hAnsi="Arial" w:cs="Arial"/>
          <w:sz w:val="21"/>
          <w:szCs w:val="21"/>
        </w:rPr>
        <w:t>e overcome the data leakage pitfall</w:t>
      </w:r>
      <w:r w:rsidR="00C01480" w:rsidRPr="00C63C10">
        <w:rPr>
          <w:rFonts w:ascii="Arial" w:hAnsi="Arial" w:cs="Arial"/>
          <w:spacing w:val="-12"/>
          <w:sz w:val="21"/>
          <w:szCs w:val="21"/>
        </w:rPr>
        <w:t xml:space="preserve"> </w:t>
      </w:r>
      <w:r w:rsidR="00C01480" w:rsidRPr="00C63C10">
        <w:rPr>
          <w:rFonts w:ascii="Arial" w:hAnsi="Arial" w:cs="Arial"/>
          <w:sz w:val="21"/>
          <w:szCs w:val="21"/>
        </w:rPr>
        <w:t>in</w:t>
      </w:r>
      <w:r w:rsidR="00C01480" w:rsidRPr="00C63C10">
        <w:rPr>
          <w:rFonts w:ascii="Arial" w:hAnsi="Arial" w:cs="Arial"/>
          <w:spacing w:val="-12"/>
          <w:sz w:val="21"/>
          <w:szCs w:val="21"/>
        </w:rPr>
        <w:t xml:space="preserve"> </w:t>
      </w:r>
      <w:r w:rsidR="00C01480" w:rsidRPr="00C63C10">
        <w:rPr>
          <w:rFonts w:ascii="Arial" w:hAnsi="Arial" w:cs="Arial"/>
          <w:sz w:val="21"/>
          <w:szCs w:val="21"/>
        </w:rPr>
        <w:t>cross-sample normalizations like MRN and TMM, which</w:t>
      </w:r>
      <w:r w:rsidR="00C01480" w:rsidRPr="00C63C10">
        <w:rPr>
          <w:rFonts w:ascii="Arial" w:hAnsi="Arial" w:cs="Arial"/>
          <w:spacing w:val="-12"/>
          <w:sz w:val="21"/>
          <w:szCs w:val="21"/>
        </w:rPr>
        <w:t xml:space="preserve"> </w:t>
      </w:r>
      <w:r w:rsidR="00C01480" w:rsidRPr="00C63C10">
        <w:rPr>
          <w:rFonts w:ascii="Arial" w:hAnsi="Arial" w:cs="Arial"/>
          <w:sz w:val="21"/>
          <w:szCs w:val="21"/>
        </w:rPr>
        <w:t>can</w:t>
      </w:r>
      <w:r w:rsidR="00C01480" w:rsidRPr="00C63C10">
        <w:rPr>
          <w:rFonts w:ascii="Arial" w:hAnsi="Arial" w:cs="Arial"/>
          <w:spacing w:val="-12"/>
          <w:sz w:val="21"/>
          <w:szCs w:val="21"/>
        </w:rPr>
        <w:t xml:space="preserve"> </w:t>
      </w:r>
      <w:r w:rsidR="00C01480" w:rsidRPr="00C63C10">
        <w:rPr>
          <w:rFonts w:ascii="Arial" w:hAnsi="Arial" w:cs="Arial"/>
          <w:sz w:val="21"/>
          <w:szCs w:val="21"/>
        </w:rPr>
        <w:t>give</w:t>
      </w:r>
      <w:r w:rsidR="00C01480" w:rsidRPr="00C63C10">
        <w:rPr>
          <w:rFonts w:ascii="Arial" w:hAnsi="Arial" w:cs="Arial"/>
          <w:spacing w:val="-12"/>
          <w:sz w:val="21"/>
          <w:szCs w:val="21"/>
        </w:rPr>
        <w:t xml:space="preserve"> </w:t>
      </w:r>
      <w:r w:rsidR="00C01480" w:rsidRPr="00C63C10">
        <w:rPr>
          <w:rFonts w:ascii="Arial" w:hAnsi="Arial" w:cs="Arial"/>
          <w:sz w:val="21"/>
          <w:szCs w:val="21"/>
        </w:rPr>
        <w:t>an over</w:t>
      </w:r>
      <w:r w:rsidR="00F81039">
        <w:rPr>
          <w:rFonts w:ascii="Arial" w:hAnsi="Arial" w:cs="Arial"/>
          <w:sz w:val="21"/>
          <w:szCs w:val="21"/>
        </w:rPr>
        <w:t>-</w:t>
      </w:r>
      <w:r w:rsidR="00C01480" w:rsidRPr="00C63C10">
        <w:rPr>
          <w:rFonts w:ascii="Arial" w:hAnsi="Arial" w:cs="Arial"/>
          <w:sz w:val="21"/>
          <w:szCs w:val="21"/>
        </w:rPr>
        <w:t>optimistic</w:t>
      </w:r>
      <w:r w:rsidR="00C01480" w:rsidRPr="00C63C10">
        <w:rPr>
          <w:rFonts w:ascii="Arial" w:hAnsi="Arial" w:cs="Arial"/>
          <w:spacing w:val="-7"/>
          <w:sz w:val="21"/>
          <w:szCs w:val="21"/>
        </w:rPr>
        <w:t xml:space="preserve"> </w:t>
      </w:r>
      <w:r w:rsidR="00C01480" w:rsidRPr="00C63C10">
        <w:rPr>
          <w:rFonts w:ascii="Arial" w:hAnsi="Arial" w:cs="Arial"/>
          <w:sz w:val="21"/>
          <w:szCs w:val="21"/>
        </w:rPr>
        <w:t>result</w:t>
      </w:r>
      <w:r w:rsidR="00C01480" w:rsidRPr="00C63C10">
        <w:rPr>
          <w:rFonts w:ascii="Arial" w:hAnsi="Arial" w:cs="Arial"/>
          <w:spacing w:val="-7"/>
          <w:sz w:val="21"/>
          <w:szCs w:val="21"/>
        </w:rPr>
        <w:t xml:space="preserve"> </w:t>
      </w:r>
      <w:r w:rsidR="00C01480" w:rsidRPr="00C63C10">
        <w:rPr>
          <w:rFonts w:ascii="Arial" w:hAnsi="Arial" w:cs="Arial"/>
          <w:sz w:val="21"/>
          <w:szCs w:val="21"/>
        </w:rPr>
        <w:t>[</w:t>
      </w:r>
      <w:r w:rsidR="00C01480" w:rsidRPr="00C63C10">
        <w:rPr>
          <w:sz w:val="21"/>
          <w:szCs w:val="21"/>
        </w:rPr>
        <w:fldChar w:fldCharType="begin"/>
      </w:r>
      <w:r w:rsidR="00C01480" w:rsidRPr="00C63C10">
        <w:rPr>
          <w:sz w:val="21"/>
          <w:szCs w:val="21"/>
        </w:rPr>
        <w:instrText>HYPERLINK \l "_bookmark6"</w:instrText>
      </w:r>
      <w:ins w:id="2730" w:author="De Jesus Borges, Thiago" w:date="2024-08-16T17:13:00Z" w16du:dateUtc="2024-08-16T21:13:00Z">
        <w:r w:rsidR="00C01480" w:rsidRPr="00C63C10">
          <w:rPr>
            <w:sz w:val="21"/>
            <w:szCs w:val="21"/>
          </w:rPr>
        </w:r>
      </w:ins>
      <w:r w:rsidR="00C01480" w:rsidRPr="00C63C10">
        <w:rPr>
          <w:sz w:val="21"/>
          <w:szCs w:val="21"/>
        </w:rPr>
        <w:fldChar w:fldCharType="separate"/>
      </w:r>
      <w:r w:rsidR="00C01480" w:rsidRPr="00C63C10">
        <w:rPr>
          <w:rFonts w:ascii="Arial" w:hAnsi="Arial" w:cs="Arial"/>
          <w:color w:val="0000FF"/>
          <w:sz w:val="21"/>
          <w:szCs w:val="21"/>
        </w:rPr>
        <w:t>6</w:t>
      </w:r>
      <w:r w:rsidR="00C01480" w:rsidRPr="00C63C10">
        <w:rPr>
          <w:rFonts w:ascii="Arial" w:hAnsi="Arial" w:cs="Arial"/>
          <w:color w:val="0000FF"/>
          <w:sz w:val="21"/>
          <w:szCs w:val="21"/>
        </w:rPr>
        <w:fldChar w:fldCharType="end"/>
      </w:r>
      <w:r w:rsidR="00C01480" w:rsidRPr="00C63C10">
        <w:rPr>
          <w:rFonts w:ascii="Arial" w:hAnsi="Arial" w:cs="Arial"/>
          <w:sz w:val="21"/>
          <w:szCs w:val="21"/>
        </w:rPr>
        <w:t>].</w:t>
      </w:r>
      <w:r w:rsidR="00C01480" w:rsidRPr="00C63C10">
        <w:rPr>
          <w:rFonts w:ascii="Arial" w:hAnsi="Arial" w:cs="Arial"/>
          <w:spacing w:val="-7"/>
          <w:sz w:val="21"/>
          <w:szCs w:val="21"/>
        </w:rPr>
        <w:t xml:space="preserve"> </w:t>
      </w:r>
      <w:r w:rsidR="00C01480" w:rsidRPr="00C63C10">
        <w:rPr>
          <w:rFonts w:ascii="Arial" w:hAnsi="Arial" w:cs="Arial"/>
          <w:sz w:val="21"/>
          <w:szCs w:val="21"/>
        </w:rPr>
        <w:t>Additionally,</w:t>
      </w:r>
      <w:r w:rsidR="00C01480" w:rsidRPr="00C63C10">
        <w:rPr>
          <w:rFonts w:ascii="Arial" w:hAnsi="Arial" w:cs="Arial"/>
          <w:spacing w:val="-7"/>
          <w:sz w:val="21"/>
          <w:szCs w:val="21"/>
        </w:rPr>
        <w:t xml:space="preserve"> </w:t>
      </w:r>
      <w:r w:rsidR="00C01480" w:rsidRPr="00C63C10">
        <w:rPr>
          <w:rFonts w:ascii="Arial" w:hAnsi="Arial" w:cs="Arial"/>
          <w:sz w:val="21"/>
          <w:szCs w:val="21"/>
        </w:rPr>
        <w:t>we</w:t>
      </w:r>
      <w:r w:rsidR="00C01480" w:rsidRPr="00C63C10">
        <w:rPr>
          <w:rFonts w:ascii="Arial" w:hAnsi="Arial" w:cs="Arial"/>
          <w:spacing w:val="-7"/>
          <w:sz w:val="21"/>
          <w:szCs w:val="21"/>
        </w:rPr>
        <w:t xml:space="preserve"> </w:t>
      </w:r>
      <w:r w:rsidR="00C01480" w:rsidRPr="00C63C10">
        <w:rPr>
          <w:rFonts w:ascii="Arial" w:hAnsi="Arial" w:cs="Arial"/>
          <w:sz w:val="21"/>
          <w:szCs w:val="21"/>
        </w:rPr>
        <w:t>mitigate</w:t>
      </w:r>
      <w:r w:rsidR="00C01480" w:rsidRPr="00C63C10">
        <w:rPr>
          <w:rFonts w:ascii="Arial" w:hAnsi="Arial" w:cs="Arial"/>
          <w:spacing w:val="-7"/>
          <w:sz w:val="21"/>
          <w:szCs w:val="21"/>
        </w:rPr>
        <w:t xml:space="preserve"> </w:t>
      </w:r>
      <w:r w:rsidR="00C01480" w:rsidRPr="00C63C10">
        <w:rPr>
          <w:rFonts w:ascii="Arial" w:hAnsi="Arial" w:cs="Arial"/>
          <w:sz w:val="21"/>
          <w:szCs w:val="21"/>
        </w:rPr>
        <w:t>the</w:t>
      </w:r>
      <w:r w:rsidR="00C01480" w:rsidRPr="00C63C10">
        <w:rPr>
          <w:rFonts w:ascii="Arial" w:hAnsi="Arial" w:cs="Arial"/>
          <w:spacing w:val="-7"/>
          <w:sz w:val="21"/>
          <w:szCs w:val="21"/>
        </w:rPr>
        <w:t xml:space="preserve"> </w:t>
      </w:r>
      <w:r w:rsidR="00C01480" w:rsidRPr="00C63C10">
        <w:rPr>
          <w:rFonts w:ascii="Arial" w:hAnsi="Arial" w:cs="Arial"/>
          <w:sz w:val="21"/>
          <w:szCs w:val="21"/>
        </w:rPr>
        <w:t>technical</w:t>
      </w:r>
      <w:r w:rsidR="00C01480" w:rsidRPr="00C63C10">
        <w:rPr>
          <w:rFonts w:ascii="Arial" w:hAnsi="Arial" w:cs="Arial"/>
          <w:spacing w:val="-7"/>
          <w:sz w:val="21"/>
          <w:szCs w:val="21"/>
        </w:rPr>
        <w:t xml:space="preserve"> </w:t>
      </w:r>
      <w:r w:rsidR="00C01480" w:rsidRPr="00C63C10">
        <w:rPr>
          <w:rFonts w:ascii="Arial" w:hAnsi="Arial" w:cs="Arial"/>
          <w:sz w:val="21"/>
          <w:szCs w:val="21"/>
        </w:rPr>
        <w:t>differences</w:t>
      </w:r>
      <w:r w:rsidR="00C01480" w:rsidRPr="00C63C10">
        <w:rPr>
          <w:rFonts w:ascii="Arial" w:hAnsi="Arial" w:cs="Arial"/>
          <w:spacing w:val="-7"/>
          <w:sz w:val="21"/>
          <w:szCs w:val="21"/>
        </w:rPr>
        <w:t xml:space="preserve"> </w:t>
      </w:r>
      <w:r w:rsidR="00C01480" w:rsidRPr="00C63C10">
        <w:rPr>
          <w:rFonts w:ascii="Arial" w:hAnsi="Arial" w:cs="Arial"/>
          <w:sz w:val="21"/>
          <w:szCs w:val="21"/>
        </w:rPr>
        <w:t>between samples, which are not considered when TPM normalization is applied [</w:t>
      </w:r>
      <w:r w:rsidR="00C01480" w:rsidRPr="00C63C10">
        <w:rPr>
          <w:sz w:val="21"/>
          <w:szCs w:val="21"/>
        </w:rPr>
        <w:fldChar w:fldCharType="begin"/>
      </w:r>
      <w:r w:rsidR="00C01480" w:rsidRPr="00C63C10">
        <w:rPr>
          <w:sz w:val="21"/>
          <w:szCs w:val="21"/>
        </w:rPr>
        <w:instrText>HYPERLINK \l "_bookmark3"</w:instrText>
      </w:r>
      <w:ins w:id="2731" w:author="De Jesus Borges, Thiago" w:date="2024-08-16T17:13:00Z" w16du:dateUtc="2024-08-16T21:13:00Z">
        <w:r w:rsidR="00C01480" w:rsidRPr="00C63C10">
          <w:rPr>
            <w:sz w:val="21"/>
            <w:szCs w:val="21"/>
          </w:rPr>
        </w:r>
      </w:ins>
      <w:r w:rsidR="00C01480" w:rsidRPr="00C63C10">
        <w:rPr>
          <w:sz w:val="21"/>
          <w:szCs w:val="21"/>
        </w:rPr>
        <w:fldChar w:fldCharType="separate"/>
      </w:r>
      <w:r w:rsidR="00C01480" w:rsidRPr="00C63C10">
        <w:rPr>
          <w:rFonts w:ascii="Arial" w:hAnsi="Arial" w:cs="Arial"/>
          <w:color w:val="0000FF"/>
          <w:sz w:val="21"/>
          <w:szCs w:val="21"/>
        </w:rPr>
        <w:t>3</w:t>
      </w:r>
      <w:r w:rsidR="00C01480" w:rsidRPr="00C63C10">
        <w:rPr>
          <w:rFonts w:ascii="Arial" w:hAnsi="Arial" w:cs="Arial"/>
          <w:color w:val="0000FF"/>
          <w:sz w:val="21"/>
          <w:szCs w:val="21"/>
        </w:rPr>
        <w:fldChar w:fldCharType="end"/>
      </w:r>
      <w:r w:rsidR="00C01480" w:rsidRPr="00C63C10">
        <w:rPr>
          <w:rFonts w:ascii="Arial" w:hAnsi="Arial" w:cs="Arial"/>
          <w:sz w:val="21"/>
          <w:szCs w:val="21"/>
        </w:rPr>
        <w:t>].</w:t>
      </w:r>
      <w:r w:rsidR="00C01480">
        <w:rPr>
          <w:rFonts w:ascii="Arial" w:hAnsi="Arial" w:cs="Arial"/>
          <w:sz w:val="21"/>
          <w:szCs w:val="21"/>
        </w:rPr>
        <w:t xml:space="preserve"> </w:t>
      </w:r>
      <w:commentRangeStart w:id="2732"/>
      <w:r w:rsidR="00954BE3" w:rsidRPr="00FF77F6">
        <w:rPr>
          <w:rFonts w:ascii="Arial" w:hAnsi="Arial" w:cs="Arial"/>
          <w:spacing w:val="-2"/>
          <w:sz w:val="21"/>
          <w:szCs w:val="21"/>
        </w:rPr>
        <w:t>Our</w:t>
      </w:r>
      <w:r w:rsidR="00954BE3" w:rsidRPr="00FF77F6">
        <w:rPr>
          <w:rFonts w:ascii="Arial" w:hAnsi="Arial" w:cs="Arial"/>
          <w:spacing w:val="-7"/>
          <w:sz w:val="21"/>
          <w:szCs w:val="21"/>
        </w:rPr>
        <w:t xml:space="preserve"> </w:t>
      </w:r>
      <w:r w:rsidR="00954BE3" w:rsidRPr="00FF77F6">
        <w:rPr>
          <w:rFonts w:ascii="Arial" w:hAnsi="Arial" w:cs="Arial"/>
          <w:spacing w:val="-2"/>
          <w:sz w:val="21"/>
          <w:szCs w:val="21"/>
        </w:rPr>
        <w:t>methodology</w:t>
      </w:r>
      <w:r w:rsidR="00954BE3" w:rsidRPr="00FF77F6">
        <w:rPr>
          <w:rFonts w:ascii="Arial" w:hAnsi="Arial" w:cs="Arial"/>
          <w:spacing w:val="-7"/>
          <w:sz w:val="21"/>
          <w:szCs w:val="21"/>
        </w:rPr>
        <w:t xml:space="preserve"> </w:t>
      </w:r>
      <w:r w:rsidR="00954BE3" w:rsidRPr="00FF77F6">
        <w:rPr>
          <w:rFonts w:ascii="Arial" w:hAnsi="Arial" w:cs="Arial"/>
          <w:spacing w:val="-2"/>
          <w:sz w:val="21"/>
          <w:szCs w:val="21"/>
        </w:rPr>
        <w:t>mines stably expressed genes across various conditions and treatments in high-throughput RNA sequencing</w:t>
      </w:r>
      <w:r w:rsidR="00954BE3" w:rsidRPr="00FF77F6">
        <w:rPr>
          <w:rFonts w:ascii="Arial" w:hAnsi="Arial" w:cs="Arial"/>
          <w:spacing w:val="-4"/>
          <w:sz w:val="21"/>
          <w:szCs w:val="21"/>
        </w:rPr>
        <w:t>. We use well-established methods to define non-differential expression genes, coefficient of variance, variance of pairwise stability,</w:t>
      </w:r>
      <w:r w:rsidR="00954BE3" w:rsidRPr="00FF77F6">
        <w:rPr>
          <w:rFonts w:ascii="Arial" w:hAnsi="Arial" w:cs="Arial"/>
          <w:spacing w:val="-2"/>
          <w:sz w:val="21"/>
          <w:szCs w:val="21"/>
        </w:rPr>
        <w:t xml:space="preserve"> </w:t>
      </w:r>
      <w:r w:rsidR="00954BE3" w:rsidRPr="00FF77F6">
        <w:rPr>
          <w:rFonts w:ascii="Arial" w:hAnsi="Arial" w:cs="Arial"/>
          <w:sz w:val="21"/>
          <w:szCs w:val="21"/>
        </w:rPr>
        <w:t>and</w:t>
      </w:r>
      <w:r w:rsidR="00954BE3" w:rsidRPr="00FF77F6">
        <w:rPr>
          <w:rFonts w:ascii="Arial" w:hAnsi="Arial" w:cs="Arial"/>
          <w:spacing w:val="-11"/>
          <w:sz w:val="21"/>
          <w:szCs w:val="21"/>
        </w:rPr>
        <w:t xml:space="preserve"> </w:t>
      </w:r>
      <w:proofErr w:type="spellStart"/>
      <w:r w:rsidR="00954BE3" w:rsidRPr="00FF77F6">
        <w:rPr>
          <w:rFonts w:ascii="Arial" w:hAnsi="Arial" w:cs="Arial"/>
          <w:sz w:val="21"/>
          <w:szCs w:val="21"/>
        </w:rPr>
        <w:t>gini</w:t>
      </w:r>
      <w:proofErr w:type="spellEnd"/>
      <w:r w:rsidR="00954BE3" w:rsidRPr="00FF77F6">
        <w:rPr>
          <w:rFonts w:ascii="Arial" w:hAnsi="Arial" w:cs="Arial"/>
          <w:spacing w:val="-11"/>
          <w:sz w:val="21"/>
          <w:szCs w:val="21"/>
        </w:rPr>
        <w:t xml:space="preserve"> </w:t>
      </w:r>
      <w:r w:rsidR="00954BE3" w:rsidRPr="00FF77F6">
        <w:rPr>
          <w:rFonts w:ascii="Arial" w:hAnsi="Arial" w:cs="Arial"/>
          <w:sz w:val="21"/>
          <w:szCs w:val="21"/>
        </w:rPr>
        <w:t>coefficient</w:t>
      </w:r>
      <w:r w:rsidR="00954BE3" w:rsidRPr="00FF77F6">
        <w:rPr>
          <w:rFonts w:ascii="Arial" w:hAnsi="Arial" w:cs="Arial"/>
          <w:spacing w:val="-11"/>
          <w:sz w:val="21"/>
          <w:szCs w:val="21"/>
        </w:rPr>
        <w:t xml:space="preserve"> </w:t>
      </w:r>
      <w:r w:rsidR="00954BE3" w:rsidRPr="00FF77F6">
        <w:rPr>
          <w:rFonts w:ascii="Arial" w:hAnsi="Arial" w:cs="Arial"/>
          <w:sz w:val="21"/>
          <w:szCs w:val="21"/>
        </w:rPr>
        <w:t>in</w:t>
      </w:r>
      <w:r w:rsidR="00954BE3" w:rsidRPr="00FF77F6">
        <w:rPr>
          <w:rFonts w:ascii="Arial" w:hAnsi="Arial" w:cs="Arial"/>
          <w:spacing w:val="-11"/>
          <w:sz w:val="21"/>
          <w:szCs w:val="21"/>
        </w:rPr>
        <w:t xml:space="preserve"> </w:t>
      </w:r>
      <w:r w:rsidR="00954BE3" w:rsidRPr="00FF77F6">
        <w:rPr>
          <w:rFonts w:ascii="Arial" w:hAnsi="Arial" w:cs="Arial"/>
          <w:sz w:val="21"/>
          <w:szCs w:val="21"/>
        </w:rPr>
        <w:t>large</w:t>
      </w:r>
      <w:r w:rsidR="00954BE3" w:rsidRPr="00FF77F6">
        <w:rPr>
          <w:rFonts w:ascii="Arial" w:hAnsi="Arial" w:cs="Arial"/>
          <w:spacing w:val="-11"/>
          <w:sz w:val="21"/>
          <w:szCs w:val="21"/>
        </w:rPr>
        <w:t xml:space="preserve"> </w:t>
      </w:r>
      <w:r w:rsidR="00954BE3" w:rsidRPr="00FF77F6">
        <w:rPr>
          <w:rFonts w:ascii="Arial" w:hAnsi="Arial" w:cs="Arial"/>
          <w:sz w:val="21"/>
          <w:szCs w:val="21"/>
        </w:rPr>
        <w:t>datasets</w:t>
      </w:r>
      <w:r w:rsidR="00954BE3" w:rsidRPr="00FF77F6">
        <w:rPr>
          <w:rFonts w:ascii="Arial" w:hAnsi="Arial" w:cs="Arial"/>
          <w:spacing w:val="-11"/>
          <w:sz w:val="21"/>
          <w:szCs w:val="21"/>
        </w:rPr>
        <w:t xml:space="preserve"> </w:t>
      </w:r>
      <w:r w:rsidR="00954BE3" w:rsidRPr="00FF77F6">
        <w:rPr>
          <w:rFonts w:ascii="Arial" w:hAnsi="Arial" w:cs="Arial"/>
          <w:sz w:val="21"/>
          <w:szCs w:val="21"/>
        </w:rPr>
        <w:t>in</w:t>
      </w:r>
      <w:r w:rsidR="00954BE3" w:rsidRPr="00FF77F6">
        <w:rPr>
          <w:rFonts w:ascii="Arial" w:hAnsi="Arial" w:cs="Arial"/>
          <w:spacing w:val="-11"/>
          <w:sz w:val="21"/>
          <w:szCs w:val="21"/>
        </w:rPr>
        <w:t xml:space="preserve"> </w:t>
      </w:r>
      <w:r w:rsidR="00954BE3" w:rsidRPr="00FF77F6">
        <w:rPr>
          <w:rFonts w:ascii="Arial" w:hAnsi="Arial" w:cs="Arial"/>
          <w:sz w:val="21"/>
          <w:szCs w:val="21"/>
        </w:rPr>
        <w:t>addition</w:t>
      </w:r>
      <w:r w:rsidR="00954BE3" w:rsidRPr="00FF77F6">
        <w:rPr>
          <w:rFonts w:ascii="Arial" w:hAnsi="Arial" w:cs="Arial"/>
          <w:spacing w:val="-11"/>
          <w:sz w:val="21"/>
          <w:szCs w:val="21"/>
        </w:rPr>
        <w:t xml:space="preserve"> </w:t>
      </w:r>
      <w:r w:rsidR="00954BE3" w:rsidRPr="00FF77F6">
        <w:rPr>
          <w:rFonts w:ascii="Arial" w:hAnsi="Arial" w:cs="Arial"/>
          <w:sz w:val="21"/>
          <w:szCs w:val="21"/>
        </w:rPr>
        <w:t>to</w:t>
      </w:r>
      <w:r w:rsidR="00954BE3" w:rsidRPr="00FF77F6">
        <w:rPr>
          <w:rFonts w:ascii="Arial" w:hAnsi="Arial" w:cs="Arial"/>
          <w:spacing w:val="-11"/>
          <w:sz w:val="21"/>
          <w:szCs w:val="21"/>
        </w:rPr>
        <w:t xml:space="preserve"> </w:t>
      </w:r>
      <w:r w:rsidR="00954BE3" w:rsidRPr="00FF77F6">
        <w:rPr>
          <w:rFonts w:ascii="Arial" w:hAnsi="Arial" w:cs="Arial"/>
          <w:sz w:val="21"/>
          <w:szCs w:val="21"/>
        </w:rPr>
        <w:t>machine</w:t>
      </w:r>
      <w:r w:rsidR="00954BE3" w:rsidRPr="00FF77F6">
        <w:rPr>
          <w:rFonts w:ascii="Arial" w:hAnsi="Arial" w:cs="Arial"/>
          <w:spacing w:val="-11"/>
          <w:sz w:val="21"/>
          <w:szCs w:val="21"/>
        </w:rPr>
        <w:t xml:space="preserve"> </w:t>
      </w:r>
      <w:r w:rsidR="00954BE3" w:rsidRPr="00FF77F6">
        <w:rPr>
          <w:rFonts w:ascii="Arial" w:hAnsi="Arial" w:cs="Arial"/>
          <w:sz w:val="21"/>
          <w:szCs w:val="21"/>
        </w:rPr>
        <w:t>learning</w:t>
      </w:r>
      <w:r w:rsidR="00954BE3" w:rsidRPr="00FF77F6">
        <w:rPr>
          <w:rFonts w:ascii="Arial" w:hAnsi="Arial" w:cs="Arial"/>
          <w:spacing w:val="-11"/>
          <w:sz w:val="21"/>
          <w:szCs w:val="21"/>
        </w:rPr>
        <w:t xml:space="preserve"> </w:t>
      </w:r>
      <w:r w:rsidR="00954BE3" w:rsidRPr="00FF77F6">
        <w:rPr>
          <w:rFonts w:ascii="Arial" w:hAnsi="Arial" w:cs="Arial"/>
          <w:sz w:val="21"/>
          <w:szCs w:val="21"/>
        </w:rPr>
        <w:t>approaches</w:t>
      </w:r>
      <w:r w:rsidR="00954BE3" w:rsidRPr="00FF77F6">
        <w:rPr>
          <w:rFonts w:ascii="Arial" w:hAnsi="Arial" w:cs="Arial"/>
          <w:spacing w:val="-11"/>
          <w:sz w:val="21"/>
          <w:szCs w:val="21"/>
        </w:rPr>
        <w:t xml:space="preserve"> </w:t>
      </w:r>
      <w:r w:rsidR="00954BE3" w:rsidRPr="00FF77F6">
        <w:rPr>
          <w:rFonts w:ascii="Arial" w:hAnsi="Arial" w:cs="Arial"/>
          <w:sz w:val="21"/>
          <w:szCs w:val="21"/>
        </w:rPr>
        <w:t>such as unsupervised clustering.</w:t>
      </w:r>
      <w:commentRangeEnd w:id="2732"/>
      <w:r w:rsidR="00954BE3">
        <w:rPr>
          <w:rStyle w:val="CommentReference"/>
        </w:rPr>
        <w:commentReference w:id="2732"/>
      </w:r>
      <w:ins w:id="2733" w:author="De Jesus Borges, Thiago" w:date="2024-08-20T14:50:00Z" w16du:dateUtc="2024-08-20T18:50:00Z">
        <w:r w:rsidR="00954BE3">
          <w:rPr>
            <w:rFonts w:ascii="Arial" w:hAnsi="Arial" w:cs="Arial"/>
            <w:spacing w:val="-6"/>
            <w:sz w:val="21"/>
            <w:szCs w:val="21"/>
          </w:rPr>
          <w:t xml:space="preserve"> </w:t>
        </w:r>
      </w:ins>
    </w:p>
    <w:p w14:paraId="413DF7B3" w14:textId="56EF5C2C" w:rsidR="00F675DE" w:rsidRPr="002746DC" w:rsidRDefault="00C01480">
      <w:pPr>
        <w:pStyle w:val="BodyText"/>
        <w:spacing w:line="254" w:lineRule="auto"/>
        <w:ind w:left="360" w:right="317" w:firstLine="298"/>
        <w:rPr>
          <w:rFonts w:ascii="Arial" w:hAnsi="Arial" w:cs="Arial"/>
          <w:sz w:val="21"/>
          <w:szCs w:val="21"/>
          <w:rPrChange w:id="2734" w:author="De Jesus Borges, Thiago" w:date="2024-08-15T12:22:00Z" w16du:dateUtc="2024-08-15T16:22:00Z">
            <w:rPr>
              <w:rFonts w:ascii="Arial" w:hAnsi="Arial" w:cs="Arial"/>
            </w:rPr>
          </w:rPrChange>
        </w:rPr>
        <w:pPrChange w:id="2735" w:author="De Jesus Borges, Thiago" w:date="2024-08-20T14:50:00Z" w16du:dateUtc="2024-08-20T18:50:00Z">
          <w:pPr>
            <w:pStyle w:val="BodyText"/>
            <w:spacing w:before="175" w:line="254" w:lineRule="auto"/>
            <w:ind w:left="360" w:right="318"/>
          </w:pPr>
        </w:pPrChange>
      </w:pPr>
      <w:r>
        <w:rPr>
          <w:rFonts w:ascii="Arial" w:hAnsi="Arial" w:cs="Arial"/>
          <w:spacing w:val="-6"/>
          <w:sz w:val="21"/>
          <w:szCs w:val="21"/>
        </w:rPr>
        <w:t xml:space="preserve">We </w:t>
      </w:r>
      <w:r w:rsidR="0047037D" w:rsidRPr="002746DC">
        <w:rPr>
          <w:rFonts w:ascii="Arial" w:hAnsi="Arial" w:cs="Arial"/>
          <w:spacing w:val="-2"/>
          <w:sz w:val="21"/>
          <w:szCs w:val="21"/>
          <w:rPrChange w:id="2736" w:author="De Jesus Borges, Thiago" w:date="2024-08-15T12:22:00Z" w16du:dateUtc="2024-08-15T16:22:00Z">
            <w:rPr>
              <w:rFonts w:ascii="Arial" w:hAnsi="Arial" w:cs="Arial"/>
              <w:spacing w:val="-2"/>
            </w:rPr>
          </w:rPrChange>
        </w:rPr>
        <w:t>identify</w:t>
      </w:r>
      <w:r w:rsidR="0047037D" w:rsidRPr="002746DC">
        <w:rPr>
          <w:rFonts w:ascii="Arial" w:hAnsi="Arial" w:cs="Arial"/>
          <w:spacing w:val="-6"/>
          <w:sz w:val="21"/>
          <w:szCs w:val="21"/>
          <w:rPrChange w:id="2737" w:author="De Jesus Borges, Thiago" w:date="2024-08-15T12:22:00Z" w16du:dateUtc="2024-08-15T16:22:00Z">
            <w:rPr>
              <w:rFonts w:ascii="Arial" w:hAnsi="Arial" w:cs="Arial"/>
              <w:spacing w:val="-6"/>
            </w:rPr>
          </w:rPrChange>
        </w:rPr>
        <w:t xml:space="preserve"> </w:t>
      </w:r>
      <w:r w:rsidR="00762F7E" w:rsidRPr="002746DC">
        <w:rPr>
          <w:rFonts w:ascii="Arial" w:hAnsi="Arial" w:cs="Arial"/>
          <w:spacing w:val="-2"/>
          <w:sz w:val="21"/>
          <w:szCs w:val="21"/>
          <w:rPrChange w:id="2738" w:author="De Jesus Borges, Thiago" w:date="2024-08-15T12:22:00Z" w16du:dateUtc="2024-08-15T16:22:00Z">
            <w:rPr>
              <w:rFonts w:ascii="Arial" w:hAnsi="Arial" w:cs="Arial"/>
              <w:spacing w:val="-2"/>
            </w:rPr>
          </w:rPrChange>
        </w:rPr>
        <w:t>nine</w:t>
      </w:r>
      <w:r w:rsidR="0047037D" w:rsidRPr="002746DC">
        <w:rPr>
          <w:rFonts w:ascii="Arial" w:hAnsi="Arial" w:cs="Arial"/>
          <w:spacing w:val="-6"/>
          <w:sz w:val="21"/>
          <w:szCs w:val="21"/>
          <w:rPrChange w:id="2739"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40" w:author="De Jesus Borges, Thiago" w:date="2024-08-15T12:22:00Z" w16du:dateUtc="2024-08-15T16:22:00Z">
            <w:rPr>
              <w:rFonts w:ascii="Arial" w:hAnsi="Arial" w:cs="Arial"/>
              <w:spacing w:val="-2"/>
            </w:rPr>
          </w:rPrChange>
        </w:rPr>
        <w:t>housekeeping</w:t>
      </w:r>
      <w:r w:rsidR="0047037D" w:rsidRPr="002746DC">
        <w:rPr>
          <w:rFonts w:ascii="Arial" w:hAnsi="Arial" w:cs="Arial"/>
          <w:spacing w:val="-6"/>
          <w:sz w:val="21"/>
          <w:szCs w:val="21"/>
          <w:rPrChange w:id="2741"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42" w:author="De Jesus Borges, Thiago" w:date="2024-08-15T12:22:00Z" w16du:dateUtc="2024-08-15T16:22:00Z">
            <w:rPr>
              <w:rFonts w:ascii="Arial" w:hAnsi="Arial" w:cs="Arial"/>
              <w:spacing w:val="-2"/>
            </w:rPr>
          </w:rPrChange>
        </w:rPr>
        <w:t>genes</w:t>
      </w:r>
      <w:r w:rsidR="0047037D" w:rsidRPr="002746DC">
        <w:rPr>
          <w:rFonts w:ascii="Arial" w:hAnsi="Arial" w:cs="Arial"/>
          <w:spacing w:val="-6"/>
          <w:sz w:val="21"/>
          <w:szCs w:val="21"/>
          <w:rPrChange w:id="2743"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44" w:author="De Jesus Borges, Thiago" w:date="2024-08-15T12:22:00Z" w16du:dateUtc="2024-08-15T16:22:00Z">
            <w:rPr>
              <w:rFonts w:ascii="Arial" w:hAnsi="Arial" w:cs="Arial"/>
              <w:spacing w:val="-2"/>
            </w:rPr>
          </w:rPrChange>
        </w:rPr>
        <w:t>from</w:t>
      </w:r>
      <w:r w:rsidR="0047037D" w:rsidRPr="002746DC">
        <w:rPr>
          <w:rFonts w:ascii="Arial" w:hAnsi="Arial" w:cs="Arial"/>
          <w:spacing w:val="-6"/>
          <w:sz w:val="21"/>
          <w:szCs w:val="21"/>
          <w:rPrChange w:id="2745"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46" w:author="De Jesus Borges, Thiago" w:date="2024-08-15T12:22:00Z" w16du:dateUtc="2024-08-15T16:22:00Z">
            <w:rPr>
              <w:rFonts w:ascii="Arial" w:hAnsi="Arial" w:cs="Arial"/>
              <w:spacing w:val="-2"/>
            </w:rPr>
          </w:rPrChange>
        </w:rPr>
        <w:t>peripheral</w:t>
      </w:r>
      <w:r w:rsidR="0047037D" w:rsidRPr="002746DC">
        <w:rPr>
          <w:rFonts w:ascii="Arial" w:hAnsi="Arial" w:cs="Arial"/>
          <w:spacing w:val="-6"/>
          <w:sz w:val="21"/>
          <w:szCs w:val="21"/>
          <w:rPrChange w:id="2747"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48" w:author="De Jesus Borges, Thiago" w:date="2024-08-15T12:22:00Z" w16du:dateUtc="2024-08-15T16:22:00Z">
            <w:rPr>
              <w:rFonts w:ascii="Arial" w:hAnsi="Arial" w:cs="Arial"/>
              <w:spacing w:val="-2"/>
            </w:rPr>
          </w:rPrChange>
        </w:rPr>
        <w:t>blood</w:t>
      </w:r>
      <w:r w:rsidR="0047037D" w:rsidRPr="002746DC">
        <w:rPr>
          <w:rFonts w:ascii="Arial" w:hAnsi="Arial" w:cs="Arial"/>
          <w:spacing w:val="-6"/>
          <w:sz w:val="21"/>
          <w:szCs w:val="21"/>
          <w:rPrChange w:id="2749"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50" w:author="De Jesus Borges, Thiago" w:date="2024-08-15T12:22:00Z" w16du:dateUtc="2024-08-15T16:22:00Z">
            <w:rPr>
              <w:rFonts w:ascii="Arial" w:hAnsi="Arial" w:cs="Arial"/>
              <w:spacing w:val="-2"/>
            </w:rPr>
          </w:rPrChange>
        </w:rPr>
        <w:t>samples</w:t>
      </w:r>
      <w:r w:rsidR="0047037D" w:rsidRPr="002746DC">
        <w:rPr>
          <w:rFonts w:ascii="Arial" w:hAnsi="Arial" w:cs="Arial"/>
          <w:spacing w:val="-6"/>
          <w:sz w:val="21"/>
          <w:szCs w:val="21"/>
          <w:rPrChange w:id="2751"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52" w:author="De Jesus Borges, Thiago" w:date="2024-08-15T12:22:00Z" w16du:dateUtc="2024-08-15T16:22:00Z">
            <w:rPr>
              <w:rFonts w:ascii="Arial" w:hAnsi="Arial" w:cs="Arial"/>
              <w:spacing w:val="-2"/>
            </w:rPr>
          </w:rPrChange>
        </w:rPr>
        <w:t>of</w:t>
      </w:r>
      <w:r w:rsidR="0047037D" w:rsidRPr="002746DC">
        <w:rPr>
          <w:rFonts w:ascii="Arial" w:hAnsi="Arial" w:cs="Arial"/>
          <w:spacing w:val="-6"/>
          <w:sz w:val="21"/>
          <w:szCs w:val="21"/>
          <w:rPrChange w:id="2753"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54" w:author="De Jesus Borges, Thiago" w:date="2024-08-15T12:22:00Z" w16du:dateUtc="2024-08-15T16:22:00Z">
            <w:rPr>
              <w:rFonts w:ascii="Arial" w:hAnsi="Arial" w:cs="Arial"/>
              <w:spacing w:val="-2"/>
            </w:rPr>
          </w:rPrChange>
        </w:rPr>
        <w:t>kidney</w:t>
      </w:r>
      <w:r w:rsidR="0047037D" w:rsidRPr="002746DC">
        <w:rPr>
          <w:rFonts w:ascii="Arial" w:hAnsi="Arial" w:cs="Arial"/>
          <w:spacing w:val="-6"/>
          <w:sz w:val="21"/>
          <w:szCs w:val="21"/>
          <w:rPrChange w:id="2755" w:author="De Jesus Borges, Thiago" w:date="2024-08-15T12:22:00Z" w16du:dateUtc="2024-08-15T16:22:00Z">
            <w:rPr>
              <w:rFonts w:ascii="Arial" w:hAnsi="Arial" w:cs="Arial"/>
              <w:spacing w:val="-6"/>
            </w:rPr>
          </w:rPrChange>
        </w:rPr>
        <w:t xml:space="preserve"> </w:t>
      </w:r>
      <w:r w:rsidR="0047037D" w:rsidRPr="002746DC">
        <w:rPr>
          <w:rFonts w:ascii="Arial" w:hAnsi="Arial" w:cs="Arial"/>
          <w:spacing w:val="-2"/>
          <w:sz w:val="21"/>
          <w:szCs w:val="21"/>
          <w:rPrChange w:id="2756" w:author="De Jesus Borges, Thiago" w:date="2024-08-15T12:22:00Z" w16du:dateUtc="2024-08-15T16:22:00Z">
            <w:rPr>
              <w:rFonts w:ascii="Arial" w:hAnsi="Arial" w:cs="Arial"/>
              <w:spacing w:val="-2"/>
            </w:rPr>
          </w:rPrChange>
        </w:rPr>
        <w:t xml:space="preserve">transplant </w:t>
      </w:r>
      <w:r w:rsidR="0047037D" w:rsidRPr="002746DC">
        <w:rPr>
          <w:rFonts w:ascii="Arial" w:hAnsi="Arial" w:cs="Arial"/>
          <w:sz w:val="21"/>
          <w:szCs w:val="21"/>
          <w:rPrChange w:id="2757" w:author="De Jesus Borges, Thiago" w:date="2024-08-15T12:22:00Z" w16du:dateUtc="2024-08-15T16:22:00Z">
            <w:rPr>
              <w:rFonts w:ascii="Arial" w:hAnsi="Arial" w:cs="Arial"/>
            </w:rPr>
          </w:rPrChange>
        </w:rPr>
        <w:t>recipients</w:t>
      </w:r>
      <w:r w:rsidR="0047037D" w:rsidRPr="002746DC">
        <w:rPr>
          <w:rFonts w:ascii="Arial" w:hAnsi="Arial" w:cs="Arial"/>
          <w:spacing w:val="-2"/>
          <w:sz w:val="21"/>
          <w:szCs w:val="21"/>
          <w:rPrChange w:id="2758"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59" w:author="De Jesus Borges, Thiago" w:date="2024-08-15T12:22:00Z" w16du:dateUtc="2024-08-15T16:22:00Z">
            <w:rPr>
              <w:rFonts w:ascii="Arial" w:hAnsi="Arial" w:cs="Arial"/>
            </w:rPr>
          </w:rPrChange>
        </w:rPr>
        <w:t>that</w:t>
      </w:r>
      <w:r w:rsidR="0047037D" w:rsidRPr="002746DC">
        <w:rPr>
          <w:rFonts w:ascii="Arial" w:hAnsi="Arial" w:cs="Arial"/>
          <w:spacing w:val="-2"/>
          <w:sz w:val="21"/>
          <w:szCs w:val="21"/>
          <w:rPrChange w:id="2760"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61" w:author="De Jesus Borges, Thiago" w:date="2024-08-15T12:22:00Z" w16du:dateUtc="2024-08-15T16:22:00Z">
            <w:rPr>
              <w:rFonts w:ascii="Arial" w:hAnsi="Arial" w:cs="Arial"/>
            </w:rPr>
          </w:rPrChange>
        </w:rPr>
        <w:t>follow</w:t>
      </w:r>
      <w:r w:rsidR="0047037D" w:rsidRPr="002746DC">
        <w:rPr>
          <w:rFonts w:ascii="Arial" w:hAnsi="Arial" w:cs="Arial"/>
          <w:spacing w:val="-2"/>
          <w:sz w:val="21"/>
          <w:szCs w:val="21"/>
          <w:rPrChange w:id="2762"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63" w:author="De Jesus Borges, Thiago" w:date="2024-08-15T12:22:00Z" w16du:dateUtc="2024-08-15T16:22:00Z">
            <w:rPr>
              <w:rFonts w:ascii="Arial" w:hAnsi="Arial" w:cs="Arial"/>
            </w:rPr>
          </w:rPrChange>
        </w:rPr>
        <w:t>standard</w:t>
      </w:r>
      <w:r w:rsidR="0047037D" w:rsidRPr="002746DC">
        <w:rPr>
          <w:rFonts w:ascii="Arial" w:hAnsi="Arial" w:cs="Arial"/>
          <w:spacing w:val="-2"/>
          <w:sz w:val="21"/>
          <w:szCs w:val="21"/>
          <w:rPrChange w:id="2764"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65" w:author="De Jesus Borges, Thiago" w:date="2024-08-15T12:22:00Z" w16du:dateUtc="2024-08-15T16:22:00Z">
            <w:rPr>
              <w:rFonts w:ascii="Arial" w:hAnsi="Arial" w:cs="Arial"/>
            </w:rPr>
          </w:rPrChange>
        </w:rPr>
        <w:t>definitions</w:t>
      </w:r>
      <w:r w:rsidR="0047037D" w:rsidRPr="002746DC">
        <w:rPr>
          <w:rFonts w:ascii="Arial" w:hAnsi="Arial" w:cs="Arial"/>
          <w:spacing w:val="-2"/>
          <w:sz w:val="21"/>
          <w:szCs w:val="21"/>
          <w:rPrChange w:id="2766"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67" w:author="De Jesus Borges, Thiago" w:date="2024-08-15T12:22:00Z" w16du:dateUtc="2024-08-15T16:22:00Z">
            <w:rPr>
              <w:rFonts w:ascii="Arial" w:hAnsi="Arial" w:cs="Arial"/>
            </w:rPr>
          </w:rPrChange>
        </w:rPr>
        <w:t>of</w:t>
      </w:r>
      <w:r w:rsidR="0047037D" w:rsidRPr="002746DC">
        <w:rPr>
          <w:rFonts w:ascii="Arial" w:hAnsi="Arial" w:cs="Arial"/>
          <w:spacing w:val="-2"/>
          <w:sz w:val="21"/>
          <w:szCs w:val="21"/>
          <w:rPrChange w:id="2768"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69" w:author="De Jesus Borges, Thiago" w:date="2024-08-15T12:22:00Z" w16du:dateUtc="2024-08-15T16:22:00Z">
            <w:rPr>
              <w:rFonts w:ascii="Arial" w:hAnsi="Arial" w:cs="Arial"/>
            </w:rPr>
          </w:rPrChange>
        </w:rPr>
        <w:t>this</w:t>
      </w:r>
      <w:r w:rsidR="0047037D" w:rsidRPr="002746DC">
        <w:rPr>
          <w:rFonts w:ascii="Arial" w:hAnsi="Arial" w:cs="Arial"/>
          <w:spacing w:val="-2"/>
          <w:sz w:val="21"/>
          <w:szCs w:val="21"/>
          <w:rPrChange w:id="2770"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71" w:author="De Jesus Borges, Thiago" w:date="2024-08-15T12:22:00Z" w16du:dateUtc="2024-08-15T16:22:00Z">
            <w:rPr>
              <w:rFonts w:ascii="Arial" w:hAnsi="Arial" w:cs="Arial"/>
            </w:rPr>
          </w:rPrChange>
        </w:rPr>
        <w:t>category</w:t>
      </w:r>
      <w:r w:rsidR="0047037D" w:rsidRPr="002746DC">
        <w:rPr>
          <w:rFonts w:ascii="Arial" w:hAnsi="Arial" w:cs="Arial"/>
          <w:spacing w:val="-2"/>
          <w:sz w:val="21"/>
          <w:szCs w:val="21"/>
          <w:rPrChange w:id="2772"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73" w:author="De Jesus Borges, Thiago" w:date="2024-08-15T12:22:00Z" w16du:dateUtc="2024-08-15T16:22:00Z">
            <w:rPr>
              <w:rFonts w:ascii="Arial" w:hAnsi="Arial" w:cs="Arial"/>
            </w:rPr>
          </w:rPrChange>
        </w:rPr>
        <w:t>of</w:t>
      </w:r>
      <w:r w:rsidR="0047037D" w:rsidRPr="002746DC">
        <w:rPr>
          <w:rFonts w:ascii="Arial" w:hAnsi="Arial" w:cs="Arial"/>
          <w:spacing w:val="-2"/>
          <w:sz w:val="21"/>
          <w:szCs w:val="21"/>
          <w:rPrChange w:id="2774"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75" w:author="De Jesus Borges, Thiago" w:date="2024-08-15T12:22:00Z" w16du:dateUtc="2024-08-15T16:22:00Z">
            <w:rPr>
              <w:rFonts w:ascii="Arial" w:hAnsi="Arial" w:cs="Arial"/>
            </w:rPr>
          </w:rPrChange>
        </w:rPr>
        <w:t>genes</w:t>
      </w:r>
      <w:r w:rsidR="0047037D" w:rsidRPr="002746DC">
        <w:rPr>
          <w:rFonts w:ascii="Arial" w:hAnsi="Arial" w:cs="Arial"/>
          <w:spacing w:val="-2"/>
          <w:sz w:val="21"/>
          <w:szCs w:val="21"/>
          <w:rPrChange w:id="2776"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77" w:author="De Jesus Borges, Thiago" w:date="2024-08-15T12:22:00Z" w16du:dateUtc="2024-08-15T16:22:00Z">
            <w:rPr>
              <w:rFonts w:ascii="Arial" w:hAnsi="Arial" w:cs="Arial"/>
            </w:rPr>
          </w:rPrChange>
        </w:rPr>
        <w:t>[</w:t>
      </w:r>
      <w:r w:rsidR="0047037D" w:rsidRPr="002746DC">
        <w:rPr>
          <w:sz w:val="21"/>
          <w:szCs w:val="21"/>
          <w:rPrChange w:id="2778" w:author="De Jesus Borges, Thiago" w:date="2024-08-15T12:22:00Z" w16du:dateUtc="2024-08-15T16:22:00Z">
            <w:rPr/>
          </w:rPrChange>
        </w:rPr>
        <w:fldChar w:fldCharType="begin"/>
      </w:r>
      <w:r w:rsidR="0047037D" w:rsidRPr="002746DC">
        <w:rPr>
          <w:sz w:val="21"/>
          <w:szCs w:val="21"/>
          <w:rPrChange w:id="2779" w:author="De Jesus Borges, Thiago" w:date="2024-08-15T12:22:00Z" w16du:dateUtc="2024-08-15T16:22:00Z">
            <w:rPr/>
          </w:rPrChange>
        </w:rPr>
        <w:instrText>HYPERLINK \l "_bookmark9"</w:instrText>
      </w:r>
      <w:r w:rsidR="0047037D" w:rsidRPr="00EB5EE6">
        <w:rPr>
          <w:sz w:val="21"/>
          <w:szCs w:val="21"/>
        </w:rPr>
      </w:r>
      <w:r w:rsidR="0047037D" w:rsidRPr="002746DC">
        <w:rPr>
          <w:sz w:val="21"/>
          <w:szCs w:val="21"/>
          <w:rPrChange w:id="2780" w:author="De Jesus Borges, Thiago" w:date="2024-08-15T12:22:00Z" w16du:dateUtc="2024-08-15T16:22:00Z">
            <w:rPr>
              <w:rFonts w:ascii="Arial" w:hAnsi="Arial" w:cs="Arial"/>
              <w:color w:val="0000FF"/>
            </w:rPr>
          </w:rPrChange>
        </w:rPr>
        <w:fldChar w:fldCharType="separate"/>
      </w:r>
      <w:r w:rsidR="0047037D" w:rsidRPr="002746DC">
        <w:rPr>
          <w:rFonts w:ascii="Arial" w:hAnsi="Arial" w:cs="Arial"/>
          <w:color w:val="0000FF"/>
          <w:sz w:val="21"/>
          <w:szCs w:val="21"/>
          <w:rPrChange w:id="2781" w:author="De Jesus Borges, Thiago" w:date="2024-08-15T12:22:00Z" w16du:dateUtc="2024-08-15T16:22:00Z">
            <w:rPr>
              <w:rFonts w:ascii="Arial" w:hAnsi="Arial" w:cs="Arial"/>
              <w:color w:val="0000FF"/>
            </w:rPr>
          </w:rPrChange>
        </w:rPr>
        <w:t>9</w:t>
      </w:r>
      <w:r w:rsidR="0047037D" w:rsidRPr="002746DC">
        <w:rPr>
          <w:rFonts w:ascii="Arial" w:hAnsi="Arial" w:cs="Arial"/>
          <w:color w:val="0000FF"/>
          <w:sz w:val="21"/>
          <w:szCs w:val="21"/>
          <w:rPrChange w:id="2782" w:author="De Jesus Borges, Thiago" w:date="2024-08-15T12:22:00Z" w16du:dateUtc="2024-08-15T16:22:00Z">
            <w:rPr>
              <w:rFonts w:ascii="Arial" w:hAnsi="Arial" w:cs="Arial"/>
              <w:color w:val="0000FF"/>
            </w:rPr>
          </w:rPrChange>
        </w:rPr>
        <w:fldChar w:fldCharType="end"/>
      </w:r>
      <w:r w:rsidR="0047037D" w:rsidRPr="002746DC">
        <w:rPr>
          <w:rFonts w:ascii="Arial" w:hAnsi="Arial" w:cs="Arial"/>
          <w:sz w:val="21"/>
          <w:szCs w:val="21"/>
          <w:rPrChange w:id="2783" w:author="De Jesus Borges, Thiago" w:date="2024-08-15T12:22:00Z" w16du:dateUtc="2024-08-15T16:22:00Z">
            <w:rPr>
              <w:rFonts w:ascii="Arial" w:hAnsi="Arial" w:cs="Arial"/>
            </w:rPr>
          </w:rPrChange>
        </w:rPr>
        <w:t>].</w:t>
      </w:r>
      <w:r w:rsidR="0047037D" w:rsidRPr="002746DC">
        <w:rPr>
          <w:rFonts w:ascii="Arial" w:hAnsi="Arial" w:cs="Arial"/>
          <w:spacing w:val="-2"/>
          <w:sz w:val="21"/>
          <w:szCs w:val="21"/>
          <w:rPrChange w:id="2784"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85" w:author="De Jesus Borges, Thiago" w:date="2024-08-15T12:22:00Z" w16du:dateUtc="2024-08-15T16:22:00Z">
            <w:rPr>
              <w:rFonts w:ascii="Arial" w:hAnsi="Arial" w:cs="Arial"/>
            </w:rPr>
          </w:rPrChange>
        </w:rPr>
        <w:t>For</w:t>
      </w:r>
      <w:r w:rsidR="0047037D" w:rsidRPr="002746DC">
        <w:rPr>
          <w:rFonts w:ascii="Arial" w:hAnsi="Arial" w:cs="Arial"/>
          <w:spacing w:val="-2"/>
          <w:sz w:val="21"/>
          <w:szCs w:val="21"/>
          <w:rPrChange w:id="2786" w:author="De Jesus Borges, Thiago" w:date="2024-08-15T12:22:00Z" w16du:dateUtc="2024-08-15T16:22:00Z">
            <w:rPr>
              <w:rFonts w:ascii="Arial" w:hAnsi="Arial" w:cs="Arial"/>
              <w:spacing w:val="-2"/>
            </w:rPr>
          </w:rPrChange>
        </w:rPr>
        <w:t xml:space="preserve"> </w:t>
      </w:r>
      <w:r w:rsidR="0047037D" w:rsidRPr="002746DC">
        <w:rPr>
          <w:rFonts w:ascii="Arial" w:hAnsi="Arial" w:cs="Arial"/>
          <w:sz w:val="21"/>
          <w:szCs w:val="21"/>
          <w:rPrChange w:id="2787" w:author="De Jesus Borges, Thiago" w:date="2024-08-15T12:22:00Z" w16du:dateUtc="2024-08-15T16:22:00Z">
            <w:rPr>
              <w:rFonts w:ascii="Arial" w:hAnsi="Arial" w:cs="Arial"/>
            </w:rPr>
          </w:rPrChange>
        </w:rPr>
        <w:t>different time</w:t>
      </w:r>
      <w:r w:rsidR="0047037D" w:rsidRPr="002746DC">
        <w:rPr>
          <w:rFonts w:ascii="Arial" w:hAnsi="Arial" w:cs="Arial"/>
          <w:spacing w:val="-7"/>
          <w:sz w:val="21"/>
          <w:szCs w:val="21"/>
          <w:rPrChange w:id="2788"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89" w:author="De Jesus Borges, Thiago" w:date="2024-08-15T12:22:00Z" w16du:dateUtc="2024-08-15T16:22:00Z">
            <w:rPr>
              <w:rFonts w:ascii="Arial" w:hAnsi="Arial" w:cs="Arial"/>
            </w:rPr>
          </w:rPrChange>
        </w:rPr>
        <w:t>points</w:t>
      </w:r>
      <w:r w:rsidR="0047037D" w:rsidRPr="002746DC">
        <w:rPr>
          <w:rFonts w:ascii="Arial" w:hAnsi="Arial" w:cs="Arial"/>
          <w:spacing w:val="-7"/>
          <w:sz w:val="21"/>
          <w:szCs w:val="21"/>
          <w:rPrChange w:id="2790"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91" w:author="De Jesus Borges, Thiago" w:date="2024-08-15T12:22:00Z" w16du:dateUtc="2024-08-15T16:22:00Z">
            <w:rPr>
              <w:rFonts w:ascii="Arial" w:hAnsi="Arial" w:cs="Arial"/>
            </w:rPr>
          </w:rPrChange>
        </w:rPr>
        <w:t>and</w:t>
      </w:r>
      <w:r w:rsidR="0047037D" w:rsidRPr="002746DC">
        <w:rPr>
          <w:rFonts w:ascii="Arial" w:hAnsi="Arial" w:cs="Arial"/>
          <w:spacing w:val="-7"/>
          <w:sz w:val="21"/>
          <w:szCs w:val="21"/>
          <w:rPrChange w:id="2792"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93" w:author="De Jesus Borges, Thiago" w:date="2024-08-15T12:22:00Z" w16du:dateUtc="2024-08-15T16:22:00Z">
            <w:rPr>
              <w:rFonts w:ascii="Arial" w:hAnsi="Arial" w:cs="Arial"/>
            </w:rPr>
          </w:rPrChange>
        </w:rPr>
        <w:t>clinical</w:t>
      </w:r>
      <w:r w:rsidR="0047037D" w:rsidRPr="002746DC">
        <w:rPr>
          <w:rFonts w:ascii="Arial" w:hAnsi="Arial" w:cs="Arial"/>
          <w:spacing w:val="-7"/>
          <w:sz w:val="21"/>
          <w:szCs w:val="21"/>
          <w:rPrChange w:id="2794"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95" w:author="De Jesus Borges, Thiago" w:date="2024-08-15T12:22:00Z" w16du:dateUtc="2024-08-15T16:22:00Z">
            <w:rPr>
              <w:rFonts w:ascii="Arial" w:hAnsi="Arial" w:cs="Arial"/>
            </w:rPr>
          </w:rPrChange>
        </w:rPr>
        <w:t>conditions,</w:t>
      </w:r>
      <w:r w:rsidR="0047037D" w:rsidRPr="002746DC">
        <w:rPr>
          <w:rFonts w:ascii="Arial" w:hAnsi="Arial" w:cs="Arial"/>
          <w:spacing w:val="-7"/>
          <w:sz w:val="21"/>
          <w:szCs w:val="21"/>
          <w:rPrChange w:id="2796"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97" w:author="De Jesus Borges, Thiago" w:date="2024-08-15T12:22:00Z" w16du:dateUtc="2024-08-15T16:22:00Z">
            <w:rPr>
              <w:rFonts w:ascii="Arial" w:hAnsi="Arial" w:cs="Arial"/>
            </w:rPr>
          </w:rPrChange>
        </w:rPr>
        <w:t>they</w:t>
      </w:r>
      <w:r w:rsidR="0047037D" w:rsidRPr="002746DC">
        <w:rPr>
          <w:rFonts w:ascii="Arial" w:hAnsi="Arial" w:cs="Arial"/>
          <w:spacing w:val="-7"/>
          <w:sz w:val="21"/>
          <w:szCs w:val="21"/>
          <w:rPrChange w:id="2798" w:author="De Jesus Borges, Thiago" w:date="2024-08-15T12:22:00Z" w16du:dateUtc="2024-08-15T16:22:00Z">
            <w:rPr>
              <w:rFonts w:ascii="Arial" w:hAnsi="Arial" w:cs="Arial"/>
              <w:spacing w:val="-7"/>
            </w:rPr>
          </w:rPrChange>
        </w:rPr>
        <w:t xml:space="preserve"> </w:t>
      </w:r>
      <w:r w:rsidR="0047037D" w:rsidRPr="002746DC">
        <w:rPr>
          <w:rFonts w:ascii="Arial" w:hAnsi="Arial" w:cs="Arial"/>
          <w:sz w:val="21"/>
          <w:szCs w:val="21"/>
          <w:rPrChange w:id="2799" w:author="De Jesus Borges, Thiago" w:date="2024-08-15T12:22:00Z" w16du:dateUtc="2024-08-15T16:22:00Z">
            <w:rPr>
              <w:rFonts w:ascii="Arial" w:hAnsi="Arial" w:cs="Arial"/>
            </w:rPr>
          </w:rPrChange>
        </w:rPr>
        <w:t>present</w:t>
      </w:r>
      <w:r w:rsidR="0047037D" w:rsidRPr="002746DC">
        <w:rPr>
          <w:rFonts w:ascii="Arial" w:hAnsi="Arial" w:cs="Arial"/>
          <w:spacing w:val="-7"/>
          <w:sz w:val="21"/>
          <w:szCs w:val="21"/>
          <w:rPrChange w:id="2800" w:author="De Jesus Borges, Thiago" w:date="2024-08-15T12:22:00Z" w16du:dateUtc="2024-08-15T16:22:00Z">
            <w:rPr>
              <w:rFonts w:ascii="Arial" w:hAnsi="Arial" w:cs="Arial"/>
              <w:spacing w:val="-7"/>
            </w:rPr>
          </w:rPrChange>
        </w:rPr>
        <w:t xml:space="preserve"> </w:t>
      </w:r>
      <w:r w:rsidR="00762F7E" w:rsidRPr="002746DC">
        <w:rPr>
          <w:rFonts w:ascii="Arial" w:hAnsi="Arial" w:cs="Arial"/>
          <w:sz w:val="21"/>
          <w:szCs w:val="21"/>
          <w:rPrChange w:id="2801" w:author="De Jesus Borges, Thiago" w:date="2024-08-15T12:22:00Z" w16du:dateUtc="2024-08-15T16:22:00Z">
            <w:rPr>
              <w:rFonts w:ascii="Arial" w:hAnsi="Arial" w:cs="Arial"/>
            </w:rPr>
          </w:rPrChange>
        </w:rPr>
        <w:t>a low coefficient of variance, low variation in stability, and low Gini coefficient</w:t>
      </w:r>
      <w:r w:rsidR="002A6431" w:rsidRPr="002746DC">
        <w:rPr>
          <w:rFonts w:ascii="Arial" w:hAnsi="Arial" w:cs="Arial"/>
          <w:sz w:val="21"/>
          <w:szCs w:val="21"/>
          <w:rPrChange w:id="2802" w:author="De Jesus Borges, Thiago" w:date="2024-08-15T12:22:00Z" w16du:dateUtc="2024-08-15T16:22:00Z">
            <w:rPr>
              <w:rFonts w:ascii="Arial" w:hAnsi="Arial" w:cs="Arial"/>
            </w:rPr>
          </w:rPrChange>
        </w:rPr>
        <w:t>. They</w:t>
      </w:r>
      <w:r w:rsidR="00762F7E" w:rsidRPr="002746DC">
        <w:rPr>
          <w:rFonts w:ascii="Arial" w:hAnsi="Arial" w:cs="Arial"/>
          <w:sz w:val="21"/>
          <w:szCs w:val="21"/>
          <w:rPrChange w:id="2803" w:author="De Jesus Borges, Thiago" w:date="2024-08-15T12:22:00Z" w16du:dateUtc="2024-08-15T16:22:00Z">
            <w:rPr>
              <w:rFonts w:ascii="Arial" w:hAnsi="Arial" w:cs="Arial"/>
            </w:rPr>
          </w:rPrChange>
        </w:rPr>
        <w:t xml:space="preserve"> are highly expressed, participate in </w:t>
      </w:r>
      <w:r w:rsidR="006D1B68" w:rsidRPr="002746DC">
        <w:rPr>
          <w:rFonts w:ascii="Arial" w:hAnsi="Arial" w:cs="Arial"/>
          <w:sz w:val="21"/>
          <w:szCs w:val="21"/>
          <w:rPrChange w:id="2804" w:author="De Jesus Borges, Thiago" w:date="2024-08-15T12:22:00Z" w16du:dateUtc="2024-08-15T16:22:00Z">
            <w:rPr>
              <w:rFonts w:ascii="Arial" w:hAnsi="Arial" w:cs="Arial"/>
            </w:rPr>
          </w:rPrChange>
        </w:rPr>
        <w:t>crucial</w:t>
      </w:r>
      <w:r w:rsidR="00762F7E" w:rsidRPr="002746DC">
        <w:rPr>
          <w:rFonts w:ascii="Arial" w:hAnsi="Arial" w:cs="Arial"/>
          <w:sz w:val="21"/>
          <w:szCs w:val="21"/>
          <w:rPrChange w:id="2805" w:author="De Jesus Borges, Thiago" w:date="2024-08-15T12:22:00Z" w16du:dateUtc="2024-08-15T16:22:00Z">
            <w:rPr>
              <w:rFonts w:ascii="Arial" w:hAnsi="Arial" w:cs="Arial"/>
            </w:rPr>
          </w:rPrChange>
        </w:rPr>
        <w:t xml:space="preserve"> cellular maintenance processes, and are conserved in vertebrate</w:t>
      </w:r>
      <w:r w:rsidR="0047037D" w:rsidRPr="002746DC">
        <w:rPr>
          <w:rFonts w:ascii="Arial" w:hAnsi="Arial" w:cs="Arial"/>
          <w:spacing w:val="-9"/>
          <w:sz w:val="21"/>
          <w:szCs w:val="21"/>
          <w:rPrChange w:id="2806" w:author="De Jesus Borges, Thiago" w:date="2024-08-15T12:22:00Z" w16du:dateUtc="2024-08-15T16:22:00Z">
            <w:rPr>
              <w:rFonts w:ascii="Arial" w:hAnsi="Arial" w:cs="Arial"/>
              <w:spacing w:val="-9"/>
            </w:rPr>
          </w:rPrChange>
        </w:rPr>
        <w:t xml:space="preserve"> </w:t>
      </w:r>
      <w:r w:rsidR="0047037D" w:rsidRPr="002746DC">
        <w:rPr>
          <w:rFonts w:ascii="Arial" w:hAnsi="Arial" w:cs="Arial"/>
          <w:spacing w:val="-2"/>
          <w:sz w:val="21"/>
          <w:szCs w:val="21"/>
          <w:rPrChange w:id="2807" w:author="De Jesus Borges, Thiago" w:date="2024-08-15T12:22:00Z" w16du:dateUtc="2024-08-15T16:22:00Z">
            <w:rPr>
              <w:rFonts w:ascii="Arial" w:hAnsi="Arial" w:cs="Arial"/>
              <w:spacing w:val="-2"/>
            </w:rPr>
          </w:rPrChange>
        </w:rPr>
        <w:t>species.</w:t>
      </w:r>
      <w:r w:rsidR="0047037D" w:rsidRPr="002746DC">
        <w:rPr>
          <w:rFonts w:ascii="Arial" w:hAnsi="Arial" w:cs="Arial"/>
          <w:spacing w:val="-9"/>
          <w:sz w:val="21"/>
          <w:szCs w:val="21"/>
          <w:rPrChange w:id="2808" w:author="De Jesus Borges, Thiago" w:date="2024-08-15T12:22:00Z" w16du:dateUtc="2024-08-15T16:22:00Z">
            <w:rPr>
              <w:rFonts w:ascii="Arial" w:hAnsi="Arial" w:cs="Arial"/>
              <w:spacing w:val="-9"/>
            </w:rPr>
          </w:rPrChange>
        </w:rPr>
        <w:t xml:space="preserve"> </w:t>
      </w:r>
      <w:r w:rsidR="00563EC8">
        <w:rPr>
          <w:rFonts w:ascii="Arial" w:hAnsi="Arial" w:cs="Arial"/>
          <w:spacing w:val="-9"/>
          <w:sz w:val="21"/>
          <w:szCs w:val="21"/>
        </w:rPr>
        <w:t xml:space="preserve">Therefore, these </w:t>
      </w:r>
      <w:proofErr w:type="spellStart"/>
      <w:r w:rsidR="00563EC8">
        <w:rPr>
          <w:rFonts w:ascii="Arial" w:hAnsi="Arial" w:cs="Arial"/>
          <w:spacing w:val="-9"/>
          <w:sz w:val="21"/>
          <w:szCs w:val="21"/>
        </w:rPr>
        <w:t>house keeping</w:t>
      </w:r>
      <w:proofErr w:type="spellEnd"/>
      <w:r w:rsidR="00563EC8">
        <w:rPr>
          <w:rFonts w:ascii="Arial" w:hAnsi="Arial" w:cs="Arial"/>
          <w:spacing w:val="-9"/>
          <w:sz w:val="21"/>
          <w:szCs w:val="21"/>
        </w:rPr>
        <w:t xml:space="preserve"> genes are ideal… </w:t>
      </w:r>
      <w:del w:id="2809" w:author="De Jesus Borges, Thiago" w:date="2024-08-16T17:14:00Z" w16du:dateUtc="2024-08-16T21:14:00Z">
        <w:r w:rsidR="0047037D" w:rsidRPr="002746DC" w:rsidDel="00C01480">
          <w:rPr>
            <w:rFonts w:ascii="Arial" w:hAnsi="Arial" w:cs="Arial"/>
            <w:spacing w:val="-2"/>
            <w:sz w:val="21"/>
            <w:szCs w:val="21"/>
            <w:rPrChange w:id="2810" w:author="De Jesus Borges, Thiago" w:date="2024-08-15T12:22:00Z" w16du:dateUtc="2024-08-15T16:22:00Z">
              <w:rPr>
                <w:rFonts w:ascii="Arial" w:hAnsi="Arial" w:cs="Arial"/>
                <w:spacing w:val="-2"/>
              </w:rPr>
            </w:rPrChange>
          </w:rPr>
          <w:delText>More</w:delText>
        </w:r>
        <w:r w:rsidR="0047037D" w:rsidRPr="002746DC" w:rsidDel="00C01480">
          <w:rPr>
            <w:rFonts w:ascii="Arial" w:hAnsi="Arial" w:cs="Arial"/>
            <w:spacing w:val="-9"/>
            <w:sz w:val="21"/>
            <w:szCs w:val="21"/>
            <w:rPrChange w:id="2811" w:author="De Jesus Borges, Thiago" w:date="2024-08-15T12:22:00Z" w16du:dateUtc="2024-08-15T16:22:00Z">
              <w:rPr>
                <w:rFonts w:ascii="Arial" w:hAnsi="Arial" w:cs="Arial"/>
                <w:spacing w:val="-9"/>
              </w:rPr>
            </w:rPrChange>
          </w:rPr>
          <w:delText xml:space="preserve"> </w:delText>
        </w:r>
        <w:r w:rsidR="0047037D" w:rsidRPr="002746DC" w:rsidDel="00C01480">
          <w:rPr>
            <w:rFonts w:ascii="Arial" w:hAnsi="Arial" w:cs="Arial"/>
            <w:spacing w:val="-2"/>
            <w:sz w:val="21"/>
            <w:szCs w:val="21"/>
            <w:rPrChange w:id="2812" w:author="De Jesus Borges, Thiago" w:date="2024-08-15T12:22:00Z" w16du:dateUtc="2024-08-15T16:22:00Z">
              <w:rPr>
                <w:rFonts w:ascii="Arial" w:hAnsi="Arial" w:cs="Arial"/>
                <w:spacing w:val="-2"/>
              </w:rPr>
            </w:rPrChange>
          </w:rPr>
          <w:delText>impor</w:delText>
        </w:r>
        <w:r w:rsidR="0047037D" w:rsidRPr="002746DC" w:rsidDel="00C01480">
          <w:rPr>
            <w:rFonts w:ascii="Arial" w:hAnsi="Arial" w:cs="Arial"/>
            <w:sz w:val="21"/>
            <w:szCs w:val="21"/>
            <w:rPrChange w:id="2813" w:author="De Jesus Borges, Thiago" w:date="2024-08-15T12:22:00Z" w16du:dateUtc="2024-08-15T16:22:00Z">
              <w:rPr>
                <w:rFonts w:ascii="Arial" w:hAnsi="Arial" w:cs="Arial"/>
              </w:rPr>
            </w:rPrChange>
          </w:rPr>
          <w:delText xml:space="preserve">tantly, by identifying these genes with our method, </w:delText>
        </w:r>
      </w:del>
    </w:p>
    <w:p w14:paraId="1EEAB845" w14:textId="275FC24B" w:rsidR="00F675DE" w:rsidRPr="002746DC" w:rsidRDefault="0047037D" w:rsidP="003362E4">
      <w:pPr>
        <w:pStyle w:val="BodyText"/>
        <w:spacing w:line="254" w:lineRule="auto"/>
        <w:ind w:left="360" w:right="318" w:firstLine="298"/>
        <w:rPr>
          <w:rFonts w:ascii="Arial" w:hAnsi="Arial" w:cs="Arial"/>
          <w:sz w:val="21"/>
          <w:szCs w:val="21"/>
          <w:rPrChange w:id="2814" w:author="De Jesus Borges, Thiago" w:date="2024-08-15T12:22:00Z" w16du:dateUtc="2024-08-15T16:22:00Z">
            <w:rPr>
              <w:rFonts w:ascii="Arial" w:hAnsi="Arial" w:cs="Arial"/>
            </w:rPr>
          </w:rPrChange>
        </w:rPr>
      </w:pPr>
      <w:r w:rsidRPr="002746DC">
        <w:rPr>
          <w:rFonts w:ascii="Arial" w:hAnsi="Arial" w:cs="Arial"/>
          <w:spacing w:val="-2"/>
          <w:sz w:val="21"/>
          <w:szCs w:val="21"/>
          <w:rPrChange w:id="2815" w:author="De Jesus Borges, Thiago" w:date="2024-08-15T12:22:00Z" w16du:dateUtc="2024-08-15T16:22:00Z">
            <w:rPr>
              <w:rFonts w:ascii="Arial" w:hAnsi="Arial" w:cs="Arial"/>
              <w:spacing w:val="-2"/>
            </w:rPr>
          </w:rPrChange>
        </w:rPr>
        <w:t>Previous</w:t>
      </w:r>
      <w:r w:rsidRPr="002746DC">
        <w:rPr>
          <w:rFonts w:ascii="Arial" w:hAnsi="Arial" w:cs="Arial"/>
          <w:spacing w:val="-4"/>
          <w:sz w:val="21"/>
          <w:szCs w:val="21"/>
          <w:rPrChange w:id="281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17" w:author="De Jesus Borges, Thiago" w:date="2024-08-15T12:22:00Z" w16du:dateUtc="2024-08-15T16:22:00Z">
            <w:rPr>
              <w:rFonts w:ascii="Arial" w:hAnsi="Arial" w:cs="Arial"/>
              <w:spacing w:val="-2"/>
            </w:rPr>
          </w:rPrChange>
        </w:rPr>
        <w:t>studies</w:t>
      </w:r>
      <w:r w:rsidRPr="002746DC">
        <w:rPr>
          <w:rFonts w:ascii="Arial" w:hAnsi="Arial" w:cs="Arial"/>
          <w:spacing w:val="-4"/>
          <w:sz w:val="21"/>
          <w:szCs w:val="21"/>
          <w:rPrChange w:id="281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19" w:author="De Jesus Borges, Thiago" w:date="2024-08-15T12:22:00Z" w16du:dateUtc="2024-08-15T16:22:00Z">
            <w:rPr>
              <w:rFonts w:ascii="Arial" w:hAnsi="Arial" w:cs="Arial"/>
              <w:spacing w:val="-2"/>
            </w:rPr>
          </w:rPrChange>
        </w:rPr>
        <w:t>based</w:t>
      </w:r>
      <w:r w:rsidRPr="002746DC">
        <w:rPr>
          <w:rFonts w:ascii="Arial" w:hAnsi="Arial" w:cs="Arial"/>
          <w:spacing w:val="-4"/>
          <w:sz w:val="21"/>
          <w:szCs w:val="21"/>
          <w:rPrChange w:id="282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21" w:author="De Jesus Borges, Thiago" w:date="2024-08-15T12:22:00Z" w16du:dateUtc="2024-08-15T16:22:00Z">
            <w:rPr>
              <w:rFonts w:ascii="Arial" w:hAnsi="Arial" w:cs="Arial"/>
              <w:spacing w:val="-2"/>
            </w:rPr>
          </w:rPrChange>
        </w:rPr>
        <w:t>on</w:t>
      </w:r>
      <w:r w:rsidRPr="002746DC">
        <w:rPr>
          <w:rFonts w:ascii="Arial" w:hAnsi="Arial" w:cs="Arial"/>
          <w:spacing w:val="-4"/>
          <w:sz w:val="21"/>
          <w:szCs w:val="21"/>
          <w:rPrChange w:id="282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23"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282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25" w:author="De Jesus Borges, Thiago" w:date="2024-08-15T12:22:00Z" w16du:dateUtc="2024-08-15T16:22:00Z">
            <w:rPr>
              <w:rFonts w:ascii="Arial" w:hAnsi="Arial" w:cs="Arial"/>
              <w:spacing w:val="-2"/>
            </w:rPr>
          </w:rPrChange>
        </w:rPr>
        <w:t>transcriptional</w:t>
      </w:r>
      <w:r w:rsidRPr="002746DC">
        <w:rPr>
          <w:rFonts w:ascii="Arial" w:hAnsi="Arial" w:cs="Arial"/>
          <w:spacing w:val="-4"/>
          <w:sz w:val="21"/>
          <w:szCs w:val="21"/>
          <w:rPrChange w:id="282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27" w:author="De Jesus Borges, Thiago" w:date="2024-08-15T12:22:00Z" w16du:dateUtc="2024-08-15T16:22:00Z">
            <w:rPr>
              <w:rFonts w:ascii="Arial" w:hAnsi="Arial" w:cs="Arial"/>
              <w:spacing w:val="-2"/>
            </w:rPr>
          </w:rPrChange>
        </w:rPr>
        <w:t>profile</w:t>
      </w:r>
      <w:r w:rsidRPr="002746DC">
        <w:rPr>
          <w:rFonts w:ascii="Arial" w:hAnsi="Arial" w:cs="Arial"/>
          <w:spacing w:val="-4"/>
          <w:sz w:val="21"/>
          <w:szCs w:val="21"/>
          <w:rPrChange w:id="282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29" w:author="De Jesus Borges, Thiago" w:date="2024-08-15T12:22:00Z" w16du:dateUtc="2024-08-15T16:22:00Z">
            <w:rPr>
              <w:rFonts w:ascii="Arial" w:hAnsi="Arial" w:cs="Arial"/>
              <w:spacing w:val="-2"/>
            </w:rPr>
          </w:rPrChange>
        </w:rPr>
        <w:t>of</w:t>
      </w:r>
      <w:r w:rsidRPr="002746DC">
        <w:rPr>
          <w:rFonts w:ascii="Arial" w:hAnsi="Arial" w:cs="Arial"/>
          <w:spacing w:val="-4"/>
          <w:sz w:val="21"/>
          <w:szCs w:val="21"/>
          <w:rPrChange w:id="283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31" w:author="De Jesus Borges, Thiago" w:date="2024-08-15T12:22:00Z" w16du:dateUtc="2024-08-15T16:22:00Z">
            <w:rPr>
              <w:rFonts w:ascii="Arial" w:hAnsi="Arial" w:cs="Arial"/>
              <w:spacing w:val="-2"/>
            </w:rPr>
          </w:rPrChange>
        </w:rPr>
        <w:t>tissue</w:t>
      </w:r>
      <w:r w:rsidRPr="002746DC">
        <w:rPr>
          <w:rFonts w:ascii="Arial" w:hAnsi="Arial" w:cs="Arial"/>
          <w:spacing w:val="-4"/>
          <w:sz w:val="21"/>
          <w:szCs w:val="21"/>
          <w:rPrChange w:id="283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33" w:author="De Jesus Borges, Thiago" w:date="2024-08-15T12:22:00Z" w16du:dateUtc="2024-08-15T16:22:00Z">
            <w:rPr>
              <w:rFonts w:ascii="Arial" w:hAnsi="Arial" w:cs="Arial"/>
              <w:spacing w:val="-2"/>
            </w:rPr>
          </w:rPrChange>
        </w:rPr>
        <w:t>biopsies</w:t>
      </w:r>
      <w:r w:rsidRPr="002746DC">
        <w:rPr>
          <w:rFonts w:ascii="Arial" w:hAnsi="Arial" w:cs="Arial"/>
          <w:spacing w:val="-4"/>
          <w:sz w:val="21"/>
          <w:szCs w:val="21"/>
          <w:rPrChange w:id="283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35" w:author="De Jesus Borges, Thiago" w:date="2024-08-15T12:22:00Z" w16du:dateUtc="2024-08-15T16:22:00Z">
            <w:rPr>
              <w:rFonts w:ascii="Arial" w:hAnsi="Arial" w:cs="Arial"/>
              <w:spacing w:val="-2"/>
            </w:rPr>
          </w:rPrChange>
        </w:rPr>
        <w:t>also</w:t>
      </w:r>
      <w:r w:rsidRPr="002746DC">
        <w:rPr>
          <w:rFonts w:ascii="Arial" w:hAnsi="Arial" w:cs="Arial"/>
          <w:spacing w:val="-4"/>
          <w:sz w:val="21"/>
          <w:szCs w:val="21"/>
          <w:rPrChange w:id="283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2837" w:author="De Jesus Borges, Thiago" w:date="2024-08-15T12:22:00Z" w16du:dateUtc="2024-08-15T16:22:00Z">
            <w:rPr>
              <w:rFonts w:ascii="Arial" w:hAnsi="Arial" w:cs="Arial"/>
              <w:spacing w:val="-2"/>
            </w:rPr>
          </w:rPrChange>
        </w:rPr>
        <w:t xml:space="preserve">showed </w:t>
      </w:r>
      <w:r w:rsidRPr="002746DC">
        <w:rPr>
          <w:rFonts w:ascii="Arial" w:hAnsi="Arial" w:cs="Arial"/>
          <w:sz w:val="21"/>
          <w:szCs w:val="21"/>
          <w:rPrChange w:id="2838" w:author="De Jesus Borges, Thiago" w:date="2024-08-15T12:22:00Z" w16du:dateUtc="2024-08-15T16:22:00Z">
            <w:rPr>
              <w:rFonts w:ascii="Arial" w:hAnsi="Arial" w:cs="Arial"/>
            </w:rPr>
          </w:rPrChange>
        </w:rPr>
        <w:t xml:space="preserve">that extensively used housekeeping genes such as </w:t>
      </w:r>
      <w:r w:rsidRPr="002746DC">
        <w:rPr>
          <w:rFonts w:ascii="Arial" w:hAnsi="Arial" w:cs="Arial"/>
          <w:i/>
          <w:sz w:val="21"/>
          <w:szCs w:val="21"/>
          <w:rPrChange w:id="2839" w:author="De Jesus Borges, Thiago" w:date="2024-08-15T12:22:00Z" w16du:dateUtc="2024-08-15T16:22:00Z">
            <w:rPr>
              <w:rFonts w:ascii="Arial" w:hAnsi="Arial" w:cs="Arial"/>
              <w:i/>
            </w:rPr>
          </w:rPrChange>
        </w:rPr>
        <w:t>GAPDH, B2M, RER1, RPL13, TUBA1A</w:t>
      </w:r>
      <w:r w:rsidR="00762F7E" w:rsidRPr="002746DC">
        <w:rPr>
          <w:rFonts w:ascii="Arial" w:hAnsi="Arial" w:cs="Arial"/>
          <w:i/>
          <w:sz w:val="21"/>
          <w:szCs w:val="21"/>
          <w:rPrChange w:id="2840" w:author="De Jesus Borges, Thiago" w:date="2024-08-15T12:22:00Z" w16du:dateUtc="2024-08-15T16:22:00Z">
            <w:rPr>
              <w:rFonts w:ascii="Arial" w:hAnsi="Arial" w:cs="Arial"/>
              <w:i/>
            </w:rPr>
          </w:rPrChange>
        </w:rPr>
        <w:t>,</w:t>
      </w:r>
      <w:r w:rsidRPr="002746DC">
        <w:rPr>
          <w:rFonts w:ascii="Arial" w:hAnsi="Arial" w:cs="Arial"/>
          <w:i/>
          <w:spacing w:val="32"/>
          <w:sz w:val="21"/>
          <w:szCs w:val="21"/>
          <w:rPrChange w:id="2841" w:author="De Jesus Borges, Thiago" w:date="2024-08-15T12:22:00Z" w16du:dateUtc="2024-08-15T16:22:00Z">
            <w:rPr>
              <w:rFonts w:ascii="Arial" w:hAnsi="Arial" w:cs="Arial"/>
              <w:i/>
              <w:spacing w:val="32"/>
            </w:rPr>
          </w:rPrChange>
        </w:rPr>
        <w:t xml:space="preserve"> </w:t>
      </w:r>
      <w:r w:rsidRPr="002746DC">
        <w:rPr>
          <w:rFonts w:ascii="Arial" w:hAnsi="Arial" w:cs="Arial"/>
          <w:sz w:val="21"/>
          <w:szCs w:val="21"/>
          <w:rPrChange w:id="2842" w:author="De Jesus Borges, Thiago" w:date="2024-08-15T12:22:00Z" w16du:dateUtc="2024-08-15T16:22:00Z">
            <w:rPr>
              <w:rFonts w:ascii="Arial" w:hAnsi="Arial" w:cs="Arial"/>
            </w:rPr>
          </w:rPrChange>
        </w:rPr>
        <w:t>and</w:t>
      </w:r>
      <w:r w:rsidRPr="002746DC">
        <w:rPr>
          <w:rFonts w:ascii="Arial" w:hAnsi="Arial" w:cs="Arial"/>
          <w:spacing w:val="32"/>
          <w:sz w:val="21"/>
          <w:szCs w:val="21"/>
          <w:rPrChange w:id="2843" w:author="De Jesus Borges, Thiago" w:date="2024-08-15T12:22:00Z" w16du:dateUtc="2024-08-15T16:22:00Z">
            <w:rPr>
              <w:rFonts w:ascii="Arial" w:hAnsi="Arial" w:cs="Arial"/>
              <w:spacing w:val="32"/>
            </w:rPr>
          </w:rPrChange>
        </w:rPr>
        <w:t xml:space="preserve"> </w:t>
      </w:r>
      <w:r w:rsidRPr="002746DC">
        <w:rPr>
          <w:rFonts w:ascii="Arial" w:hAnsi="Arial" w:cs="Arial"/>
          <w:i/>
          <w:sz w:val="21"/>
          <w:szCs w:val="21"/>
          <w:rPrChange w:id="2844" w:author="De Jesus Borges, Thiago" w:date="2024-08-15T12:22:00Z" w16du:dateUtc="2024-08-15T16:22:00Z">
            <w:rPr>
              <w:rFonts w:ascii="Arial" w:hAnsi="Arial" w:cs="Arial"/>
              <w:i/>
            </w:rPr>
          </w:rPrChange>
        </w:rPr>
        <w:t>ACTG1</w:t>
      </w:r>
      <w:r w:rsidRPr="002746DC">
        <w:rPr>
          <w:rFonts w:ascii="Arial" w:hAnsi="Arial" w:cs="Arial"/>
          <w:i/>
          <w:spacing w:val="58"/>
          <w:sz w:val="21"/>
          <w:szCs w:val="21"/>
          <w:rPrChange w:id="2845" w:author="De Jesus Borges, Thiago" w:date="2024-08-15T12:22:00Z" w16du:dateUtc="2024-08-15T16:22:00Z">
            <w:rPr>
              <w:rFonts w:ascii="Arial" w:hAnsi="Arial" w:cs="Arial"/>
              <w:i/>
              <w:spacing w:val="58"/>
            </w:rPr>
          </w:rPrChange>
        </w:rPr>
        <w:t xml:space="preserve"> </w:t>
      </w:r>
      <w:r w:rsidRPr="002746DC">
        <w:rPr>
          <w:rFonts w:ascii="Arial" w:hAnsi="Arial" w:cs="Arial"/>
          <w:sz w:val="21"/>
          <w:szCs w:val="21"/>
          <w:rPrChange w:id="2846" w:author="De Jesus Borges, Thiago" w:date="2024-08-15T12:22:00Z" w16du:dateUtc="2024-08-15T16:22:00Z">
            <w:rPr>
              <w:rFonts w:ascii="Arial" w:hAnsi="Arial" w:cs="Arial"/>
            </w:rPr>
          </w:rPrChange>
        </w:rPr>
        <w:t>are</w:t>
      </w:r>
      <w:r w:rsidRPr="002746DC">
        <w:rPr>
          <w:rFonts w:ascii="Arial" w:hAnsi="Arial" w:cs="Arial"/>
          <w:spacing w:val="33"/>
          <w:sz w:val="21"/>
          <w:szCs w:val="21"/>
          <w:rPrChange w:id="2847"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848" w:author="De Jesus Borges, Thiago" w:date="2024-08-15T12:22:00Z" w16du:dateUtc="2024-08-15T16:22:00Z">
            <w:rPr>
              <w:rFonts w:ascii="Arial" w:hAnsi="Arial" w:cs="Arial"/>
            </w:rPr>
          </w:rPrChange>
        </w:rPr>
        <w:t>not</w:t>
      </w:r>
      <w:r w:rsidRPr="002746DC">
        <w:rPr>
          <w:rFonts w:ascii="Arial" w:hAnsi="Arial" w:cs="Arial"/>
          <w:spacing w:val="32"/>
          <w:sz w:val="21"/>
          <w:szCs w:val="21"/>
          <w:rPrChange w:id="2849"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850" w:author="De Jesus Borges, Thiago" w:date="2024-08-15T12:22:00Z" w16du:dateUtc="2024-08-15T16:22:00Z">
            <w:rPr>
              <w:rFonts w:ascii="Arial" w:hAnsi="Arial" w:cs="Arial"/>
            </w:rPr>
          </w:rPrChange>
        </w:rPr>
        <w:t>good</w:t>
      </w:r>
      <w:r w:rsidRPr="002746DC">
        <w:rPr>
          <w:rFonts w:ascii="Arial" w:hAnsi="Arial" w:cs="Arial"/>
          <w:spacing w:val="32"/>
          <w:sz w:val="21"/>
          <w:szCs w:val="21"/>
          <w:rPrChange w:id="2851"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852" w:author="De Jesus Borges, Thiago" w:date="2024-08-15T12:22:00Z" w16du:dateUtc="2024-08-15T16:22:00Z">
            <w:rPr>
              <w:rFonts w:ascii="Arial" w:hAnsi="Arial" w:cs="Arial"/>
            </w:rPr>
          </w:rPrChange>
        </w:rPr>
        <w:t>references</w:t>
      </w:r>
      <w:r w:rsidRPr="002746DC">
        <w:rPr>
          <w:rFonts w:ascii="Arial" w:hAnsi="Arial" w:cs="Arial"/>
          <w:spacing w:val="33"/>
          <w:sz w:val="21"/>
          <w:szCs w:val="21"/>
          <w:rPrChange w:id="2853"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854" w:author="De Jesus Borges, Thiago" w:date="2024-08-15T12:22:00Z" w16du:dateUtc="2024-08-15T16:22:00Z">
            <w:rPr>
              <w:rFonts w:ascii="Arial" w:hAnsi="Arial" w:cs="Arial"/>
            </w:rPr>
          </w:rPrChange>
        </w:rPr>
        <w:t>for</w:t>
      </w:r>
      <w:r w:rsidRPr="002746DC">
        <w:rPr>
          <w:rFonts w:ascii="Arial" w:hAnsi="Arial" w:cs="Arial"/>
          <w:spacing w:val="32"/>
          <w:sz w:val="21"/>
          <w:szCs w:val="21"/>
          <w:rPrChange w:id="2855" w:author="De Jesus Borges, Thiago" w:date="2024-08-15T12:22:00Z" w16du:dateUtc="2024-08-15T16:22:00Z">
            <w:rPr>
              <w:rFonts w:ascii="Arial" w:hAnsi="Arial" w:cs="Arial"/>
              <w:spacing w:val="32"/>
            </w:rPr>
          </w:rPrChange>
        </w:rPr>
        <w:t xml:space="preserve"> </w:t>
      </w:r>
      <w:r w:rsidRPr="002746DC">
        <w:rPr>
          <w:rFonts w:ascii="Arial" w:hAnsi="Arial" w:cs="Arial"/>
          <w:sz w:val="21"/>
          <w:szCs w:val="21"/>
          <w:rPrChange w:id="2856" w:author="De Jesus Borges, Thiago" w:date="2024-08-15T12:22:00Z" w16du:dateUtc="2024-08-15T16:22:00Z">
            <w:rPr>
              <w:rFonts w:ascii="Arial" w:hAnsi="Arial" w:cs="Arial"/>
            </w:rPr>
          </w:rPrChange>
        </w:rPr>
        <w:t>kidney</w:t>
      </w:r>
      <w:r w:rsidRPr="002746DC">
        <w:rPr>
          <w:rFonts w:ascii="Arial" w:hAnsi="Arial" w:cs="Arial"/>
          <w:spacing w:val="33"/>
          <w:sz w:val="21"/>
          <w:szCs w:val="21"/>
          <w:rPrChange w:id="2857" w:author="De Jesus Borges, Thiago" w:date="2024-08-15T12:22:00Z" w16du:dateUtc="2024-08-15T16:22:00Z">
            <w:rPr>
              <w:rFonts w:ascii="Arial" w:hAnsi="Arial" w:cs="Arial"/>
              <w:spacing w:val="33"/>
            </w:rPr>
          </w:rPrChange>
        </w:rPr>
        <w:t xml:space="preserve"> </w:t>
      </w:r>
      <w:r w:rsidRPr="002746DC">
        <w:rPr>
          <w:rFonts w:ascii="Arial" w:hAnsi="Arial" w:cs="Arial"/>
          <w:sz w:val="21"/>
          <w:szCs w:val="21"/>
          <w:rPrChange w:id="2858" w:author="De Jesus Borges, Thiago" w:date="2024-08-15T12:22:00Z" w16du:dateUtc="2024-08-15T16:22:00Z">
            <w:rPr>
              <w:rFonts w:ascii="Arial" w:hAnsi="Arial" w:cs="Arial"/>
            </w:rPr>
          </w:rPrChange>
        </w:rPr>
        <w:t>transplantation</w:t>
      </w:r>
      <w:r w:rsidRPr="002746DC">
        <w:rPr>
          <w:rFonts w:ascii="Arial" w:hAnsi="Arial" w:cs="Arial"/>
          <w:spacing w:val="33"/>
          <w:sz w:val="21"/>
          <w:szCs w:val="21"/>
          <w:rPrChange w:id="2859" w:author="De Jesus Borges, Thiago" w:date="2024-08-15T12:22:00Z" w16du:dateUtc="2024-08-15T16:22:00Z">
            <w:rPr>
              <w:rFonts w:ascii="Arial" w:hAnsi="Arial" w:cs="Arial"/>
              <w:spacing w:val="33"/>
            </w:rPr>
          </w:rPrChange>
        </w:rPr>
        <w:t xml:space="preserve"> </w:t>
      </w:r>
      <w:r w:rsidRPr="002746DC">
        <w:rPr>
          <w:rFonts w:ascii="Arial" w:hAnsi="Arial" w:cs="Arial"/>
          <w:spacing w:val="-2"/>
          <w:sz w:val="21"/>
          <w:szCs w:val="21"/>
          <w:rPrChange w:id="2860" w:author="De Jesus Borges, Thiago" w:date="2024-08-15T12:22:00Z" w16du:dateUtc="2024-08-15T16:22:00Z">
            <w:rPr>
              <w:rFonts w:ascii="Arial" w:hAnsi="Arial" w:cs="Arial"/>
              <w:spacing w:val="-2"/>
            </w:rPr>
          </w:rPrChange>
        </w:rPr>
        <w:t>patients</w:t>
      </w:r>
      <w:r w:rsidR="0088597B" w:rsidRPr="002746DC">
        <w:rPr>
          <w:rFonts w:ascii="Arial" w:hAnsi="Arial" w:cs="Arial"/>
          <w:sz w:val="21"/>
          <w:szCs w:val="21"/>
          <w:rPrChange w:id="2861" w:author="De Jesus Borges, Thiago" w:date="2024-08-15T12:22:00Z" w16du:dateUtc="2024-08-15T16:22:00Z">
            <w:rPr>
              <w:rFonts w:ascii="Arial" w:hAnsi="Arial" w:cs="Arial"/>
            </w:rPr>
          </w:rPrChange>
        </w:rPr>
        <w:t xml:space="preserve"> </w:t>
      </w:r>
      <w:r w:rsidRPr="002746DC">
        <w:rPr>
          <w:rFonts w:ascii="Arial" w:hAnsi="Arial" w:cs="Arial"/>
          <w:sz w:val="21"/>
          <w:szCs w:val="21"/>
          <w:rPrChange w:id="2862" w:author="De Jesus Borges, Thiago" w:date="2024-08-15T12:22:00Z" w16du:dateUtc="2024-08-15T16:22:00Z">
            <w:rPr>
              <w:rFonts w:ascii="Arial" w:hAnsi="Arial" w:cs="Arial"/>
            </w:rPr>
          </w:rPrChange>
        </w:rPr>
        <w:t>[</w:t>
      </w:r>
      <w:r w:rsidRPr="002746DC">
        <w:rPr>
          <w:sz w:val="21"/>
          <w:szCs w:val="21"/>
          <w:rPrChange w:id="2863" w:author="De Jesus Borges, Thiago" w:date="2024-08-15T12:22:00Z" w16du:dateUtc="2024-08-15T16:22:00Z">
            <w:rPr/>
          </w:rPrChange>
        </w:rPr>
        <w:fldChar w:fldCharType="begin"/>
      </w:r>
      <w:r w:rsidRPr="002746DC">
        <w:rPr>
          <w:sz w:val="21"/>
          <w:szCs w:val="21"/>
          <w:rPrChange w:id="2864" w:author="De Jesus Borges, Thiago" w:date="2024-08-15T12:22:00Z" w16du:dateUtc="2024-08-15T16:22:00Z">
            <w:rPr/>
          </w:rPrChange>
        </w:rPr>
        <w:instrText>HYPERLINK \l "_bookmark19"</w:instrText>
      </w:r>
      <w:r w:rsidRPr="00EB5EE6">
        <w:rPr>
          <w:sz w:val="21"/>
          <w:szCs w:val="21"/>
        </w:rPr>
      </w:r>
      <w:r w:rsidRPr="002746DC">
        <w:rPr>
          <w:sz w:val="21"/>
          <w:szCs w:val="21"/>
          <w:rPrChange w:id="2865"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866" w:author="De Jesus Borges, Thiago" w:date="2024-08-15T12:22:00Z" w16du:dateUtc="2024-08-15T16:22:00Z">
            <w:rPr>
              <w:rFonts w:ascii="Arial" w:hAnsi="Arial" w:cs="Arial"/>
              <w:color w:val="0000FF"/>
            </w:rPr>
          </w:rPrChange>
        </w:rPr>
        <w:t>19</w:t>
      </w:r>
      <w:r w:rsidRPr="002746DC">
        <w:rPr>
          <w:rFonts w:ascii="Arial" w:hAnsi="Arial" w:cs="Arial"/>
          <w:color w:val="0000FF"/>
          <w:sz w:val="21"/>
          <w:szCs w:val="21"/>
          <w:rPrChange w:id="2867"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868" w:author="De Jesus Borges, Thiago" w:date="2024-08-15T12:22:00Z" w16du:dateUtc="2024-08-15T16:22:00Z">
            <w:rPr>
              <w:rFonts w:ascii="Arial" w:hAnsi="Arial" w:cs="Arial"/>
            </w:rPr>
          </w:rPrChange>
        </w:rPr>
        <w:t>]</w:t>
      </w:r>
      <w:r w:rsidRPr="002746DC">
        <w:rPr>
          <w:rFonts w:ascii="Arial" w:hAnsi="Arial" w:cs="Arial"/>
          <w:spacing w:val="-13"/>
          <w:sz w:val="21"/>
          <w:szCs w:val="21"/>
          <w:rPrChange w:id="2869"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2870" w:author="De Jesus Borges, Thiago" w:date="2024-08-15T12:22:00Z" w16du:dateUtc="2024-08-15T16:22:00Z">
            <w:rPr>
              <w:rFonts w:ascii="Arial" w:hAnsi="Arial" w:cs="Arial"/>
            </w:rPr>
          </w:rPrChange>
        </w:rPr>
        <w:t>as</w:t>
      </w:r>
      <w:r w:rsidRPr="002746DC">
        <w:rPr>
          <w:rFonts w:ascii="Arial" w:hAnsi="Arial" w:cs="Arial"/>
          <w:spacing w:val="-12"/>
          <w:sz w:val="21"/>
          <w:szCs w:val="21"/>
          <w:rPrChange w:id="287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72" w:author="De Jesus Borges, Thiago" w:date="2024-08-15T12:22:00Z" w16du:dateUtc="2024-08-15T16:22:00Z">
            <w:rPr>
              <w:rFonts w:ascii="Arial" w:hAnsi="Arial" w:cs="Arial"/>
            </w:rPr>
          </w:rPrChange>
        </w:rPr>
        <w:t>well</w:t>
      </w:r>
      <w:r w:rsidRPr="002746DC">
        <w:rPr>
          <w:rFonts w:ascii="Arial" w:hAnsi="Arial" w:cs="Arial"/>
          <w:spacing w:val="-12"/>
          <w:sz w:val="21"/>
          <w:szCs w:val="21"/>
          <w:rPrChange w:id="287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74" w:author="De Jesus Borges, Thiago" w:date="2024-08-15T12:22:00Z" w16du:dateUtc="2024-08-15T16:22:00Z">
            <w:rPr>
              <w:rFonts w:ascii="Arial" w:hAnsi="Arial" w:cs="Arial"/>
            </w:rPr>
          </w:rPrChange>
        </w:rPr>
        <w:t>as</w:t>
      </w:r>
      <w:r w:rsidRPr="002746DC">
        <w:rPr>
          <w:rFonts w:ascii="Arial" w:hAnsi="Arial" w:cs="Arial"/>
          <w:spacing w:val="-12"/>
          <w:sz w:val="21"/>
          <w:szCs w:val="21"/>
          <w:rPrChange w:id="287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76" w:author="De Jesus Borges, Thiago" w:date="2024-08-15T12:22:00Z" w16du:dateUtc="2024-08-15T16:22:00Z">
            <w:rPr>
              <w:rFonts w:ascii="Arial" w:hAnsi="Arial" w:cs="Arial"/>
            </w:rPr>
          </w:rPrChange>
        </w:rPr>
        <w:t>in</w:t>
      </w:r>
      <w:r w:rsidRPr="002746DC">
        <w:rPr>
          <w:rFonts w:ascii="Arial" w:hAnsi="Arial" w:cs="Arial"/>
          <w:spacing w:val="-12"/>
          <w:sz w:val="21"/>
          <w:szCs w:val="21"/>
          <w:rPrChange w:id="287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78" w:author="De Jesus Borges, Thiago" w:date="2024-08-15T12:22:00Z" w16du:dateUtc="2024-08-15T16:22:00Z">
            <w:rPr>
              <w:rFonts w:ascii="Arial" w:hAnsi="Arial" w:cs="Arial"/>
            </w:rPr>
          </w:rPrChange>
        </w:rPr>
        <w:t>other</w:t>
      </w:r>
      <w:r w:rsidRPr="002746DC">
        <w:rPr>
          <w:rFonts w:ascii="Arial" w:hAnsi="Arial" w:cs="Arial"/>
          <w:spacing w:val="-12"/>
          <w:sz w:val="21"/>
          <w:szCs w:val="21"/>
          <w:rPrChange w:id="287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80" w:author="De Jesus Borges, Thiago" w:date="2024-08-15T12:22:00Z" w16du:dateUtc="2024-08-15T16:22:00Z">
            <w:rPr>
              <w:rFonts w:ascii="Arial" w:hAnsi="Arial" w:cs="Arial"/>
            </w:rPr>
          </w:rPrChange>
        </w:rPr>
        <w:t>kidney</w:t>
      </w:r>
      <w:r w:rsidRPr="002746DC">
        <w:rPr>
          <w:rFonts w:ascii="Arial" w:hAnsi="Arial" w:cs="Arial"/>
          <w:spacing w:val="-12"/>
          <w:sz w:val="21"/>
          <w:szCs w:val="21"/>
          <w:rPrChange w:id="288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82" w:author="De Jesus Borges, Thiago" w:date="2024-08-15T12:22:00Z" w16du:dateUtc="2024-08-15T16:22:00Z">
            <w:rPr>
              <w:rFonts w:ascii="Arial" w:hAnsi="Arial" w:cs="Arial"/>
            </w:rPr>
          </w:rPrChange>
        </w:rPr>
        <w:t>conditions</w:t>
      </w:r>
      <w:r w:rsidRPr="002746DC">
        <w:rPr>
          <w:rFonts w:ascii="Arial" w:hAnsi="Arial" w:cs="Arial"/>
          <w:spacing w:val="-12"/>
          <w:sz w:val="21"/>
          <w:szCs w:val="21"/>
          <w:rPrChange w:id="288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84" w:author="De Jesus Borges, Thiago" w:date="2024-08-15T12:22:00Z" w16du:dateUtc="2024-08-15T16:22:00Z">
            <w:rPr>
              <w:rFonts w:ascii="Arial" w:hAnsi="Arial" w:cs="Arial"/>
            </w:rPr>
          </w:rPrChange>
        </w:rPr>
        <w:t>[</w:t>
      </w:r>
      <w:r w:rsidRPr="002746DC">
        <w:rPr>
          <w:sz w:val="21"/>
          <w:szCs w:val="21"/>
          <w:rPrChange w:id="2885" w:author="De Jesus Borges, Thiago" w:date="2024-08-15T12:22:00Z" w16du:dateUtc="2024-08-15T16:22:00Z">
            <w:rPr/>
          </w:rPrChange>
        </w:rPr>
        <w:fldChar w:fldCharType="begin"/>
      </w:r>
      <w:r w:rsidRPr="002746DC">
        <w:rPr>
          <w:sz w:val="21"/>
          <w:szCs w:val="21"/>
          <w:rPrChange w:id="2886" w:author="De Jesus Borges, Thiago" w:date="2024-08-15T12:22:00Z" w16du:dateUtc="2024-08-15T16:22:00Z">
            <w:rPr/>
          </w:rPrChange>
        </w:rPr>
        <w:instrText>HYPERLINK \l "_bookmark22"</w:instrText>
      </w:r>
      <w:r w:rsidRPr="00EB5EE6">
        <w:rPr>
          <w:sz w:val="21"/>
          <w:szCs w:val="21"/>
        </w:rPr>
      </w:r>
      <w:r w:rsidRPr="002746DC">
        <w:rPr>
          <w:sz w:val="21"/>
          <w:szCs w:val="21"/>
          <w:rPrChange w:id="288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2888" w:author="De Jesus Borges, Thiago" w:date="2024-08-15T12:22:00Z" w16du:dateUtc="2024-08-15T16:22:00Z">
            <w:rPr>
              <w:rFonts w:ascii="Arial" w:hAnsi="Arial" w:cs="Arial"/>
              <w:color w:val="0000FF"/>
            </w:rPr>
          </w:rPrChange>
        </w:rPr>
        <w:t>22</w:t>
      </w:r>
      <w:r w:rsidRPr="002746DC">
        <w:rPr>
          <w:rFonts w:ascii="Arial" w:hAnsi="Arial" w:cs="Arial"/>
          <w:color w:val="0000FF"/>
          <w:sz w:val="21"/>
          <w:szCs w:val="21"/>
          <w:rPrChange w:id="288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2890" w:author="De Jesus Borges, Thiago" w:date="2024-08-15T12:22:00Z" w16du:dateUtc="2024-08-15T16:22:00Z">
            <w:rPr>
              <w:rFonts w:ascii="Arial" w:hAnsi="Arial" w:cs="Arial"/>
            </w:rPr>
          </w:rPrChange>
        </w:rPr>
        <w:t>].</w:t>
      </w:r>
      <w:r w:rsidRPr="002746DC">
        <w:rPr>
          <w:rFonts w:ascii="Arial" w:hAnsi="Arial" w:cs="Arial"/>
          <w:spacing w:val="-12"/>
          <w:sz w:val="21"/>
          <w:szCs w:val="21"/>
          <w:rPrChange w:id="289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92" w:author="De Jesus Borges, Thiago" w:date="2024-08-15T12:22:00Z" w16du:dateUtc="2024-08-15T16:22:00Z">
            <w:rPr>
              <w:rFonts w:ascii="Arial" w:hAnsi="Arial" w:cs="Arial"/>
            </w:rPr>
          </w:rPrChange>
        </w:rPr>
        <w:t>However,</w:t>
      </w:r>
      <w:r w:rsidRPr="002746DC">
        <w:rPr>
          <w:rFonts w:ascii="Arial" w:hAnsi="Arial" w:cs="Arial"/>
          <w:spacing w:val="-12"/>
          <w:sz w:val="21"/>
          <w:szCs w:val="21"/>
          <w:rPrChange w:id="289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94" w:author="De Jesus Borges, Thiago" w:date="2024-08-15T12:22:00Z" w16du:dateUtc="2024-08-15T16:22:00Z">
            <w:rPr>
              <w:rFonts w:ascii="Arial" w:hAnsi="Arial" w:cs="Arial"/>
            </w:rPr>
          </w:rPrChange>
        </w:rPr>
        <w:t>there</w:t>
      </w:r>
      <w:r w:rsidRPr="002746DC">
        <w:rPr>
          <w:rFonts w:ascii="Arial" w:hAnsi="Arial" w:cs="Arial"/>
          <w:spacing w:val="-12"/>
          <w:sz w:val="21"/>
          <w:szCs w:val="21"/>
          <w:rPrChange w:id="289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96" w:author="De Jesus Borges, Thiago" w:date="2024-08-15T12:22:00Z" w16du:dateUtc="2024-08-15T16:22:00Z">
            <w:rPr>
              <w:rFonts w:ascii="Arial" w:hAnsi="Arial" w:cs="Arial"/>
            </w:rPr>
          </w:rPrChange>
        </w:rPr>
        <w:t>has</w:t>
      </w:r>
      <w:r w:rsidRPr="002746DC">
        <w:rPr>
          <w:rFonts w:ascii="Arial" w:hAnsi="Arial" w:cs="Arial"/>
          <w:spacing w:val="-12"/>
          <w:sz w:val="21"/>
          <w:szCs w:val="21"/>
          <w:rPrChange w:id="289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898" w:author="De Jesus Borges, Thiago" w:date="2024-08-15T12:22:00Z" w16du:dateUtc="2024-08-15T16:22:00Z">
            <w:rPr>
              <w:rFonts w:ascii="Arial" w:hAnsi="Arial" w:cs="Arial"/>
            </w:rPr>
          </w:rPrChange>
        </w:rPr>
        <w:t>been</w:t>
      </w:r>
      <w:r w:rsidRPr="002746DC">
        <w:rPr>
          <w:rFonts w:ascii="Arial" w:hAnsi="Arial" w:cs="Arial"/>
          <w:spacing w:val="-12"/>
          <w:sz w:val="21"/>
          <w:szCs w:val="21"/>
          <w:rPrChange w:id="289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900" w:author="De Jesus Borges, Thiago" w:date="2024-08-15T12:22:00Z" w16du:dateUtc="2024-08-15T16:22:00Z">
            <w:rPr>
              <w:rFonts w:ascii="Arial" w:hAnsi="Arial" w:cs="Arial"/>
            </w:rPr>
          </w:rPrChange>
        </w:rPr>
        <w:t>no</w:t>
      </w:r>
      <w:r w:rsidRPr="002746DC">
        <w:rPr>
          <w:rFonts w:ascii="Arial" w:hAnsi="Arial" w:cs="Arial"/>
          <w:spacing w:val="-12"/>
          <w:sz w:val="21"/>
          <w:szCs w:val="21"/>
          <w:rPrChange w:id="290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902" w:author="De Jesus Borges, Thiago" w:date="2024-08-15T12:22:00Z" w16du:dateUtc="2024-08-15T16:22:00Z">
            <w:rPr>
              <w:rFonts w:ascii="Arial" w:hAnsi="Arial" w:cs="Arial"/>
            </w:rPr>
          </w:rPrChange>
        </w:rPr>
        <w:t>study</w:t>
      </w:r>
      <w:r w:rsidRPr="002746DC">
        <w:rPr>
          <w:rFonts w:ascii="Arial" w:hAnsi="Arial" w:cs="Arial"/>
          <w:spacing w:val="-12"/>
          <w:sz w:val="21"/>
          <w:szCs w:val="21"/>
          <w:rPrChange w:id="290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2904" w:author="De Jesus Borges, Thiago" w:date="2024-08-15T12:22:00Z" w16du:dateUtc="2024-08-15T16:22:00Z">
            <w:rPr>
              <w:rFonts w:ascii="Arial" w:hAnsi="Arial" w:cs="Arial"/>
            </w:rPr>
          </w:rPrChange>
        </w:rPr>
        <w:t xml:space="preserve">until </w:t>
      </w:r>
      <w:r w:rsidRPr="002746DC">
        <w:rPr>
          <w:rFonts w:ascii="Arial" w:hAnsi="Arial" w:cs="Arial"/>
          <w:spacing w:val="-2"/>
          <w:sz w:val="21"/>
          <w:szCs w:val="21"/>
          <w:rPrChange w:id="2905" w:author="De Jesus Borges, Thiago" w:date="2024-08-15T12:22:00Z" w16du:dateUtc="2024-08-15T16:22:00Z">
            <w:rPr>
              <w:rFonts w:ascii="Arial" w:hAnsi="Arial" w:cs="Arial"/>
              <w:spacing w:val="-2"/>
            </w:rPr>
          </w:rPrChange>
        </w:rPr>
        <w:t>now</w:t>
      </w:r>
      <w:r w:rsidRPr="002746DC">
        <w:rPr>
          <w:rFonts w:ascii="Arial" w:hAnsi="Arial" w:cs="Arial"/>
          <w:spacing w:val="-11"/>
          <w:sz w:val="21"/>
          <w:szCs w:val="21"/>
          <w:rPrChange w:id="2906"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907" w:author="De Jesus Borges, Thiago" w:date="2024-08-15T12:22:00Z" w16du:dateUtc="2024-08-15T16:22:00Z">
            <w:rPr>
              <w:rFonts w:ascii="Arial" w:hAnsi="Arial" w:cs="Arial"/>
              <w:spacing w:val="-2"/>
            </w:rPr>
          </w:rPrChange>
        </w:rPr>
        <w:t>defining</w:t>
      </w:r>
      <w:r w:rsidRPr="002746DC">
        <w:rPr>
          <w:rFonts w:ascii="Arial" w:hAnsi="Arial" w:cs="Arial"/>
          <w:spacing w:val="-10"/>
          <w:sz w:val="21"/>
          <w:szCs w:val="21"/>
          <w:rPrChange w:id="290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09"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291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11"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291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13" w:author="De Jesus Borges, Thiago" w:date="2024-08-15T12:22:00Z" w16du:dateUtc="2024-08-15T16:22:00Z">
            <w:rPr>
              <w:rFonts w:ascii="Arial" w:hAnsi="Arial" w:cs="Arial"/>
              <w:spacing w:val="-2"/>
            </w:rPr>
          </w:rPrChange>
        </w:rPr>
        <w:t>in</w:t>
      </w:r>
      <w:r w:rsidRPr="002746DC">
        <w:rPr>
          <w:rFonts w:ascii="Arial" w:hAnsi="Arial" w:cs="Arial"/>
          <w:spacing w:val="-10"/>
          <w:sz w:val="21"/>
          <w:szCs w:val="21"/>
          <w:rPrChange w:id="291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15" w:author="De Jesus Borges, Thiago" w:date="2024-08-15T12:22:00Z" w16du:dateUtc="2024-08-15T16:22:00Z">
            <w:rPr>
              <w:rFonts w:ascii="Arial" w:hAnsi="Arial" w:cs="Arial"/>
              <w:spacing w:val="-2"/>
            </w:rPr>
          </w:rPrChange>
        </w:rPr>
        <w:t>peripheral</w:t>
      </w:r>
      <w:r w:rsidRPr="002746DC">
        <w:rPr>
          <w:rFonts w:ascii="Arial" w:hAnsi="Arial" w:cs="Arial"/>
          <w:spacing w:val="-10"/>
          <w:sz w:val="21"/>
          <w:szCs w:val="21"/>
          <w:rPrChange w:id="291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17" w:author="De Jesus Borges, Thiago" w:date="2024-08-15T12:22:00Z" w16du:dateUtc="2024-08-15T16:22:00Z">
            <w:rPr>
              <w:rFonts w:ascii="Arial" w:hAnsi="Arial" w:cs="Arial"/>
              <w:spacing w:val="-2"/>
            </w:rPr>
          </w:rPrChange>
        </w:rPr>
        <w:t>blood</w:t>
      </w:r>
      <w:r w:rsidRPr="002746DC">
        <w:rPr>
          <w:rFonts w:ascii="Arial" w:hAnsi="Arial" w:cs="Arial"/>
          <w:spacing w:val="-10"/>
          <w:sz w:val="21"/>
          <w:szCs w:val="21"/>
          <w:rPrChange w:id="291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19" w:author="De Jesus Borges, Thiago" w:date="2024-08-15T12:22:00Z" w16du:dateUtc="2024-08-15T16:22:00Z">
            <w:rPr>
              <w:rFonts w:ascii="Arial" w:hAnsi="Arial" w:cs="Arial"/>
              <w:spacing w:val="-2"/>
            </w:rPr>
          </w:rPrChange>
        </w:rPr>
        <w:t>for</w:t>
      </w:r>
      <w:r w:rsidRPr="002746DC">
        <w:rPr>
          <w:rFonts w:ascii="Arial" w:hAnsi="Arial" w:cs="Arial"/>
          <w:spacing w:val="-10"/>
          <w:sz w:val="21"/>
          <w:szCs w:val="21"/>
          <w:rPrChange w:id="292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21" w:author="De Jesus Borges, Thiago" w:date="2024-08-15T12:22:00Z" w16du:dateUtc="2024-08-15T16:22:00Z">
            <w:rPr>
              <w:rFonts w:ascii="Arial" w:hAnsi="Arial" w:cs="Arial"/>
              <w:spacing w:val="-2"/>
            </w:rPr>
          </w:rPrChange>
        </w:rPr>
        <w:t>this</w:t>
      </w:r>
      <w:r w:rsidRPr="002746DC">
        <w:rPr>
          <w:rFonts w:ascii="Arial" w:hAnsi="Arial" w:cs="Arial"/>
          <w:spacing w:val="-10"/>
          <w:sz w:val="21"/>
          <w:szCs w:val="21"/>
          <w:rPrChange w:id="292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23" w:author="De Jesus Borges, Thiago" w:date="2024-08-15T12:22:00Z" w16du:dateUtc="2024-08-15T16:22:00Z">
            <w:rPr>
              <w:rFonts w:ascii="Arial" w:hAnsi="Arial" w:cs="Arial"/>
              <w:spacing w:val="-2"/>
            </w:rPr>
          </w:rPrChange>
        </w:rPr>
        <w:t>population</w:t>
      </w:r>
      <w:r w:rsidRPr="002746DC">
        <w:rPr>
          <w:rFonts w:ascii="Arial" w:hAnsi="Arial" w:cs="Arial"/>
          <w:spacing w:val="-10"/>
          <w:sz w:val="21"/>
          <w:szCs w:val="21"/>
          <w:rPrChange w:id="292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25" w:author="De Jesus Borges, Thiago" w:date="2024-08-15T12:22:00Z" w16du:dateUtc="2024-08-15T16:22:00Z">
            <w:rPr>
              <w:rFonts w:ascii="Arial" w:hAnsi="Arial" w:cs="Arial"/>
              <w:spacing w:val="-2"/>
            </w:rPr>
          </w:rPrChange>
        </w:rPr>
        <w:t>or</w:t>
      </w:r>
      <w:r w:rsidRPr="002746DC">
        <w:rPr>
          <w:rFonts w:ascii="Arial" w:hAnsi="Arial" w:cs="Arial"/>
          <w:spacing w:val="-10"/>
          <w:sz w:val="21"/>
          <w:szCs w:val="21"/>
          <w:rPrChange w:id="292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27" w:author="De Jesus Borges, Thiago" w:date="2024-08-15T12:22:00Z" w16du:dateUtc="2024-08-15T16:22:00Z">
            <w:rPr>
              <w:rFonts w:ascii="Arial" w:hAnsi="Arial" w:cs="Arial"/>
              <w:spacing w:val="-2"/>
            </w:rPr>
          </w:rPrChange>
        </w:rPr>
        <w:t>confirming that</w:t>
      </w:r>
      <w:r w:rsidRPr="002746DC">
        <w:rPr>
          <w:rFonts w:ascii="Arial" w:hAnsi="Arial" w:cs="Arial"/>
          <w:spacing w:val="-11"/>
          <w:sz w:val="21"/>
          <w:szCs w:val="21"/>
          <w:rPrChange w:id="2928"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2929" w:author="De Jesus Borges, Thiago" w:date="2024-08-15T12:22:00Z" w16du:dateUtc="2024-08-15T16:22:00Z">
            <w:rPr>
              <w:rFonts w:ascii="Arial" w:hAnsi="Arial" w:cs="Arial"/>
              <w:spacing w:val="-2"/>
            </w:rPr>
          </w:rPrChange>
        </w:rPr>
        <w:t>usual</w:t>
      </w:r>
      <w:r w:rsidRPr="002746DC">
        <w:rPr>
          <w:rFonts w:ascii="Arial" w:hAnsi="Arial" w:cs="Arial"/>
          <w:spacing w:val="-10"/>
          <w:sz w:val="21"/>
          <w:szCs w:val="21"/>
          <w:rPrChange w:id="293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31" w:author="De Jesus Borges, Thiago" w:date="2024-08-15T12:22:00Z" w16du:dateUtc="2024-08-15T16:22:00Z">
            <w:rPr>
              <w:rFonts w:ascii="Arial" w:hAnsi="Arial" w:cs="Arial"/>
              <w:spacing w:val="-2"/>
            </w:rPr>
          </w:rPrChange>
        </w:rPr>
        <w:t>housekeeping</w:t>
      </w:r>
      <w:r w:rsidRPr="002746DC">
        <w:rPr>
          <w:rFonts w:ascii="Arial" w:hAnsi="Arial" w:cs="Arial"/>
          <w:spacing w:val="-10"/>
          <w:sz w:val="21"/>
          <w:szCs w:val="21"/>
          <w:rPrChange w:id="293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33"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2934"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35" w:author="De Jesus Borges, Thiago" w:date="2024-08-15T12:22:00Z" w16du:dateUtc="2024-08-15T16:22:00Z">
            <w:rPr>
              <w:rFonts w:ascii="Arial" w:hAnsi="Arial" w:cs="Arial"/>
              <w:spacing w:val="-2"/>
            </w:rPr>
          </w:rPrChange>
        </w:rPr>
        <w:t>have</w:t>
      </w:r>
      <w:r w:rsidRPr="002746DC">
        <w:rPr>
          <w:rFonts w:ascii="Arial" w:hAnsi="Arial" w:cs="Arial"/>
          <w:spacing w:val="-10"/>
          <w:sz w:val="21"/>
          <w:szCs w:val="21"/>
          <w:rPrChange w:id="2936"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37" w:author="De Jesus Borges, Thiago" w:date="2024-08-15T12:22:00Z" w16du:dateUtc="2024-08-15T16:22:00Z">
            <w:rPr>
              <w:rFonts w:ascii="Arial" w:hAnsi="Arial" w:cs="Arial"/>
              <w:spacing w:val="-2"/>
            </w:rPr>
          </w:rPrChange>
        </w:rPr>
        <w:t>a</w:t>
      </w:r>
      <w:r w:rsidRPr="002746DC">
        <w:rPr>
          <w:rFonts w:ascii="Arial" w:hAnsi="Arial" w:cs="Arial"/>
          <w:spacing w:val="-10"/>
          <w:sz w:val="21"/>
          <w:szCs w:val="21"/>
          <w:rPrChange w:id="2938"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39" w:author="De Jesus Borges, Thiago" w:date="2024-08-15T12:22:00Z" w16du:dateUtc="2024-08-15T16:22:00Z">
            <w:rPr>
              <w:rFonts w:ascii="Arial" w:hAnsi="Arial" w:cs="Arial"/>
              <w:spacing w:val="-2"/>
            </w:rPr>
          </w:rPrChange>
        </w:rPr>
        <w:t>high</w:t>
      </w:r>
      <w:r w:rsidRPr="002746DC">
        <w:rPr>
          <w:rFonts w:ascii="Arial" w:hAnsi="Arial" w:cs="Arial"/>
          <w:spacing w:val="-10"/>
          <w:sz w:val="21"/>
          <w:szCs w:val="21"/>
          <w:rPrChange w:id="2940"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41" w:author="De Jesus Borges, Thiago" w:date="2024-08-15T12:22:00Z" w16du:dateUtc="2024-08-15T16:22:00Z">
            <w:rPr>
              <w:rFonts w:ascii="Arial" w:hAnsi="Arial" w:cs="Arial"/>
              <w:spacing w:val="-2"/>
            </w:rPr>
          </w:rPrChange>
        </w:rPr>
        <w:t>expression</w:t>
      </w:r>
      <w:r w:rsidRPr="002746DC">
        <w:rPr>
          <w:rFonts w:ascii="Arial" w:hAnsi="Arial" w:cs="Arial"/>
          <w:spacing w:val="-10"/>
          <w:sz w:val="21"/>
          <w:szCs w:val="21"/>
          <w:rPrChange w:id="294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2943" w:author="De Jesus Borges, Thiago" w:date="2024-08-15T12:22:00Z" w16du:dateUtc="2024-08-15T16:22:00Z">
            <w:rPr>
              <w:rFonts w:ascii="Arial" w:hAnsi="Arial" w:cs="Arial"/>
              <w:spacing w:val="-2"/>
            </w:rPr>
          </w:rPrChange>
        </w:rPr>
        <w:t>variation</w:t>
      </w:r>
      <w:r w:rsidRPr="002746DC">
        <w:rPr>
          <w:rFonts w:ascii="Arial" w:hAnsi="Arial" w:cs="Arial"/>
          <w:spacing w:val="-10"/>
          <w:sz w:val="21"/>
          <w:szCs w:val="21"/>
          <w:rPrChange w:id="2944" w:author="De Jesus Borges, Thiago" w:date="2024-08-15T12:22:00Z" w16du:dateUtc="2024-08-15T16:22:00Z">
            <w:rPr>
              <w:rFonts w:ascii="Arial" w:hAnsi="Arial" w:cs="Arial"/>
              <w:spacing w:val="-10"/>
            </w:rPr>
          </w:rPrChange>
        </w:rPr>
        <w:t xml:space="preserve"> </w:t>
      </w:r>
      <w:r w:rsidR="00762F7E" w:rsidRPr="002746DC">
        <w:rPr>
          <w:rFonts w:ascii="Arial" w:hAnsi="Arial" w:cs="Arial"/>
          <w:spacing w:val="-2"/>
          <w:sz w:val="21"/>
          <w:szCs w:val="21"/>
          <w:rPrChange w:id="2945" w:author="De Jesus Borges, Thiago" w:date="2024-08-15T12:22:00Z" w16du:dateUtc="2024-08-15T16:22:00Z">
            <w:rPr>
              <w:rFonts w:ascii="Arial" w:hAnsi="Arial" w:cs="Arial"/>
              <w:spacing w:val="-2"/>
            </w:rPr>
          </w:rPrChange>
        </w:rPr>
        <w:t>at different time points or in distinct clinical outcomes (e.g.,</w:t>
      </w:r>
      <w:r w:rsidRPr="002746DC">
        <w:rPr>
          <w:rFonts w:ascii="Arial" w:hAnsi="Arial" w:cs="Arial"/>
          <w:sz w:val="21"/>
          <w:szCs w:val="21"/>
          <w:rPrChange w:id="2946" w:author="De Jesus Borges, Thiago" w:date="2024-08-15T12:22:00Z" w16du:dateUtc="2024-08-15T16:22:00Z">
            <w:rPr>
              <w:rFonts w:ascii="Arial" w:hAnsi="Arial" w:cs="Arial"/>
            </w:rPr>
          </w:rPrChange>
        </w:rPr>
        <w:t xml:space="preserve"> rejection or non-rejection). Utilizing non-stable genes</w:t>
      </w:r>
      <w:r w:rsidRPr="002746DC">
        <w:rPr>
          <w:rFonts w:ascii="Arial" w:hAnsi="Arial" w:cs="Arial"/>
          <w:spacing w:val="-7"/>
          <w:sz w:val="21"/>
          <w:szCs w:val="21"/>
          <w:rPrChange w:id="294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48" w:author="De Jesus Borges, Thiago" w:date="2024-08-15T12:22:00Z" w16du:dateUtc="2024-08-15T16:22:00Z">
            <w:rPr>
              <w:rFonts w:ascii="Arial" w:hAnsi="Arial" w:cs="Arial"/>
            </w:rPr>
          </w:rPrChange>
        </w:rPr>
        <w:t>as</w:t>
      </w:r>
      <w:r w:rsidRPr="002746DC">
        <w:rPr>
          <w:rFonts w:ascii="Arial" w:hAnsi="Arial" w:cs="Arial"/>
          <w:spacing w:val="-7"/>
          <w:sz w:val="21"/>
          <w:szCs w:val="21"/>
          <w:rPrChange w:id="294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50" w:author="De Jesus Borges, Thiago" w:date="2024-08-15T12:22:00Z" w16du:dateUtc="2024-08-15T16:22:00Z">
            <w:rPr>
              <w:rFonts w:ascii="Arial" w:hAnsi="Arial" w:cs="Arial"/>
            </w:rPr>
          </w:rPrChange>
        </w:rPr>
        <w:t>housekeeping</w:t>
      </w:r>
      <w:r w:rsidRPr="002746DC">
        <w:rPr>
          <w:rFonts w:ascii="Arial" w:hAnsi="Arial" w:cs="Arial"/>
          <w:spacing w:val="-7"/>
          <w:sz w:val="21"/>
          <w:szCs w:val="21"/>
          <w:rPrChange w:id="295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52" w:author="De Jesus Borges, Thiago" w:date="2024-08-15T12:22:00Z" w16du:dateUtc="2024-08-15T16:22:00Z">
            <w:rPr>
              <w:rFonts w:ascii="Arial" w:hAnsi="Arial" w:cs="Arial"/>
            </w:rPr>
          </w:rPrChange>
        </w:rPr>
        <w:t>genes</w:t>
      </w:r>
      <w:r w:rsidRPr="002746DC">
        <w:rPr>
          <w:rFonts w:ascii="Arial" w:hAnsi="Arial" w:cs="Arial"/>
          <w:spacing w:val="-7"/>
          <w:sz w:val="21"/>
          <w:szCs w:val="21"/>
          <w:rPrChange w:id="295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54" w:author="De Jesus Borges, Thiago" w:date="2024-08-15T12:22:00Z" w16du:dateUtc="2024-08-15T16:22:00Z">
            <w:rPr>
              <w:rFonts w:ascii="Arial" w:hAnsi="Arial" w:cs="Arial"/>
            </w:rPr>
          </w:rPrChange>
        </w:rPr>
        <w:t>may</w:t>
      </w:r>
      <w:r w:rsidRPr="002746DC">
        <w:rPr>
          <w:rFonts w:ascii="Arial" w:hAnsi="Arial" w:cs="Arial"/>
          <w:spacing w:val="-7"/>
          <w:sz w:val="21"/>
          <w:szCs w:val="21"/>
          <w:rPrChange w:id="295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56" w:author="De Jesus Borges, Thiago" w:date="2024-08-15T12:22:00Z" w16du:dateUtc="2024-08-15T16:22:00Z">
            <w:rPr>
              <w:rFonts w:ascii="Arial" w:hAnsi="Arial" w:cs="Arial"/>
            </w:rPr>
          </w:rPrChange>
        </w:rPr>
        <w:t>lead</w:t>
      </w:r>
      <w:r w:rsidRPr="002746DC">
        <w:rPr>
          <w:rFonts w:ascii="Arial" w:hAnsi="Arial" w:cs="Arial"/>
          <w:spacing w:val="-7"/>
          <w:sz w:val="21"/>
          <w:szCs w:val="21"/>
          <w:rPrChange w:id="295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58" w:author="De Jesus Borges, Thiago" w:date="2024-08-15T12:22:00Z" w16du:dateUtc="2024-08-15T16:22:00Z">
            <w:rPr>
              <w:rFonts w:ascii="Arial" w:hAnsi="Arial" w:cs="Arial"/>
            </w:rPr>
          </w:rPrChange>
        </w:rPr>
        <w:t>to</w:t>
      </w:r>
      <w:r w:rsidRPr="002746DC">
        <w:rPr>
          <w:rFonts w:ascii="Arial" w:hAnsi="Arial" w:cs="Arial"/>
          <w:spacing w:val="-7"/>
          <w:sz w:val="21"/>
          <w:szCs w:val="21"/>
          <w:rPrChange w:id="295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60" w:author="De Jesus Borges, Thiago" w:date="2024-08-15T12:22:00Z" w16du:dateUtc="2024-08-15T16:22:00Z">
            <w:rPr>
              <w:rFonts w:ascii="Arial" w:hAnsi="Arial" w:cs="Arial"/>
            </w:rPr>
          </w:rPrChange>
        </w:rPr>
        <w:t>erroneous</w:t>
      </w:r>
      <w:r w:rsidRPr="002746DC">
        <w:rPr>
          <w:rFonts w:ascii="Arial" w:hAnsi="Arial" w:cs="Arial"/>
          <w:spacing w:val="-7"/>
          <w:sz w:val="21"/>
          <w:szCs w:val="21"/>
          <w:rPrChange w:id="296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62" w:author="De Jesus Borges, Thiago" w:date="2024-08-15T12:22:00Z" w16du:dateUtc="2024-08-15T16:22:00Z">
            <w:rPr>
              <w:rFonts w:ascii="Arial" w:hAnsi="Arial" w:cs="Arial"/>
            </w:rPr>
          </w:rPrChange>
        </w:rPr>
        <w:t>normalization</w:t>
      </w:r>
      <w:r w:rsidRPr="002746DC">
        <w:rPr>
          <w:rFonts w:ascii="Arial" w:hAnsi="Arial" w:cs="Arial"/>
          <w:spacing w:val="-7"/>
          <w:sz w:val="21"/>
          <w:szCs w:val="21"/>
          <w:rPrChange w:id="296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2964" w:author="De Jesus Borges, Thiago" w:date="2024-08-15T12:22:00Z" w16du:dateUtc="2024-08-15T16:22:00Z">
            <w:rPr>
              <w:rFonts w:ascii="Arial" w:hAnsi="Arial" w:cs="Arial"/>
            </w:rPr>
          </w:rPrChange>
        </w:rPr>
        <w:t>and</w:t>
      </w:r>
      <w:r w:rsidRPr="002746DC">
        <w:rPr>
          <w:rFonts w:ascii="Arial" w:hAnsi="Arial" w:cs="Arial"/>
          <w:spacing w:val="-7"/>
          <w:sz w:val="21"/>
          <w:szCs w:val="21"/>
          <w:rPrChange w:id="2965"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2966" w:author="De Jesus Borges, Thiago" w:date="2024-08-15T12:22:00Z" w16du:dateUtc="2024-08-15T16:22:00Z">
            <w:rPr>
              <w:rFonts w:ascii="Arial" w:hAnsi="Arial" w:cs="Arial"/>
              <w:spacing w:val="-4"/>
            </w:rPr>
          </w:rPrChange>
        </w:rPr>
        <w:t>affect</w:t>
      </w:r>
      <w:r w:rsidRPr="002746DC">
        <w:rPr>
          <w:rFonts w:ascii="Arial" w:hAnsi="Arial" w:cs="Arial"/>
          <w:spacing w:val="-5"/>
          <w:sz w:val="21"/>
          <w:szCs w:val="21"/>
          <w:rPrChange w:id="2967"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968" w:author="De Jesus Borges, Thiago" w:date="2024-08-15T12:22:00Z" w16du:dateUtc="2024-08-15T16:22:00Z">
            <w:rPr>
              <w:rFonts w:ascii="Arial" w:hAnsi="Arial" w:cs="Arial"/>
              <w:spacing w:val="-4"/>
            </w:rPr>
          </w:rPrChange>
        </w:rPr>
        <w:t>a</w:t>
      </w:r>
      <w:r w:rsidRPr="002746DC">
        <w:rPr>
          <w:rFonts w:ascii="Arial" w:hAnsi="Arial" w:cs="Arial"/>
          <w:spacing w:val="-5"/>
          <w:sz w:val="21"/>
          <w:szCs w:val="21"/>
          <w:rPrChange w:id="2969"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970" w:author="De Jesus Borges, Thiago" w:date="2024-08-15T12:22:00Z" w16du:dateUtc="2024-08-15T16:22:00Z">
            <w:rPr>
              <w:rFonts w:ascii="Arial" w:hAnsi="Arial" w:cs="Arial"/>
              <w:spacing w:val="-4"/>
            </w:rPr>
          </w:rPrChange>
        </w:rPr>
        <w:t>study’s</w:t>
      </w:r>
      <w:r w:rsidRPr="002746DC">
        <w:rPr>
          <w:rFonts w:ascii="Arial" w:hAnsi="Arial" w:cs="Arial"/>
          <w:spacing w:val="-5"/>
          <w:sz w:val="21"/>
          <w:szCs w:val="21"/>
          <w:rPrChange w:id="2971"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972" w:author="De Jesus Borges, Thiago" w:date="2024-08-15T12:22:00Z" w16du:dateUtc="2024-08-15T16:22:00Z">
            <w:rPr>
              <w:rFonts w:ascii="Arial" w:hAnsi="Arial" w:cs="Arial"/>
              <w:spacing w:val="-4"/>
            </w:rPr>
          </w:rPrChange>
        </w:rPr>
        <w:t>results</w:t>
      </w:r>
      <w:r w:rsidRPr="002746DC">
        <w:rPr>
          <w:rFonts w:ascii="Arial" w:hAnsi="Arial" w:cs="Arial"/>
          <w:spacing w:val="-5"/>
          <w:sz w:val="21"/>
          <w:szCs w:val="21"/>
          <w:rPrChange w:id="2973"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974" w:author="De Jesus Borges, Thiago" w:date="2024-08-15T12:22:00Z" w16du:dateUtc="2024-08-15T16:22:00Z">
            <w:rPr>
              <w:rFonts w:ascii="Arial" w:hAnsi="Arial" w:cs="Arial"/>
              <w:spacing w:val="-4"/>
            </w:rPr>
          </w:rPrChange>
        </w:rPr>
        <w:t>and</w:t>
      </w:r>
      <w:r w:rsidRPr="002746DC">
        <w:rPr>
          <w:rFonts w:ascii="Arial" w:hAnsi="Arial" w:cs="Arial"/>
          <w:spacing w:val="-5"/>
          <w:sz w:val="21"/>
          <w:szCs w:val="21"/>
          <w:rPrChange w:id="2975" w:author="De Jesus Borges, Thiago" w:date="2024-08-15T12:22:00Z" w16du:dateUtc="2024-08-15T16:22:00Z">
            <w:rPr>
              <w:rFonts w:ascii="Arial" w:hAnsi="Arial" w:cs="Arial"/>
              <w:spacing w:val="-5"/>
            </w:rPr>
          </w:rPrChange>
        </w:rPr>
        <w:t xml:space="preserve"> </w:t>
      </w:r>
      <w:r w:rsidRPr="002746DC">
        <w:rPr>
          <w:rFonts w:ascii="Arial" w:hAnsi="Arial" w:cs="Arial"/>
          <w:spacing w:val="-4"/>
          <w:sz w:val="21"/>
          <w:szCs w:val="21"/>
          <w:rPrChange w:id="2976" w:author="De Jesus Borges, Thiago" w:date="2024-08-15T12:22:00Z" w16du:dateUtc="2024-08-15T16:22:00Z">
            <w:rPr>
              <w:rFonts w:ascii="Arial" w:hAnsi="Arial" w:cs="Arial"/>
              <w:spacing w:val="-4"/>
            </w:rPr>
          </w:rPrChange>
        </w:rPr>
        <w:t>conclusions</w:t>
      </w:r>
    </w:p>
    <w:p w14:paraId="38D0ACA2" w14:textId="49D32AEC" w:rsidR="00F675DE" w:rsidRPr="002746DC" w:rsidRDefault="0047037D" w:rsidP="003362E4">
      <w:pPr>
        <w:pStyle w:val="BodyText"/>
        <w:spacing w:line="254" w:lineRule="auto"/>
        <w:ind w:left="360" w:right="317" w:firstLine="298"/>
        <w:rPr>
          <w:rFonts w:ascii="Arial" w:hAnsi="Arial" w:cs="Arial"/>
          <w:sz w:val="21"/>
          <w:szCs w:val="21"/>
          <w:rPrChange w:id="2977" w:author="De Jesus Borges, Thiago" w:date="2024-08-15T12:22:00Z" w16du:dateUtc="2024-08-15T16:22:00Z">
            <w:rPr>
              <w:rFonts w:ascii="Arial" w:hAnsi="Arial" w:cs="Arial"/>
            </w:rPr>
          </w:rPrChange>
        </w:rPr>
      </w:pPr>
      <w:r w:rsidRPr="002746DC">
        <w:rPr>
          <w:rFonts w:ascii="Arial" w:hAnsi="Arial" w:cs="Arial"/>
          <w:sz w:val="21"/>
          <w:szCs w:val="21"/>
          <w:rPrChange w:id="2978" w:author="De Jesus Borges, Thiago" w:date="2024-08-15T12:22:00Z" w16du:dateUtc="2024-08-15T16:22:00Z">
            <w:rPr>
              <w:rFonts w:ascii="Arial" w:hAnsi="Arial" w:cs="Arial"/>
            </w:rPr>
          </w:rPrChange>
        </w:rPr>
        <w:t>We</w:t>
      </w:r>
      <w:r w:rsidRPr="002746DC">
        <w:rPr>
          <w:rFonts w:ascii="Arial" w:hAnsi="Arial" w:cs="Arial"/>
          <w:spacing w:val="-11"/>
          <w:sz w:val="21"/>
          <w:szCs w:val="21"/>
          <w:rPrChange w:id="2979"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80" w:author="De Jesus Borges, Thiago" w:date="2024-08-15T12:22:00Z" w16du:dateUtc="2024-08-15T16:22:00Z">
            <w:rPr>
              <w:rFonts w:ascii="Arial" w:hAnsi="Arial" w:cs="Arial"/>
            </w:rPr>
          </w:rPrChange>
        </w:rPr>
        <w:t>propose</w:t>
      </w:r>
      <w:r w:rsidRPr="002746DC">
        <w:rPr>
          <w:rFonts w:ascii="Arial" w:hAnsi="Arial" w:cs="Arial"/>
          <w:spacing w:val="-11"/>
          <w:sz w:val="21"/>
          <w:szCs w:val="21"/>
          <w:rPrChange w:id="2981"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82" w:author="De Jesus Borges, Thiago" w:date="2024-08-15T12:22:00Z" w16du:dateUtc="2024-08-15T16:22:00Z">
            <w:rPr>
              <w:rFonts w:ascii="Arial" w:hAnsi="Arial" w:cs="Arial"/>
            </w:rPr>
          </w:rPrChange>
        </w:rPr>
        <w:t>that</w:t>
      </w:r>
      <w:r w:rsidRPr="002746DC">
        <w:rPr>
          <w:rFonts w:ascii="Arial" w:hAnsi="Arial" w:cs="Arial"/>
          <w:spacing w:val="-11"/>
          <w:sz w:val="21"/>
          <w:szCs w:val="21"/>
          <w:rPrChange w:id="298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84" w:author="De Jesus Borges, Thiago" w:date="2024-08-15T12:22:00Z" w16du:dateUtc="2024-08-15T16:22:00Z">
            <w:rPr>
              <w:rFonts w:ascii="Arial" w:hAnsi="Arial" w:cs="Arial"/>
            </w:rPr>
          </w:rPrChange>
        </w:rPr>
        <w:t>the</w:t>
      </w:r>
      <w:r w:rsidRPr="002746DC">
        <w:rPr>
          <w:rFonts w:ascii="Arial" w:hAnsi="Arial" w:cs="Arial"/>
          <w:spacing w:val="-11"/>
          <w:sz w:val="21"/>
          <w:szCs w:val="21"/>
          <w:rPrChange w:id="2985"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86" w:author="De Jesus Borges, Thiago" w:date="2024-08-15T12:22:00Z" w16du:dateUtc="2024-08-15T16:22:00Z">
            <w:rPr>
              <w:rFonts w:ascii="Arial" w:hAnsi="Arial" w:cs="Arial"/>
            </w:rPr>
          </w:rPrChange>
        </w:rPr>
        <w:t>use</w:t>
      </w:r>
      <w:r w:rsidRPr="002746DC">
        <w:rPr>
          <w:rFonts w:ascii="Arial" w:hAnsi="Arial" w:cs="Arial"/>
          <w:spacing w:val="-11"/>
          <w:sz w:val="21"/>
          <w:szCs w:val="21"/>
          <w:rPrChange w:id="2987"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88" w:author="De Jesus Borges, Thiago" w:date="2024-08-15T12:22:00Z" w16du:dateUtc="2024-08-15T16:22:00Z">
            <w:rPr>
              <w:rFonts w:ascii="Arial" w:hAnsi="Arial" w:cs="Arial"/>
            </w:rPr>
          </w:rPrChange>
        </w:rPr>
        <w:t>of</w:t>
      </w:r>
      <w:r w:rsidRPr="002746DC">
        <w:rPr>
          <w:rFonts w:ascii="Arial" w:hAnsi="Arial" w:cs="Arial"/>
          <w:spacing w:val="-11"/>
          <w:sz w:val="21"/>
          <w:szCs w:val="21"/>
          <w:rPrChange w:id="2989"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90" w:author="De Jesus Borges, Thiago" w:date="2024-08-15T12:22:00Z" w16du:dateUtc="2024-08-15T16:22:00Z">
            <w:rPr>
              <w:rFonts w:ascii="Arial" w:hAnsi="Arial" w:cs="Arial"/>
            </w:rPr>
          </w:rPrChange>
        </w:rPr>
        <w:t>these</w:t>
      </w:r>
      <w:r w:rsidRPr="002746DC">
        <w:rPr>
          <w:rFonts w:ascii="Arial" w:hAnsi="Arial" w:cs="Arial"/>
          <w:spacing w:val="-11"/>
          <w:sz w:val="21"/>
          <w:szCs w:val="21"/>
          <w:rPrChange w:id="2991"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92" w:author="De Jesus Borges, Thiago" w:date="2024-08-15T12:22:00Z" w16du:dateUtc="2024-08-15T16:22:00Z">
            <w:rPr>
              <w:rFonts w:ascii="Arial" w:hAnsi="Arial" w:cs="Arial"/>
            </w:rPr>
          </w:rPrChange>
        </w:rPr>
        <w:t>housekeeping</w:t>
      </w:r>
      <w:r w:rsidRPr="002746DC">
        <w:rPr>
          <w:rFonts w:ascii="Arial" w:hAnsi="Arial" w:cs="Arial"/>
          <w:spacing w:val="-11"/>
          <w:sz w:val="21"/>
          <w:szCs w:val="21"/>
          <w:rPrChange w:id="299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94" w:author="De Jesus Borges, Thiago" w:date="2024-08-15T12:22:00Z" w16du:dateUtc="2024-08-15T16:22:00Z">
            <w:rPr>
              <w:rFonts w:ascii="Arial" w:hAnsi="Arial" w:cs="Arial"/>
            </w:rPr>
          </w:rPrChange>
        </w:rPr>
        <w:t>genes</w:t>
      </w:r>
      <w:r w:rsidRPr="002746DC">
        <w:rPr>
          <w:rFonts w:ascii="Arial" w:hAnsi="Arial" w:cs="Arial"/>
          <w:spacing w:val="-11"/>
          <w:sz w:val="21"/>
          <w:szCs w:val="21"/>
          <w:rPrChange w:id="2995"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96" w:author="De Jesus Borges, Thiago" w:date="2024-08-15T12:22:00Z" w16du:dateUtc="2024-08-15T16:22:00Z">
            <w:rPr>
              <w:rFonts w:ascii="Arial" w:hAnsi="Arial" w:cs="Arial"/>
            </w:rPr>
          </w:rPrChange>
        </w:rPr>
        <w:t>must</w:t>
      </w:r>
      <w:r w:rsidRPr="002746DC">
        <w:rPr>
          <w:rFonts w:ascii="Arial" w:hAnsi="Arial" w:cs="Arial"/>
          <w:spacing w:val="-11"/>
          <w:sz w:val="21"/>
          <w:szCs w:val="21"/>
          <w:rPrChange w:id="2997"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2998" w:author="De Jesus Borges, Thiago" w:date="2024-08-15T12:22:00Z" w16du:dateUtc="2024-08-15T16:22:00Z">
            <w:rPr>
              <w:rFonts w:ascii="Arial" w:hAnsi="Arial" w:cs="Arial"/>
            </w:rPr>
          </w:rPrChange>
        </w:rPr>
        <w:t>be</w:t>
      </w:r>
      <w:r w:rsidRPr="002746DC">
        <w:rPr>
          <w:rFonts w:ascii="Arial" w:hAnsi="Arial" w:cs="Arial"/>
          <w:spacing w:val="-11"/>
          <w:sz w:val="21"/>
          <w:szCs w:val="21"/>
          <w:rPrChange w:id="2999"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3000" w:author="De Jesus Borges, Thiago" w:date="2024-08-15T12:22:00Z" w16du:dateUtc="2024-08-15T16:22:00Z">
            <w:rPr>
              <w:rFonts w:ascii="Arial" w:hAnsi="Arial" w:cs="Arial"/>
            </w:rPr>
          </w:rPrChange>
        </w:rPr>
        <w:t>refined</w:t>
      </w:r>
      <w:r w:rsidRPr="002746DC">
        <w:rPr>
          <w:rFonts w:ascii="Arial" w:hAnsi="Arial" w:cs="Arial"/>
          <w:spacing w:val="-11"/>
          <w:sz w:val="21"/>
          <w:szCs w:val="21"/>
          <w:rPrChange w:id="3001"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3002" w:author="De Jesus Borges, Thiago" w:date="2024-08-15T12:22:00Z" w16du:dateUtc="2024-08-15T16:22:00Z">
            <w:rPr>
              <w:rFonts w:ascii="Arial" w:hAnsi="Arial" w:cs="Arial"/>
            </w:rPr>
          </w:rPrChange>
        </w:rPr>
        <w:t>for</w:t>
      </w:r>
      <w:r w:rsidRPr="002746DC">
        <w:rPr>
          <w:rFonts w:ascii="Arial" w:hAnsi="Arial" w:cs="Arial"/>
          <w:spacing w:val="-11"/>
          <w:sz w:val="21"/>
          <w:szCs w:val="21"/>
          <w:rPrChange w:id="300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3004" w:author="De Jesus Borges, Thiago" w:date="2024-08-15T12:22:00Z" w16du:dateUtc="2024-08-15T16:22:00Z">
            <w:rPr>
              <w:rFonts w:ascii="Arial" w:hAnsi="Arial" w:cs="Arial"/>
            </w:rPr>
          </w:rPrChange>
        </w:rPr>
        <w:t xml:space="preserve">different </w:t>
      </w:r>
      <w:r w:rsidRPr="002746DC">
        <w:rPr>
          <w:rFonts w:ascii="Arial" w:hAnsi="Arial" w:cs="Arial"/>
          <w:spacing w:val="-2"/>
          <w:sz w:val="21"/>
          <w:szCs w:val="21"/>
          <w:rPrChange w:id="3005" w:author="De Jesus Borges, Thiago" w:date="2024-08-15T12:22:00Z" w16du:dateUtc="2024-08-15T16:22:00Z">
            <w:rPr>
              <w:rFonts w:ascii="Arial" w:hAnsi="Arial" w:cs="Arial"/>
              <w:spacing w:val="-2"/>
            </w:rPr>
          </w:rPrChange>
        </w:rPr>
        <w:t>tissues</w:t>
      </w:r>
      <w:r w:rsidRPr="002746DC">
        <w:rPr>
          <w:rFonts w:ascii="Arial" w:hAnsi="Arial" w:cs="Arial"/>
          <w:spacing w:val="-3"/>
          <w:sz w:val="21"/>
          <w:szCs w:val="21"/>
          <w:rPrChange w:id="3006"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07" w:author="De Jesus Borges, Thiago" w:date="2024-08-15T12:22:00Z" w16du:dateUtc="2024-08-15T16:22:00Z">
            <w:rPr>
              <w:rFonts w:ascii="Arial" w:hAnsi="Arial" w:cs="Arial"/>
              <w:spacing w:val="-2"/>
            </w:rPr>
          </w:rPrChange>
        </w:rPr>
        <w:t>and</w:t>
      </w:r>
      <w:r w:rsidRPr="002746DC">
        <w:rPr>
          <w:rFonts w:ascii="Arial" w:hAnsi="Arial" w:cs="Arial"/>
          <w:spacing w:val="-3"/>
          <w:sz w:val="21"/>
          <w:szCs w:val="21"/>
          <w:rPrChange w:id="300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09" w:author="De Jesus Borges, Thiago" w:date="2024-08-15T12:22:00Z" w16du:dateUtc="2024-08-15T16:22:00Z">
            <w:rPr>
              <w:rFonts w:ascii="Arial" w:hAnsi="Arial" w:cs="Arial"/>
              <w:spacing w:val="-2"/>
            </w:rPr>
          </w:rPrChange>
        </w:rPr>
        <w:t>clinical</w:t>
      </w:r>
      <w:r w:rsidRPr="002746DC">
        <w:rPr>
          <w:rFonts w:ascii="Arial" w:hAnsi="Arial" w:cs="Arial"/>
          <w:spacing w:val="-3"/>
          <w:sz w:val="21"/>
          <w:szCs w:val="21"/>
          <w:rPrChange w:id="3010"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11" w:author="De Jesus Borges, Thiago" w:date="2024-08-15T12:22:00Z" w16du:dateUtc="2024-08-15T16:22:00Z">
            <w:rPr>
              <w:rFonts w:ascii="Arial" w:hAnsi="Arial" w:cs="Arial"/>
              <w:spacing w:val="-2"/>
            </w:rPr>
          </w:rPrChange>
        </w:rPr>
        <w:t>conditions.</w:t>
      </w:r>
      <w:r w:rsidRPr="002746DC">
        <w:rPr>
          <w:rFonts w:ascii="Arial" w:hAnsi="Arial" w:cs="Arial"/>
          <w:spacing w:val="-3"/>
          <w:sz w:val="21"/>
          <w:szCs w:val="21"/>
          <w:rPrChange w:id="3012"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13" w:author="De Jesus Borges, Thiago" w:date="2024-08-15T12:22:00Z" w16du:dateUtc="2024-08-15T16:22:00Z">
            <w:rPr>
              <w:rFonts w:ascii="Arial" w:hAnsi="Arial" w:cs="Arial"/>
              <w:spacing w:val="-2"/>
            </w:rPr>
          </w:rPrChange>
        </w:rPr>
        <w:t>Therefore,</w:t>
      </w:r>
      <w:r w:rsidRPr="002746DC">
        <w:rPr>
          <w:rFonts w:ascii="Arial" w:hAnsi="Arial" w:cs="Arial"/>
          <w:spacing w:val="-3"/>
          <w:sz w:val="21"/>
          <w:szCs w:val="21"/>
          <w:rPrChange w:id="3014"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15" w:author="De Jesus Borges, Thiago" w:date="2024-08-15T12:22:00Z" w16du:dateUtc="2024-08-15T16:22:00Z">
            <w:rPr>
              <w:rFonts w:ascii="Arial" w:hAnsi="Arial" w:cs="Arial"/>
              <w:spacing w:val="-2"/>
            </w:rPr>
          </w:rPrChange>
        </w:rPr>
        <w:t>our</w:t>
      </w:r>
      <w:r w:rsidRPr="002746DC">
        <w:rPr>
          <w:rFonts w:ascii="Arial" w:hAnsi="Arial" w:cs="Arial"/>
          <w:spacing w:val="-3"/>
          <w:sz w:val="21"/>
          <w:szCs w:val="21"/>
          <w:rPrChange w:id="3016"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17" w:author="De Jesus Borges, Thiago" w:date="2024-08-15T12:22:00Z" w16du:dateUtc="2024-08-15T16:22:00Z">
            <w:rPr>
              <w:rFonts w:ascii="Arial" w:hAnsi="Arial" w:cs="Arial"/>
              <w:spacing w:val="-2"/>
            </w:rPr>
          </w:rPrChange>
        </w:rPr>
        <w:t>findings</w:t>
      </w:r>
      <w:r w:rsidRPr="002746DC">
        <w:rPr>
          <w:rFonts w:ascii="Arial" w:hAnsi="Arial" w:cs="Arial"/>
          <w:spacing w:val="-3"/>
          <w:sz w:val="21"/>
          <w:szCs w:val="21"/>
          <w:rPrChange w:id="301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19" w:author="De Jesus Borges, Thiago" w:date="2024-08-15T12:22:00Z" w16du:dateUtc="2024-08-15T16:22:00Z">
            <w:rPr>
              <w:rFonts w:ascii="Arial" w:hAnsi="Arial" w:cs="Arial"/>
              <w:spacing w:val="-2"/>
            </w:rPr>
          </w:rPrChange>
        </w:rPr>
        <w:t>are</w:t>
      </w:r>
      <w:r w:rsidRPr="002746DC">
        <w:rPr>
          <w:rFonts w:ascii="Arial" w:hAnsi="Arial" w:cs="Arial"/>
          <w:spacing w:val="-3"/>
          <w:sz w:val="21"/>
          <w:szCs w:val="21"/>
          <w:rPrChange w:id="3020"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21" w:author="De Jesus Borges, Thiago" w:date="2024-08-15T12:22:00Z" w16du:dateUtc="2024-08-15T16:22:00Z">
            <w:rPr>
              <w:rFonts w:ascii="Arial" w:hAnsi="Arial" w:cs="Arial"/>
              <w:spacing w:val="-2"/>
            </w:rPr>
          </w:rPrChange>
        </w:rPr>
        <w:t>limited</w:t>
      </w:r>
      <w:r w:rsidRPr="002746DC">
        <w:rPr>
          <w:rFonts w:ascii="Arial" w:hAnsi="Arial" w:cs="Arial"/>
          <w:spacing w:val="-3"/>
          <w:sz w:val="21"/>
          <w:szCs w:val="21"/>
          <w:rPrChange w:id="3022"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23" w:author="De Jesus Borges, Thiago" w:date="2024-08-15T12:22:00Z" w16du:dateUtc="2024-08-15T16:22:00Z">
            <w:rPr>
              <w:rFonts w:ascii="Arial" w:hAnsi="Arial" w:cs="Arial"/>
              <w:spacing w:val="-2"/>
            </w:rPr>
          </w:rPrChange>
        </w:rPr>
        <w:t>to</w:t>
      </w:r>
      <w:r w:rsidRPr="002746DC">
        <w:rPr>
          <w:rFonts w:ascii="Arial" w:hAnsi="Arial" w:cs="Arial"/>
          <w:spacing w:val="-3"/>
          <w:sz w:val="21"/>
          <w:szCs w:val="21"/>
          <w:rPrChange w:id="3024"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25" w:author="De Jesus Borges, Thiago" w:date="2024-08-15T12:22:00Z" w16du:dateUtc="2024-08-15T16:22:00Z">
            <w:rPr>
              <w:rFonts w:ascii="Arial" w:hAnsi="Arial" w:cs="Arial"/>
              <w:spacing w:val="-2"/>
            </w:rPr>
          </w:rPrChange>
        </w:rPr>
        <w:t>studies</w:t>
      </w:r>
      <w:r w:rsidRPr="002746DC">
        <w:rPr>
          <w:rFonts w:ascii="Arial" w:hAnsi="Arial" w:cs="Arial"/>
          <w:spacing w:val="-3"/>
          <w:sz w:val="21"/>
          <w:szCs w:val="21"/>
          <w:rPrChange w:id="3026"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027" w:author="De Jesus Borges, Thiago" w:date="2024-08-15T12:22:00Z" w16du:dateUtc="2024-08-15T16:22:00Z">
            <w:rPr>
              <w:rFonts w:ascii="Arial" w:hAnsi="Arial" w:cs="Arial"/>
              <w:spacing w:val="-2"/>
            </w:rPr>
          </w:rPrChange>
        </w:rPr>
        <w:t xml:space="preserve">involving </w:t>
      </w:r>
      <w:r w:rsidRPr="002746DC">
        <w:rPr>
          <w:rFonts w:ascii="Arial" w:hAnsi="Arial" w:cs="Arial"/>
          <w:sz w:val="21"/>
          <w:szCs w:val="21"/>
          <w:rPrChange w:id="3028" w:author="De Jesus Borges, Thiago" w:date="2024-08-15T12:22:00Z" w16du:dateUtc="2024-08-15T16:22:00Z">
            <w:rPr>
              <w:rFonts w:ascii="Arial" w:hAnsi="Arial" w:cs="Arial"/>
            </w:rPr>
          </w:rPrChange>
        </w:rPr>
        <w:t xml:space="preserve">peripheral blood from </w:t>
      </w:r>
      <w:r w:rsidR="00762F7E" w:rsidRPr="002746DC">
        <w:rPr>
          <w:rFonts w:ascii="Arial" w:hAnsi="Arial" w:cs="Arial"/>
          <w:sz w:val="21"/>
          <w:szCs w:val="21"/>
          <w:rPrChange w:id="3029" w:author="De Jesus Borges, Thiago" w:date="2024-08-15T12:22:00Z" w16du:dateUtc="2024-08-15T16:22:00Z">
            <w:rPr>
              <w:rFonts w:ascii="Arial" w:hAnsi="Arial" w:cs="Arial"/>
            </w:rPr>
          </w:rPrChange>
        </w:rPr>
        <w:t>kidney-transplanted</w:t>
      </w:r>
      <w:r w:rsidRPr="002746DC">
        <w:rPr>
          <w:rFonts w:ascii="Arial" w:hAnsi="Arial" w:cs="Arial"/>
          <w:sz w:val="21"/>
          <w:szCs w:val="21"/>
          <w:rPrChange w:id="3030" w:author="De Jesus Borges, Thiago" w:date="2024-08-15T12:22:00Z" w16du:dateUtc="2024-08-15T16:22:00Z">
            <w:rPr>
              <w:rFonts w:ascii="Arial" w:hAnsi="Arial" w:cs="Arial"/>
            </w:rPr>
          </w:rPrChange>
        </w:rPr>
        <w:t xml:space="preserve"> recipients. Also, </w:t>
      </w:r>
      <w:r w:rsidR="002A6431" w:rsidRPr="002746DC">
        <w:rPr>
          <w:rFonts w:ascii="Arial" w:hAnsi="Arial" w:cs="Arial"/>
          <w:sz w:val="21"/>
          <w:szCs w:val="21"/>
          <w:rPrChange w:id="3031" w:author="De Jesus Borges, Thiago" w:date="2024-08-15T12:22:00Z" w16du:dateUtc="2024-08-15T16:22:00Z">
            <w:rPr>
              <w:rFonts w:ascii="Arial" w:hAnsi="Arial" w:cs="Arial"/>
            </w:rPr>
          </w:rPrChange>
        </w:rPr>
        <w:t xml:space="preserve">retesting the variance and stability of all the proposed housekeeping genes before using them is important </w:t>
      </w:r>
      <w:r w:rsidR="00762F7E" w:rsidRPr="002746DC">
        <w:rPr>
          <w:rFonts w:ascii="Arial" w:hAnsi="Arial" w:cs="Arial"/>
          <w:sz w:val="21"/>
          <w:szCs w:val="21"/>
          <w:rPrChange w:id="3032" w:author="De Jesus Borges, Thiago" w:date="2024-08-15T12:22:00Z" w16du:dateUtc="2024-08-15T16:22:00Z">
            <w:rPr>
              <w:rFonts w:ascii="Arial" w:hAnsi="Arial" w:cs="Arial"/>
            </w:rPr>
          </w:rPrChange>
        </w:rPr>
        <w:t>since there is a lack of demographic and other information on</w:t>
      </w:r>
      <w:r w:rsidRPr="002746DC">
        <w:rPr>
          <w:rFonts w:ascii="Arial" w:hAnsi="Arial" w:cs="Arial"/>
          <w:spacing w:val="-12"/>
          <w:sz w:val="21"/>
          <w:szCs w:val="21"/>
          <w:rPrChange w:id="303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034" w:author="De Jesus Borges, Thiago" w:date="2024-08-15T12:22:00Z" w16du:dateUtc="2024-08-15T16:22:00Z">
            <w:rPr>
              <w:rFonts w:ascii="Arial" w:hAnsi="Arial" w:cs="Arial"/>
            </w:rPr>
          </w:rPrChange>
        </w:rPr>
        <w:t>RNA-</w:t>
      </w:r>
      <w:r w:rsidR="00762F7E" w:rsidRPr="002746DC">
        <w:rPr>
          <w:rFonts w:ascii="Arial" w:hAnsi="Arial" w:cs="Arial"/>
          <w:sz w:val="21"/>
          <w:szCs w:val="21"/>
          <w:rPrChange w:id="3035" w:author="De Jesus Borges, Thiago" w:date="2024-08-15T12:22:00Z" w16du:dateUtc="2024-08-15T16:22:00Z">
            <w:rPr>
              <w:rFonts w:ascii="Arial" w:hAnsi="Arial" w:cs="Arial"/>
            </w:rPr>
          </w:rPrChange>
        </w:rPr>
        <w:t>S</w:t>
      </w:r>
      <w:r w:rsidRPr="002746DC">
        <w:rPr>
          <w:rFonts w:ascii="Arial" w:hAnsi="Arial" w:cs="Arial"/>
          <w:sz w:val="21"/>
          <w:szCs w:val="21"/>
          <w:rPrChange w:id="3036" w:author="De Jesus Borges, Thiago" w:date="2024-08-15T12:22:00Z" w16du:dateUtc="2024-08-15T16:22:00Z">
            <w:rPr>
              <w:rFonts w:ascii="Arial" w:hAnsi="Arial" w:cs="Arial"/>
            </w:rPr>
          </w:rPrChange>
        </w:rPr>
        <w:t>eq public data.</w:t>
      </w:r>
    </w:p>
    <w:p w14:paraId="387B8CEB" w14:textId="77777777" w:rsidR="00F675DE" w:rsidRPr="00C01480" w:rsidRDefault="0047037D" w:rsidP="003362E4">
      <w:pPr>
        <w:pStyle w:val="Heading1"/>
        <w:numPr>
          <w:ilvl w:val="0"/>
          <w:numId w:val="2"/>
        </w:numPr>
        <w:tabs>
          <w:tab w:val="left" w:pos="1133"/>
        </w:tabs>
        <w:spacing w:before="216"/>
        <w:ind w:left="360" w:hanging="322"/>
        <w:jc w:val="both"/>
        <w:rPr>
          <w:rFonts w:ascii="Arial" w:hAnsi="Arial" w:cs="Arial"/>
        </w:rPr>
      </w:pPr>
      <w:bookmarkStart w:id="3037" w:name="Methods"/>
      <w:bookmarkEnd w:id="3037"/>
      <w:r w:rsidRPr="00C01480">
        <w:rPr>
          <w:rFonts w:ascii="Arial" w:hAnsi="Arial" w:cs="Arial"/>
          <w:spacing w:val="-2"/>
        </w:rPr>
        <w:t>Methods</w:t>
      </w:r>
    </w:p>
    <w:p w14:paraId="76D9EF3B" w14:textId="77777777" w:rsidR="00F675DE" w:rsidRPr="00C01480" w:rsidRDefault="0047037D" w:rsidP="003362E4">
      <w:pPr>
        <w:pStyle w:val="Heading2"/>
        <w:numPr>
          <w:ilvl w:val="1"/>
          <w:numId w:val="2"/>
        </w:numPr>
        <w:tabs>
          <w:tab w:val="left" w:pos="1288"/>
        </w:tabs>
        <w:spacing w:before="178"/>
        <w:ind w:left="360" w:hanging="477"/>
        <w:jc w:val="both"/>
        <w:rPr>
          <w:rFonts w:ascii="Arial" w:hAnsi="Arial" w:cs="Arial"/>
        </w:rPr>
      </w:pPr>
      <w:bookmarkStart w:id="3038" w:name="Public_NGS_RNA-Seq_processing"/>
      <w:bookmarkEnd w:id="3038"/>
      <w:r w:rsidRPr="00C01480">
        <w:rPr>
          <w:rFonts w:ascii="Arial" w:hAnsi="Arial" w:cs="Arial"/>
        </w:rPr>
        <w:t>Public</w:t>
      </w:r>
      <w:r w:rsidRPr="00C01480">
        <w:rPr>
          <w:rFonts w:ascii="Arial" w:hAnsi="Arial" w:cs="Arial"/>
          <w:spacing w:val="21"/>
        </w:rPr>
        <w:t xml:space="preserve"> </w:t>
      </w:r>
      <w:r w:rsidRPr="00C01480">
        <w:rPr>
          <w:rFonts w:ascii="Arial" w:hAnsi="Arial" w:cs="Arial"/>
        </w:rPr>
        <w:t>NGS</w:t>
      </w:r>
      <w:r w:rsidRPr="00C01480">
        <w:rPr>
          <w:rFonts w:ascii="Arial" w:hAnsi="Arial" w:cs="Arial"/>
          <w:spacing w:val="21"/>
        </w:rPr>
        <w:t xml:space="preserve"> </w:t>
      </w:r>
      <w:r w:rsidRPr="00C01480">
        <w:rPr>
          <w:rFonts w:ascii="Arial" w:hAnsi="Arial" w:cs="Arial"/>
        </w:rPr>
        <w:t>RNA-Seq</w:t>
      </w:r>
      <w:r w:rsidRPr="00C01480">
        <w:rPr>
          <w:rFonts w:ascii="Arial" w:hAnsi="Arial" w:cs="Arial"/>
          <w:spacing w:val="21"/>
        </w:rPr>
        <w:t xml:space="preserve"> </w:t>
      </w:r>
      <w:r w:rsidRPr="00C01480">
        <w:rPr>
          <w:rFonts w:ascii="Arial" w:hAnsi="Arial" w:cs="Arial"/>
          <w:spacing w:val="-2"/>
        </w:rPr>
        <w:t>processing</w:t>
      </w:r>
    </w:p>
    <w:p w14:paraId="44ED051D" w14:textId="7B0569CC" w:rsidR="0088597B" w:rsidRPr="002746DC" w:rsidRDefault="0047037D" w:rsidP="003362E4">
      <w:pPr>
        <w:pStyle w:val="BodyText"/>
        <w:spacing w:before="123" w:line="254" w:lineRule="auto"/>
        <w:ind w:left="360" w:right="318"/>
        <w:rPr>
          <w:rFonts w:ascii="Arial" w:hAnsi="Arial" w:cs="Arial"/>
          <w:sz w:val="21"/>
          <w:szCs w:val="21"/>
          <w:rPrChange w:id="3039" w:author="De Jesus Borges, Thiago" w:date="2024-08-15T12:22:00Z" w16du:dateUtc="2024-08-15T16:22:00Z">
            <w:rPr>
              <w:rFonts w:ascii="Arial" w:hAnsi="Arial" w:cs="Arial"/>
            </w:rPr>
          </w:rPrChange>
        </w:rPr>
      </w:pPr>
      <w:r w:rsidRPr="002746DC">
        <w:rPr>
          <w:rFonts w:ascii="Arial" w:hAnsi="Arial" w:cs="Arial"/>
          <w:sz w:val="21"/>
          <w:szCs w:val="21"/>
          <w:rPrChange w:id="3040" w:author="De Jesus Borges, Thiago" w:date="2024-08-15T12:22:00Z" w16du:dateUtc="2024-08-15T16:22:00Z">
            <w:rPr>
              <w:rFonts w:ascii="Arial" w:hAnsi="Arial" w:cs="Arial"/>
            </w:rPr>
          </w:rPrChange>
        </w:rPr>
        <w:lastRenderedPageBreak/>
        <w:t>We</w:t>
      </w:r>
      <w:r w:rsidRPr="002746DC">
        <w:rPr>
          <w:rFonts w:ascii="Arial" w:hAnsi="Arial" w:cs="Arial"/>
          <w:spacing w:val="-9"/>
          <w:sz w:val="21"/>
          <w:szCs w:val="21"/>
          <w:rPrChange w:id="304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42" w:author="De Jesus Borges, Thiago" w:date="2024-08-15T12:22:00Z" w16du:dateUtc="2024-08-15T16:22:00Z">
            <w:rPr>
              <w:rFonts w:ascii="Arial" w:hAnsi="Arial" w:cs="Arial"/>
            </w:rPr>
          </w:rPrChange>
        </w:rPr>
        <w:t>reprocess</w:t>
      </w:r>
      <w:r w:rsidRPr="002746DC">
        <w:rPr>
          <w:rFonts w:ascii="Arial" w:hAnsi="Arial" w:cs="Arial"/>
          <w:spacing w:val="-9"/>
          <w:sz w:val="21"/>
          <w:szCs w:val="21"/>
          <w:rPrChange w:id="304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44" w:author="De Jesus Borges, Thiago" w:date="2024-08-15T12:22:00Z" w16du:dateUtc="2024-08-15T16:22:00Z">
            <w:rPr>
              <w:rFonts w:ascii="Arial" w:hAnsi="Arial" w:cs="Arial"/>
            </w:rPr>
          </w:rPrChange>
        </w:rPr>
        <w:t>731</w:t>
      </w:r>
      <w:r w:rsidRPr="002746DC">
        <w:rPr>
          <w:rFonts w:ascii="Arial" w:hAnsi="Arial" w:cs="Arial"/>
          <w:spacing w:val="-9"/>
          <w:sz w:val="21"/>
          <w:szCs w:val="21"/>
          <w:rPrChange w:id="304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46" w:author="De Jesus Borges, Thiago" w:date="2024-08-15T12:22:00Z" w16du:dateUtc="2024-08-15T16:22:00Z">
            <w:rPr>
              <w:rFonts w:ascii="Arial" w:hAnsi="Arial" w:cs="Arial"/>
            </w:rPr>
          </w:rPrChange>
        </w:rPr>
        <w:t>samples</w:t>
      </w:r>
      <w:r w:rsidRPr="002746DC">
        <w:rPr>
          <w:rFonts w:ascii="Arial" w:hAnsi="Arial" w:cs="Arial"/>
          <w:spacing w:val="-9"/>
          <w:sz w:val="21"/>
          <w:szCs w:val="21"/>
          <w:rPrChange w:id="304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48" w:author="De Jesus Borges, Thiago" w:date="2024-08-15T12:22:00Z" w16du:dateUtc="2024-08-15T16:22:00Z">
            <w:rPr>
              <w:rFonts w:ascii="Arial" w:hAnsi="Arial" w:cs="Arial"/>
            </w:rPr>
          </w:rPrChange>
        </w:rPr>
        <w:t>from</w:t>
      </w:r>
      <w:r w:rsidRPr="002746DC">
        <w:rPr>
          <w:rFonts w:ascii="Arial" w:hAnsi="Arial" w:cs="Arial"/>
          <w:spacing w:val="-9"/>
          <w:sz w:val="21"/>
          <w:szCs w:val="21"/>
          <w:rPrChange w:id="304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50" w:author="De Jesus Borges, Thiago" w:date="2024-08-15T12:22:00Z" w16du:dateUtc="2024-08-15T16:22:00Z">
            <w:rPr>
              <w:rFonts w:ascii="Arial" w:hAnsi="Arial" w:cs="Arial"/>
            </w:rPr>
          </w:rPrChange>
        </w:rPr>
        <w:t>three</w:t>
      </w:r>
      <w:r w:rsidRPr="002746DC">
        <w:rPr>
          <w:rFonts w:ascii="Arial" w:hAnsi="Arial" w:cs="Arial"/>
          <w:spacing w:val="-9"/>
          <w:sz w:val="21"/>
          <w:szCs w:val="21"/>
          <w:rPrChange w:id="305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52" w:author="De Jesus Borges, Thiago" w:date="2024-08-15T12:22:00Z" w16du:dateUtc="2024-08-15T16:22:00Z">
            <w:rPr>
              <w:rFonts w:ascii="Arial" w:hAnsi="Arial" w:cs="Arial"/>
            </w:rPr>
          </w:rPrChange>
        </w:rPr>
        <w:t>NGS</w:t>
      </w:r>
      <w:r w:rsidRPr="002746DC">
        <w:rPr>
          <w:rFonts w:ascii="Arial" w:hAnsi="Arial" w:cs="Arial"/>
          <w:spacing w:val="-9"/>
          <w:sz w:val="21"/>
          <w:szCs w:val="21"/>
          <w:rPrChange w:id="305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54" w:author="De Jesus Borges, Thiago" w:date="2024-08-15T12:22:00Z" w16du:dateUtc="2024-08-15T16:22:00Z">
            <w:rPr>
              <w:rFonts w:ascii="Arial" w:hAnsi="Arial" w:cs="Arial"/>
            </w:rPr>
          </w:rPrChange>
        </w:rPr>
        <w:t>RNA-seq</w:t>
      </w:r>
      <w:r w:rsidRPr="002746DC">
        <w:rPr>
          <w:rFonts w:ascii="Arial" w:hAnsi="Arial" w:cs="Arial"/>
          <w:spacing w:val="-9"/>
          <w:sz w:val="21"/>
          <w:szCs w:val="21"/>
          <w:rPrChange w:id="305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56" w:author="De Jesus Borges, Thiago" w:date="2024-08-15T12:22:00Z" w16du:dateUtc="2024-08-15T16:22:00Z">
            <w:rPr>
              <w:rFonts w:ascii="Arial" w:hAnsi="Arial" w:cs="Arial"/>
            </w:rPr>
          </w:rPrChange>
        </w:rPr>
        <w:t>bulk</w:t>
      </w:r>
      <w:r w:rsidRPr="002746DC">
        <w:rPr>
          <w:rFonts w:ascii="Arial" w:hAnsi="Arial" w:cs="Arial"/>
          <w:spacing w:val="-9"/>
          <w:sz w:val="21"/>
          <w:szCs w:val="21"/>
          <w:rPrChange w:id="305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58" w:author="De Jesus Borges, Thiago" w:date="2024-08-15T12:22:00Z" w16du:dateUtc="2024-08-15T16:22:00Z">
            <w:rPr>
              <w:rFonts w:ascii="Arial" w:hAnsi="Arial" w:cs="Arial"/>
            </w:rPr>
          </w:rPrChange>
        </w:rPr>
        <w:t>studies</w:t>
      </w:r>
      <w:r w:rsidRPr="002746DC">
        <w:rPr>
          <w:rFonts w:ascii="Arial" w:hAnsi="Arial" w:cs="Arial"/>
          <w:spacing w:val="-9"/>
          <w:sz w:val="21"/>
          <w:szCs w:val="21"/>
          <w:rPrChange w:id="305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60" w:author="De Jesus Borges, Thiago" w:date="2024-08-15T12:22:00Z" w16du:dateUtc="2024-08-15T16:22:00Z">
            <w:rPr>
              <w:rFonts w:ascii="Arial" w:hAnsi="Arial" w:cs="Arial"/>
            </w:rPr>
          </w:rPrChange>
        </w:rPr>
        <w:t>from</w:t>
      </w:r>
      <w:r w:rsidRPr="002746DC">
        <w:rPr>
          <w:rFonts w:ascii="Arial" w:hAnsi="Arial" w:cs="Arial"/>
          <w:spacing w:val="-9"/>
          <w:sz w:val="21"/>
          <w:szCs w:val="21"/>
          <w:rPrChange w:id="306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62" w:author="De Jesus Borges, Thiago" w:date="2024-08-15T12:22:00Z" w16du:dateUtc="2024-08-15T16:22:00Z">
            <w:rPr>
              <w:rFonts w:ascii="Arial" w:hAnsi="Arial" w:cs="Arial"/>
            </w:rPr>
          </w:rPrChange>
        </w:rPr>
        <w:t>the</w:t>
      </w:r>
      <w:r w:rsidRPr="002746DC">
        <w:rPr>
          <w:rFonts w:ascii="Arial" w:hAnsi="Arial" w:cs="Arial"/>
          <w:spacing w:val="-9"/>
          <w:sz w:val="21"/>
          <w:szCs w:val="21"/>
          <w:rPrChange w:id="306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64" w:author="De Jesus Borges, Thiago" w:date="2024-08-15T12:22:00Z" w16du:dateUtc="2024-08-15T16:22:00Z">
            <w:rPr>
              <w:rFonts w:ascii="Arial" w:hAnsi="Arial" w:cs="Arial"/>
            </w:rPr>
          </w:rPrChange>
        </w:rPr>
        <w:t>peripheral blood</w:t>
      </w:r>
      <w:r w:rsidRPr="002746DC">
        <w:rPr>
          <w:rFonts w:ascii="Arial" w:hAnsi="Arial" w:cs="Arial"/>
          <w:spacing w:val="-9"/>
          <w:sz w:val="21"/>
          <w:szCs w:val="21"/>
          <w:rPrChange w:id="306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66" w:author="De Jesus Borges, Thiago" w:date="2024-08-15T12:22:00Z" w16du:dateUtc="2024-08-15T16:22:00Z">
            <w:rPr>
              <w:rFonts w:ascii="Arial" w:hAnsi="Arial" w:cs="Arial"/>
            </w:rPr>
          </w:rPrChange>
        </w:rPr>
        <w:t>of</w:t>
      </w:r>
      <w:r w:rsidRPr="002746DC">
        <w:rPr>
          <w:rFonts w:ascii="Arial" w:hAnsi="Arial" w:cs="Arial"/>
          <w:spacing w:val="-9"/>
          <w:sz w:val="21"/>
          <w:szCs w:val="21"/>
          <w:rPrChange w:id="306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68" w:author="De Jesus Borges, Thiago" w:date="2024-08-15T12:22:00Z" w16du:dateUtc="2024-08-15T16:22:00Z">
            <w:rPr>
              <w:rFonts w:ascii="Arial" w:hAnsi="Arial" w:cs="Arial"/>
            </w:rPr>
          </w:rPrChange>
        </w:rPr>
        <w:t>kidney</w:t>
      </w:r>
      <w:r w:rsidRPr="002746DC">
        <w:rPr>
          <w:rFonts w:ascii="Arial" w:hAnsi="Arial" w:cs="Arial"/>
          <w:spacing w:val="-9"/>
          <w:sz w:val="21"/>
          <w:szCs w:val="21"/>
          <w:rPrChange w:id="306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70" w:author="De Jesus Borges, Thiago" w:date="2024-08-15T12:22:00Z" w16du:dateUtc="2024-08-15T16:22:00Z">
            <w:rPr>
              <w:rFonts w:ascii="Arial" w:hAnsi="Arial" w:cs="Arial"/>
            </w:rPr>
          </w:rPrChange>
        </w:rPr>
        <w:t>transplanted</w:t>
      </w:r>
      <w:r w:rsidRPr="002746DC">
        <w:rPr>
          <w:rFonts w:ascii="Arial" w:hAnsi="Arial" w:cs="Arial"/>
          <w:spacing w:val="-9"/>
          <w:sz w:val="21"/>
          <w:szCs w:val="21"/>
          <w:rPrChange w:id="307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72" w:author="De Jesus Borges, Thiago" w:date="2024-08-15T12:22:00Z" w16du:dateUtc="2024-08-15T16:22:00Z">
            <w:rPr>
              <w:rFonts w:ascii="Arial" w:hAnsi="Arial" w:cs="Arial"/>
            </w:rPr>
          </w:rPrChange>
        </w:rPr>
        <w:t>patients.</w:t>
      </w:r>
      <w:r w:rsidRPr="002746DC">
        <w:rPr>
          <w:rFonts w:ascii="Arial" w:hAnsi="Arial" w:cs="Arial"/>
          <w:spacing w:val="-9"/>
          <w:sz w:val="21"/>
          <w:szCs w:val="21"/>
          <w:rPrChange w:id="307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74" w:author="De Jesus Borges, Thiago" w:date="2024-08-15T12:22:00Z" w16du:dateUtc="2024-08-15T16:22:00Z">
            <w:rPr>
              <w:rFonts w:ascii="Arial" w:hAnsi="Arial" w:cs="Arial"/>
            </w:rPr>
          </w:rPrChange>
        </w:rPr>
        <w:t>We</w:t>
      </w:r>
      <w:r w:rsidRPr="002746DC">
        <w:rPr>
          <w:rFonts w:ascii="Arial" w:hAnsi="Arial" w:cs="Arial"/>
          <w:spacing w:val="-9"/>
          <w:sz w:val="21"/>
          <w:szCs w:val="21"/>
          <w:rPrChange w:id="307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76" w:author="De Jesus Borges, Thiago" w:date="2024-08-15T12:22:00Z" w16du:dateUtc="2024-08-15T16:22:00Z">
            <w:rPr>
              <w:rFonts w:ascii="Arial" w:hAnsi="Arial" w:cs="Arial"/>
            </w:rPr>
          </w:rPrChange>
        </w:rPr>
        <w:t>guarantee</w:t>
      </w:r>
      <w:r w:rsidRPr="002746DC">
        <w:rPr>
          <w:rFonts w:ascii="Arial" w:hAnsi="Arial" w:cs="Arial"/>
          <w:spacing w:val="-9"/>
          <w:sz w:val="21"/>
          <w:szCs w:val="21"/>
          <w:rPrChange w:id="307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78" w:author="De Jesus Borges, Thiago" w:date="2024-08-15T12:22:00Z" w16du:dateUtc="2024-08-15T16:22:00Z">
            <w:rPr>
              <w:rFonts w:ascii="Arial" w:hAnsi="Arial" w:cs="Arial"/>
            </w:rPr>
          </w:rPrChange>
        </w:rPr>
        <w:t>that</w:t>
      </w:r>
      <w:r w:rsidRPr="002746DC">
        <w:rPr>
          <w:rFonts w:ascii="Arial" w:hAnsi="Arial" w:cs="Arial"/>
          <w:spacing w:val="-9"/>
          <w:sz w:val="21"/>
          <w:szCs w:val="21"/>
          <w:rPrChange w:id="307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80" w:author="De Jesus Borges, Thiago" w:date="2024-08-15T12:22:00Z" w16du:dateUtc="2024-08-15T16:22:00Z">
            <w:rPr>
              <w:rFonts w:ascii="Arial" w:hAnsi="Arial" w:cs="Arial"/>
            </w:rPr>
          </w:rPrChange>
        </w:rPr>
        <w:t>all</w:t>
      </w:r>
      <w:r w:rsidRPr="002746DC">
        <w:rPr>
          <w:rFonts w:ascii="Arial" w:hAnsi="Arial" w:cs="Arial"/>
          <w:spacing w:val="-9"/>
          <w:sz w:val="21"/>
          <w:szCs w:val="21"/>
          <w:rPrChange w:id="308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82" w:author="De Jesus Borges, Thiago" w:date="2024-08-15T12:22:00Z" w16du:dateUtc="2024-08-15T16:22:00Z">
            <w:rPr>
              <w:rFonts w:ascii="Arial" w:hAnsi="Arial" w:cs="Arial"/>
            </w:rPr>
          </w:rPrChange>
        </w:rPr>
        <w:t>samples</w:t>
      </w:r>
      <w:r w:rsidRPr="002746DC">
        <w:rPr>
          <w:rFonts w:ascii="Arial" w:hAnsi="Arial" w:cs="Arial"/>
          <w:spacing w:val="-9"/>
          <w:sz w:val="21"/>
          <w:szCs w:val="21"/>
          <w:rPrChange w:id="308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84" w:author="De Jesus Borges, Thiago" w:date="2024-08-15T12:22:00Z" w16du:dateUtc="2024-08-15T16:22:00Z">
            <w:rPr>
              <w:rFonts w:ascii="Arial" w:hAnsi="Arial" w:cs="Arial"/>
            </w:rPr>
          </w:rPrChange>
        </w:rPr>
        <w:t>were</w:t>
      </w:r>
      <w:r w:rsidRPr="002746DC">
        <w:rPr>
          <w:rFonts w:ascii="Arial" w:hAnsi="Arial" w:cs="Arial"/>
          <w:spacing w:val="-9"/>
          <w:sz w:val="21"/>
          <w:szCs w:val="21"/>
          <w:rPrChange w:id="308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086" w:author="De Jesus Borges, Thiago" w:date="2024-08-15T12:22:00Z" w16du:dateUtc="2024-08-15T16:22:00Z">
            <w:rPr>
              <w:rFonts w:ascii="Arial" w:hAnsi="Arial" w:cs="Arial"/>
            </w:rPr>
          </w:rPrChange>
        </w:rPr>
        <w:t xml:space="preserve">submitted </w:t>
      </w:r>
      <w:r w:rsidRPr="002746DC">
        <w:rPr>
          <w:rFonts w:ascii="Arial" w:hAnsi="Arial" w:cs="Arial"/>
          <w:spacing w:val="-2"/>
          <w:sz w:val="21"/>
          <w:szCs w:val="21"/>
          <w:rPrChange w:id="3087" w:author="De Jesus Borges, Thiago" w:date="2024-08-15T12:22:00Z" w16du:dateUtc="2024-08-15T16:22:00Z">
            <w:rPr>
              <w:rFonts w:ascii="Arial" w:hAnsi="Arial" w:cs="Arial"/>
              <w:spacing w:val="-2"/>
            </w:rPr>
          </w:rPrChange>
        </w:rPr>
        <w:t>to</w:t>
      </w:r>
      <w:r w:rsidRPr="002746DC">
        <w:rPr>
          <w:rFonts w:ascii="Arial" w:hAnsi="Arial" w:cs="Arial"/>
          <w:spacing w:val="-4"/>
          <w:sz w:val="21"/>
          <w:szCs w:val="21"/>
          <w:rPrChange w:id="308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89"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309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91" w:author="De Jesus Borges, Thiago" w:date="2024-08-15T12:22:00Z" w16du:dateUtc="2024-08-15T16:22:00Z">
            <w:rPr>
              <w:rFonts w:ascii="Arial" w:hAnsi="Arial" w:cs="Arial"/>
              <w:spacing w:val="-2"/>
            </w:rPr>
          </w:rPrChange>
        </w:rPr>
        <w:t>same</w:t>
      </w:r>
      <w:r w:rsidRPr="002746DC">
        <w:rPr>
          <w:rFonts w:ascii="Arial" w:hAnsi="Arial" w:cs="Arial"/>
          <w:spacing w:val="-4"/>
          <w:sz w:val="21"/>
          <w:szCs w:val="21"/>
          <w:rPrChange w:id="309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93" w:author="De Jesus Borges, Thiago" w:date="2024-08-15T12:22:00Z" w16du:dateUtc="2024-08-15T16:22:00Z">
            <w:rPr>
              <w:rFonts w:ascii="Arial" w:hAnsi="Arial" w:cs="Arial"/>
              <w:spacing w:val="-2"/>
            </w:rPr>
          </w:rPrChange>
        </w:rPr>
        <w:t>pipeline</w:t>
      </w:r>
      <w:r w:rsidRPr="002746DC">
        <w:rPr>
          <w:rFonts w:ascii="Arial" w:hAnsi="Arial" w:cs="Arial"/>
          <w:spacing w:val="-4"/>
          <w:sz w:val="21"/>
          <w:szCs w:val="21"/>
          <w:rPrChange w:id="309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95" w:author="De Jesus Borges, Thiago" w:date="2024-08-15T12:22:00Z" w16du:dateUtc="2024-08-15T16:22:00Z">
            <w:rPr>
              <w:rFonts w:ascii="Arial" w:hAnsi="Arial" w:cs="Arial"/>
              <w:spacing w:val="-2"/>
            </w:rPr>
          </w:rPrChange>
        </w:rPr>
        <w:t>and</w:t>
      </w:r>
      <w:r w:rsidRPr="002746DC">
        <w:rPr>
          <w:rFonts w:ascii="Arial" w:hAnsi="Arial" w:cs="Arial"/>
          <w:spacing w:val="-4"/>
          <w:sz w:val="21"/>
          <w:szCs w:val="21"/>
          <w:rPrChange w:id="309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97"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309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099" w:author="De Jesus Borges, Thiago" w:date="2024-08-15T12:22:00Z" w16du:dateUtc="2024-08-15T16:22:00Z">
            <w:rPr>
              <w:rFonts w:ascii="Arial" w:hAnsi="Arial" w:cs="Arial"/>
              <w:spacing w:val="-2"/>
            </w:rPr>
          </w:rPrChange>
        </w:rPr>
        <w:t>same</w:t>
      </w:r>
      <w:r w:rsidRPr="002746DC">
        <w:rPr>
          <w:rFonts w:ascii="Arial" w:hAnsi="Arial" w:cs="Arial"/>
          <w:spacing w:val="-4"/>
          <w:sz w:val="21"/>
          <w:szCs w:val="21"/>
          <w:rPrChange w:id="310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01" w:author="De Jesus Borges, Thiago" w:date="2024-08-15T12:22:00Z" w16du:dateUtc="2024-08-15T16:22:00Z">
            <w:rPr>
              <w:rFonts w:ascii="Arial" w:hAnsi="Arial" w:cs="Arial"/>
              <w:spacing w:val="-2"/>
            </w:rPr>
          </w:rPrChange>
        </w:rPr>
        <w:t>reference</w:t>
      </w:r>
      <w:r w:rsidRPr="002746DC">
        <w:rPr>
          <w:rFonts w:ascii="Arial" w:hAnsi="Arial" w:cs="Arial"/>
          <w:spacing w:val="-4"/>
          <w:sz w:val="21"/>
          <w:szCs w:val="21"/>
          <w:rPrChange w:id="310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03" w:author="De Jesus Borges, Thiago" w:date="2024-08-15T12:22:00Z" w16du:dateUtc="2024-08-15T16:22:00Z">
            <w:rPr>
              <w:rFonts w:ascii="Arial" w:hAnsi="Arial" w:cs="Arial"/>
              <w:spacing w:val="-2"/>
            </w:rPr>
          </w:rPrChange>
        </w:rPr>
        <w:t>genome,</w:t>
      </w:r>
      <w:r w:rsidRPr="002746DC">
        <w:rPr>
          <w:rFonts w:ascii="Arial" w:hAnsi="Arial" w:cs="Arial"/>
          <w:spacing w:val="-4"/>
          <w:sz w:val="21"/>
          <w:szCs w:val="21"/>
          <w:rPrChange w:id="310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05" w:author="De Jesus Borges, Thiago" w:date="2024-08-15T12:22:00Z" w16du:dateUtc="2024-08-15T16:22:00Z">
            <w:rPr>
              <w:rFonts w:ascii="Arial" w:hAnsi="Arial" w:cs="Arial"/>
              <w:spacing w:val="-2"/>
            </w:rPr>
          </w:rPrChange>
        </w:rPr>
        <w:t>preserving</w:t>
      </w:r>
      <w:r w:rsidRPr="002746DC">
        <w:rPr>
          <w:rFonts w:ascii="Arial" w:hAnsi="Arial" w:cs="Arial"/>
          <w:spacing w:val="-4"/>
          <w:sz w:val="21"/>
          <w:szCs w:val="21"/>
          <w:rPrChange w:id="310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07"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310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09" w:author="De Jesus Borges, Thiago" w:date="2024-08-15T12:22:00Z" w16du:dateUtc="2024-08-15T16:22:00Z">
            <w:rPr>
              <w:rFonts w:ascii="Arial" w:hAnsi="Arial" w:cs="Arial"/>
              <w:spacing w:val="-2"/>
            </w:rPr>
          </w:rPrChange>
        </w:rPr>
        <w:t>reproducibility</w:t>
      </w:r>
      <w:r w:rsidRPr="002746DC">
        <w:rPr>
          <w:rFonts w:ascii="Arial" w:hAnsi="Arial" w:cs="Arial"/>
          <w:spacing w:val="-4"/>
          <w:sz w:val="21"/>
          <w:szCs w:val="21"/>
          <w:rPrChange w:id="311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111" w:author="De Jesus Borges, Thiago" w:date="2024-08-15T12:22:00Z" w16du:dateUtc="2024-08-15T16:22:00Z">
            <w:rPr>
              <w:rFonts w:ascii="Arial" w:hAnsi="Arial" w:cs="Arial"/>
              <w:spacing w:val="-2"/>
            </w:rPr>
          </w:rPrChange>
        </w:rPr>
        <w:t xml:space="preserve">of </w:t>
      </w:r>
      <w:r w:rsidRPr="002746DC">
        <w:rPr>
          <w:rFonts w:ascii="Arial" w:hAnsi="Arial" w:cs="Arial"/>
          <w:sz w:val="21"/>
          <w:szCs w:val="21"/>
          <w:rPrChange w:id="3112" w:author="De Jesus Borges, Thiago" w:date="2024-08-15T12:22:00Z" w16du:dateUtc="2024-08-15T16:22:00Z">
            <w:rPr>
              <w:rFonts w:ascii="Arial" w:hAnsi="Arial" w:cs="Arial"/>
            </w:rPr>
          </w:rPrChange>
        </w:rPr>
        <w:t>the</w:t>
      </w:r>
      <w:r w:rsidRPr="002746DC">
        <w:rPr>
          <w:rFonts w:ascii="Arial" w:hAnsi="Arial" w:cs="Arial"/>
          <w:spacing w:val="-13"/>
          <w:sz w:val="21"/>
          <w:szCs w:val="21"/>
          <w:rPrChange w:id="3113" w:author="De Jesus Borges, Thiago" w:date="2024-08-15T12:22:00Z" w16du:dateUtc="2024-08-15T16:22:00Z">
            <w:rPr>
              <w:rFonts w:ascii="Arial" w:hAnsi="Arial" w:cs="Arial"/>
              <w:spacing w:val="-13"/>
            </w:rPr>
          </w:rPrChange>
        </w:rPr>
        <w:t xml:space="preserve"> </w:t>
      </w:r>
      <w:r w:rsidRPr="002746DC">
        <w:rPr>
          <w:rFonts w:ascii="Arial" w:hAnsi="Arial" w:cs="Arial"/>
          <w:i/>
          <w:sz w:val="21"/>
          <w:szCs w:val="21"/>
          <w:rPrChange w:id="3114" w:author="De Jesus Borges, Thiago" w:date="2024-08-15T12:22:00Z" w16du:dateUtc="2024-08-15T16:22:00Z">
            <w:rPr>
              <w:rFonts w:ascii="Arial" w:hAnsi="Arial" w:cs="Arial"/>
              <w:i/>
            </w:rPr>
          </w:rPrChange>
        </w:rPr>
        <w:t>in</w:t>
      </w:r>
      <w:r w:rsidRPr="002746DC">
        <w:rPr>
          <w:rFonts w:ascii="Arial" w:hAnsi="Arial" w:cs="Arial"/>
          <w:i/>
          <w:spacing w:val="-12"/>
          <w:sz w:val="21"/>
          <w:szCs w:val="21"/>
          <w:rPrChange w:id="3115" w:author="De Jesus Borges, Thiago" w:date="2024-08-15T12:22:00Z" w16du:dateUtc="2024-08-15T16:22:00Z">
            <w:rPr>
              <w:rFonts w:ascii="Arial" w:hAnsi="Arial" w:cs="Arial"/>
              <w:i/>
              <w:spacing w:val="-12"/>
            </w:rPr>
          </w:rPrChange>
        </w:rPr>
        <w:t xml:space="preserve"> </w:t>
      </w:r>
      <w:r w:rsidRPr="002746DC">
        <w:rPr>
          <w:rFonts w:ascii="Arial" w:hAnsi="Arial" w:cs="Arial"/>
          <w:i/>
          <w:sz w:val="21"/>
          <w:szCs w:val="21"/>
          <w:rPrChange w:id="3116" w:author="De Jesus Borges, Thiago" w:date="2024-08-15T12:22:00Z" w16du:dateUtc="2024-08-15T16:22:00Z">
            <w:rPr>
              <w:rFonts w:ascii="Arial" w:hAnsi="Arial" w:cs="Arial"/>
              <w:i/>
            </w:rPr>
          </w:rPrChange>
        </w:rPr>
        <w:t>silico</w:t>
      </w:r>
      <w:r w:rsidRPr="002746DC">
        <w:rPr>
          <w:rFonts w:ascii="Arial" w:hAnsi="Arial" w:cs="Arial"/>
          <w:i/>
          <w:spacing w:val="-12"/>
          <w:sz w:val="21"/>
          <w:szCs w:val="21"/>
          <w:rPrChange w:id="3117" w:author="De Jesus Borges, Thiago" w:date="2024-08-15T12:22:00Z" w16du:dateUtc="2024-08-15T16:22:00Z">
            <w:rPr>
              <w:rFonts w:ascii="Arial" w:hAnsi="Arial" w:cs="Arial"/>
              <w:i/>
              <w:spacing w:val="-12"/>
            </w:rPr>
          </w:rPrChange>
        </w:rPr>
        <w:t xml:space="preserve"> </w:t>
      </w:r>
      <w:r w:rsidRPr="002746DC">
        <w:rPr>
          <w:rFonts w:ascii="Arial" w:hAnsi="Arial" w:cs="Arial"/>
          <w:sz w:val="21"/>
          <w:szCs w:val="21"/>
          <w:rPrChange w:id="3118" w:author="De Jesus Borges, Thiago" w:date="2024-08-15T12:22:00Z" w16du:dateUtc="2024-08-15T16:22:00Z">
            <w:rPr>
              <w:rFonts w:ascii="Arial" w:hAnsi="Arial" w:cs="Arial"/>
            </w:rPr>
          </w:rPrChange>
        </w:rPr>
        <w:t>experiment</w:t>
      </w:r>
      <w:r w:rsidR="00762F7E" w:rsidRPr="002746DC">
        <w:rPr>
          <w:rFonts w:ascii="Arial" w:hAnsi="Arial" w:cs="Arial"/>
          <w:sz w:val="21"/>
          <w:szCs w:val="21"/>
          <w:rPrChange w:id="3119" w:author="De Jesus Borges, Thiago" w:date="2024-08-15T12:22:00Z" w16du:dateUtc="2024-08-15T16:22:00Z">
            <w:rPr>
              <w:rFonts w:ascii="Arial" w:hAnsi="Arial" w:cs="Arial"/>
            </w:rPr>
          </w:rPrChange>
        </w:rPr>
        <w:t xml:space="preserve"> and</w:t>
      </w:r>
      <w:r w:rsidRPr="002746DC">
        <w:rPr>
          <w:rFonts w:ascii="Arial" w:hAnsi="Arial" w:cs="Arial"/>
          <w:spacing w:val="-12"/>
          <w:sz w:val="21"/>
          <w:szCs w:val="21"/>
          <w:rPrChange w:id="312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21" w:author="De Jesus Borges, Thiago" w:date="2024-08-15T12:22:00Z" w16du:dateUtc="2024-08-15T16:22:00Z">
            <w:rPr>
              <w:rFonts w:ascii="Arial" w:hAnsi="Arial" w:cs="Arial"/>
            </w:rPr>
          </w:rPrChange>
        </w:rPr>
        <w:t>controlling</w:t>
      </w:r>
      <w:r w:rsidRPr="002746DC">
        <w:rPr>
          <w:rFonts w:ascii="Arial" w:hAnsi="Arial" w:cs="Arial"/>
          <w:spacing w:val="-12"/>
          <w:sz w:val="21"/>
          <w:szCs w:val="21"/>
          <w:rPrChange w:id="312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23" w:author="De Jesus Borges, Thiago" w:date="2024-08-15T12:22:00Z" w16du:dateUtc="2024-08-15T16:22:00Z">
            <w:rPr>
              <w:rFonts w:ascii="Arial" w:hAnsi="Arial" w:cs="Arial"/>
            </w:rPr>
          </w:rPrChange>
        </w:rPr>
        <w:t>for</w:t>
      </w:r>
      <w:r w:rsidRPr="002746DC">
        <w:rPr>
          <w:rFonts w:ascii="Arial" w:hAnsi="Arial" w:cs="Arial"/>
          <w:spacing w:val="-12"/>
          <w:sz w:val="21"/>
          <w:szCs w:val="21"/>
          <w:rPrChange w:id="312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25"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312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27" w:author="De Jesus Borges, Thiago" w:date="2024-08-15T12:22:00Z" w16du:dateUtc="2024-08-15T16:22:00Z">
            <w:rPr>
              <w:rFonts w:ascii="Arial" w:hAnsi="Arial" w:cs="Arial"/>
            </w:rPr>
          </w:rPrChange>
        </w:rPr>
        <w:t>preprocessing</w:t>
      </w:r>
      <w:r w:rsidR="0088597B" w:rsidRPr="002746DC">
        <w:rPr>
          <w:rFonts w:ascii="Arial" w:hAnsi="Arial" w:cs="Arial"/>
          <w:spacing w:val="-12"/>
          <w:sz w:val="21"/>
          <w:szCs w:val="21"/>
          <w:rPrChange w:id="312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29" w:author="De Jesus Borges, Thiago" w:date="2024-08-15T12:22:00Z" w16du:dateUtc="2024-08-15T16:22:00Z">
            <w:rPr>
              <w:rFonts w:ascii="Arial" w:hAnsi="Arial" w:cs="Arial"/>
            </w:rPr>
          </w:rPrChange>
        </w:rPr>
        <w:t>confounders.</w:t>
      </w:r>
      <w:r w:rsidRPr="002746DC">
        <w:rPr>
          <w:rFonts w:ascii="Arial" w:hAnsi="Arial" w:cs="Arial"/>
          <w:spacing w:val="-12"/>
          <w:sz w:val="21"/>
          <w:szCs w:val="21"/>
          <w:rPrChange w:id="313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131" w:author="De Jesus Borges, Thiago" w:date="2024-08-15T12:22:00Z" w16du:dateUtc="2024-08-15T16:22:00Z">
            <w:rPr>
              <w:rFonts w:ascii="Arial" w:hAnsi="Arial" w:cs="Arial"/>
            </w:rPr>
          </w:rPrChange>
        </w:rPr>
        <w:t xml:space="preserve">The GEO </w:t>
      </w:r>
      <w:r w:rsidR="00762F7E" w:rsidRPr="002746DC">
        <w:rPr>
          <w:rFonts w:ascii="Arial" w:hAnsi="Arial" w:cs="Arial"/>
          <w:sz w:val="21"/>
          <w:szCs w:val="21"/>
          <w:rPrChange w:id="3132" w:author="De Jesus Borges, Thiago" w:date="2024-08-15T12:22:00Z" w16du:dateUtc="2024-08-15T16:22:00Z">
            <w:rPr>
              <w:rFonts w:ascii="Arial" w:hAnsi="Arial" w:cs="Arial"/>
            </w:rPr>
          </w:rPrChange>
        </w:rPr>
        <w:t>ID and summary of the samples are</w:t>
      </w:r>
      <w:r w:rsidRPr="002746DC">
        <w:rPr>
          <w:rFonts w:ascii="Arial" w:hAnsi="Arial" w:cs="Arial"/>
          <w:sz w:val="21"/>
          <w:szCs w:val="21"/>
          <w:rPrChange w:id="3133" w:author="De Jesus Borges, Thiago" w:date="2024-08-15T12:22:00Z" w16du:dateUtc="2024-08-15T16:22:00Z">
            <w:rPr>
              <w:rFonts w:ascii="Arial" w:hAnsi="Arial" w:cs="Arial"/>
            </w:rPr>
          </w:rPrChange>
        </w:rPr>
        <w:t xml:space="preserve"> in Table 1.</w:t>
      </w:r>
      <w:bookmarkStart w:id="3134" w:name="_bookmark0"/>
      <w:bookmarkEnd w:id="3134"/>
    </w:p>
    <w:p w14:paraId="5398EB28" w14:textId="77777777" w:rsidR="0088597B" w:rsidRPr="002746DC" w:rsidRDefault="0088597B" w:rsidP="003362E4">
      <w:pPr>
        <w:pStyle w:val="BodyText"/>
        <w:spacing w:before="123" w:line="254" w:lineRule="auto"/>
        <w:ind w:left="360" w:right="318"/>
        <w:rPr>
          <w:rFonts w:ascii="Arial" w:hAnsi="Arial" w:cs="Arial"/>
          <w:sz w:val="21"/>
          <w:szCs w:val="21"/>
          <w:rPrChange w:id="3135" w:author="De Jesus Borges, Thiago" w:date="2024-08-15T12:22:00Z" w16du:dateUtc="2024-08-15T16:22:00Z">
            <w:rPr>
              <w:rFonts w:ascii="Arial" w:hAnsi="Arial" w:cs="Arial"/>
            </w:rPr>
          </w:rPrChange>
        </w:rPr>
      </w:pPr>
    </w:p>
    <w:p w14:paraId="4E526300" w14:textId="53EA0399" w:rsidR="00F675DE" w:rsidRPr="002746DC" w:rsidRDefault="0047037D" w:rsidP="003362E4">
      <w:pPr>
        <w:pStyle w:val="BodyText"/>
        <w:spacing w:before="123" w:line="254" w:lineRule="auto"/>
        <w:ind w:left="360" w:right="318"/>
        <w:rPr>
          <w:rFonts w:ascii="Arial" w:hAnsi="Arial" w:cs="Arial"/>
          <w:sz w:val="18"/>
          <w:szCs w:val="21"/>
          <w:rPrChange w:id="3136" w:author="De Jesus Borges, Thiago" w:date="2024-08-15T12:22:00Z" w16du:dateUtc="2024-08-15T16:22:00Z">
            <w:rPr>
              <w:rFonts w:ascii="Arial" w:hAnsi="Arial" w:cs="Arial"/>
              <w:sz w:val="16"/>
            </w:rPr>
          </w:rPrChange>
        </w:rPr>
      </w:pPr>
      <w:r w:rsidRPr="002746DC">
        <w:rPr>
          <w:rFonts w:ascii="Arial" w:hAnsi="Arial" w:cs="Arial"/>
          <w:b/>
          <w:w w:val="105"/>
          <w:sz w:val="18"/>
          <w:szCs w:val="21"/>
          <w:rPrChange w:id="3137" w:author="De Jesus Borges, Thiago" w:date="2024-08-15T12:22:00Z" w16du:dateUtc="2024-08-15T16:22:00Z">
            <w:rPr>
              <w:rFonts w:ascii="Arial" w:hAnsi="Arial" w:cs="Arial"/>
              <w:b/>
              <w:w w:val="105"/>
              <w:sz w:val="16"/>
            </w:rPr>
          </w:rPrChange>
        </w:rPr>
        <w:t>Table</w:t>
      </w:r>
      <w:r w:rsidRPr="002746DC">
        <w:rPr>
          <w:rFonts w:ascii="Arial" w:hAnsi="Arial" w:cs="Arial"/>
          <w:b/>
          <w:spacing w:val="10"/>
          <w:w w:val="105"/>
          <w:sz w:val="18"/>
          <w:szCs w:val="21"/>
          <w:rPrChange w:id="3138" w:author="De Jesus Borges, Thiago" w:date="2024-08-15T12:22:00Z" w16du:dateUtc="2024-08-15T16:22:00Z">
            <w:rPr>
              <w:rFonts w:ascii="Arial" w:hAnsi="Arial" w:cs="Arial"/>
              <w:b/>
              <w:spacing w:val="10"/>
              <w:w w:val="105"/>
              <w:sz w:val="16"/>
            </w:rPr>
          </w:rPrChange>
        </w:rPr>
        <w:t xml:space="preserve"> </w:t>
      </w:r>
      <w:r w:rsidRPr="002746DC">
        <w:rPr>
          <w:rFonts w:ascii="Arial" w:hAnsi="Arial" w:cs="Arial"/>
          <w:b/>
          <w:w w:val="105"/>
          <w:sz w:val="18"/>
          <w:szCs w:val="21"/>
          <w:rPrChange w:id="3139" w:author="De Jesus Borges, Thiago" w:date="2024-08-15T12:22:00Z" w16du:dateUtc="2024-08-15T16:22:00Z">
            <w:rPr>
              <w:rFonts w:ascii="Arial" w:hAnsi="Arial" w:cs="Arial"/>
              <w:b/>
              <w:w w:val="105"/>
              <w:sz w:val="16"/>
            </w:rPr>
          </w:rPrChange>
        </w:rPr>
        <w:t>1</w:t>
      </w:r>
      <w:r w:rsidRPr="002746DC">
        <w:rPr>
          <w:rFonts w:ascii="Arial" w:hAnsi="Arial" w:cs="Arial"/>
          <w:b/>
          <w:spacing w:val="50"/>
          <w:w w:val="105"/>
          <w:sz w:val="18"/>
          <w:szCs w:val="21"/>
          <w:rPrChange w:id="3140" w:author="De Jesus Borges, Thiago" w:date="2024-08-15T12:22:00Z" w16du:dateUtc="2024-08-15T16:22:00Z">
            <w:rPr>
              <w:rFonts w:ascii="Arial" w:hAnsi="Arial" w:cs="Arial"/>
              <w:b/>
              <w:spacing w:val="50"/>
              <w:w w:val="105"/>
              <w:sz w:val="16"/>
            </w:rPr>
          </w:rPrChange>
        </w:rPr>
        <w:t xml:space="preserve"> </w:t>
      </w:r>
      <w:r w:rsidRPr="002746DC">
        <w:rPr>
          <w:rFonts w:ascii="Arial" w:hAnsi="Arial" w:cs="Arial"/>
          <w:w w:val="105"/>
          <w:sz w:val="18"/>
          <w:szCs w:val="21"/>
          <w:rPrChange w:id="3141" w:author="De Jesus Borges, Thiago" w:date="2024-08-15T12:22:00Z" w16du:dateUtc="2024-08-15T16:22:00Z">
            <w:rPr>
              <w:rFonts w:ascii="Arial" w:hAnsi="Arial" w:cs="Arial"/>
              <w:w w:val="105"/>
              <w:sz w:val="16"/>
            </w:rPr>
          </w:rPrChange>
        </w:rPr>
        <w:t>Public</w:t>
      </w:r>
      <w:r w:rsidRPr="002746DC">
        <w:rPr>
          <w:rFonts w:ascii="Arial" w:hAnsi="Arial" w:cs="Arial"/>
          <w:spacing w:val="6"/>
          <w:w w:val="105"/>
          <w:sz w:val="18"/>
          <w:szCs w:val="21"/>
          <w:rPrChange w:id="3142" w:author="De Jesus Borges, Thiago" w:date="2024-08-15T12:22:00Z" w16du:dateUtc="2024-08-15T16:22:00Z">
            <w:rPr>
              <w:rFonts w:ascii="Arial" w:hAnsi="Arial" w:cs="Arial"/>
              <w:spacing w:val="6"/>
              <w:w w:val="105"/>
              <w:sz w:val="16"/>
            </w:rPr>
          </w:rPrChange>
        </w:rPr>
        <w:t xml:space="preserve"> </w:t>
      </w:r>
      <w:r w:rsidRPr="002746DC">
        <w:rPr>
          <w:rFonts w:ascii="Arial" w:hAnsi="Arial" w:cs="Arial"/>
          <w:w w:val="105"/>
          <w:sz w:val="18"/>
          <w:szCs w:val="21"/>
          <w:rPrChange w:id="3143" w:author="De Jesus Borges, Thiago" w:date="2024-08-15T12:22:00Z" w16du:dateUtc="2024-08-15T16:22:00Z">
            <w:rPr>
              <w:rFonts w:ascii="Arial" w:hAnsi="Arial" w:cs="Arial"/>
              <w:w w:val="105"/>
              <w:sz w:val="16"/>
            </w:rPr>
          </w:rPrChange>
        </w:rPr>
        <w:t>peripheral</w:t>
      </w:r>
      <w:r w:rsidRPr="002746DC">
        <w:rPr>
          <w:rFonts w:ascii="Arial" w:hAnsi="Arial" w:cs="Arial"/>
          <w:spacing w:val="5"/>
          <w:w w:val="105"/>
          <w:sz w:val="18"/>
          <w:szCs w:val="21"/>
          <w:rPrChange w:id="3144" w:author="De Jesus Borges, Thiago" w:date="2024-08-15T12:22:00Z" w16du:dateUtc="2024-08-15T16:22:00Z">
            <w:rPr>
              <w:rFonts w:ascii="Arial" w:hAnsi="Arial" w:cs="Arial"/>
              <w:spacing w:val="5"/>
              <w:w w:val="105"/>
              <w:sz w:val="16"/>
            </w:rPr>
          </w:rPrChange>
        </w:rPr>
        <w:t xml:space="preserve"> </w:t>
      </w:r>
      <w:r w:rsidRPr="002746DC">
        <w:rPr>
          <w:rFonts w:ascii="Arial" w:hAnsi="Arial" w:cs="Arial"/>
          <w:w w:val="105"/>
          <w:sz w:val="18"/>
          <w:szCs w:val="21"/>
          <w:rPrChange w:id="3145" w:author="De Jesus Borges, Thiago" w:date="2024-08-15T12:22:00Z" w16du:dateUtc="2024-08-15T16:22:00Z">
            <w:rPr>
              <w:rFonts w:ascii="Arial" w:hAnsi="Arial" w:cs="Arial"/>
              <w:w w:val="105"/>
              <w:sz w:val="16"/>
            </w:rPr>
          </w:rPrChange>
        </w:rPr>
        <w:t>blood</w:t>
      </w:r>
      <w:r w:rsidRPr="002746DC">
        <w:rPr>
          <w:rFonts w:ascii="Arial" w:hAnsi="Arial" w:cs="Arial"/>
          <w:spacing w:val="6"/>
          <w:w w:val="105"/>
          <w:sz w:val="18"/>
          <w:szCs w:val="21"/>
          <w:rPrChange w:id="3146" w:author="De Jesus Borges, Thiago" w:date="2024-08-15T12:22:00Z" w16du:dateUtc="2024-08-15T16:22:00Z">
            <w:rPr>
              <w:rFonts w:ascii="Arial" w:hAnsi="Arial" w:cs="Arial"/>
              <w:spacing w:val="6"/>
              <w:w w:val="105"/>
              <w:sz w:val="16"/>
            </w:rPr>
          </w:rPrChange>
        </w:rPr>
        <w:t xml:space="preserve"> </w:t>
      </w:r>
      <w:r w:rsidRPr="002746DC">
        <w:rPr>
          <w:rFonts w:ascii="Arial" w:hAnsi="Arial" w:cs="Arial"/>
          <w:w w:val="105"/>
          <w:sz w:val="18"/>
          <w:szCs w:val="21"/>
          <w:rPrChange w:id="3147" w:author="De Jesus Borges, Thiago" w:date="2024-08-15T12:22:00Z" w16du:dateUtc="2024-08-15T16:22:00Z">
            <w:rPr>
              <w:rFonts w:ascii="Arial" w:hAnsi="Arial" w:cs="Arial"/>
              <w:w w:val="105"/>
              <w:sz w:val="16"/>
            </w:rPr>
          </w:rPrChange>
        </w:rPr>
        <w:t>transcriptomics</w:t>
      </w:r>
      <w:r w:rsidRPr="002746DC">
        <w:rPr>
          <w:rFonts w:ascii="Arial" w:hAnsi="Arial" w:cs="Arial"/>
          <w:spacing w:val="5"/>
          <w:w w:val="105"/>
          <w:sz w:val="18"/>
          <w:szCs w:val="21"/>
          <w:rPrChange w:id="3148" w:author="De Jesus Borges, Thiago" w:date="2024-08-15T12:22:00Z" w16du:dateUtc="2024-08-15T16:22:00Z">
            <w:rPr>
              <w:rFonts w:ascii="Arial" w:hAnsi="Arial" w:cs="Arial"/>
              <w:spacing w:val="5"/>
              <w:w w:val="105"/>
              <w:sz w:val="16"/>
            </w:rPr>
          </w:rPrChange>
        </w:rPr>
        <w:t xml:space="preserve"> </w:t>
      </w:r>
      <w:r w:rsidRPr="002746DC">
        <w:rPr>
          <w:rFonts w:ascii="Arial" w:hAnsi="Arial" w:cs="Arial"/>
          <w:w w:val="105"/>
          <w:sz w:val="18"/>
          <w:szCs w:val="21"/>
          <w:rPrChange w:id="3149" w:author="De Jesus Borges, Thiago" w:date="2024-08-15T12:22:00Z" w16du:dateUtc="2024-08-15T16:22:00Z">
            <w:rPr>
              <w:rFonts w:ascii="Arial" w:hAnsi="Arial" w:cs="Arial"/>
              <w:w w:val="105"/>
              <w:sz w:val="16"/>
            </w:rPr>
          </w:rPrChange>
        </w:rPr>
        <w:t>data</w:t>
      </w:r>
      <w:r w:rsidRPr="002746DC">
        <w:rPr>
          <w:rFonts w:ascii="Arial" w:hAnsi="Arial" w:cs="Arial"/>
          <w:spacing w:val="6"/>
          <w:w w:val="105"/>
          <w:sz w:val="18"/>
          <w:szCs w:val="21"/>
          <w:rPrChange w:id="3150" w:author="De Jesus Borges, Thiago" w:date="2024-08-15T12:22:00Z" w16du:dateUtc="2024-08-15T16:22:00Z">
            <w:rPr>
              <w:rFonts w:ascii="Arial" w:hAnsi="Arial" w:cs="Arial"/>
              <w:spacing w:val="6"/>
              <w:w w:val="105"/>
              <w:sz w:val="16"/>
            </w:rPr>
          </w:rPrChange>
        </w:rPr>
        <w:t xml:space="preserve"> </w:t>
      </w:r>
      <w:r w:rsidRPr="002746DC">
        <w:rPr>
          <w:rFonts w:ascii="Arial" w:hAnsi="Arial" w:cs="Arial"/>
          <w:w w:val="105"/>
          <w:sz w:val="18"/>
          <w:szCs w:val="21"/>
          <w:rPrChange w:id="3151" w:author="De Jesus Borges, Thiago" w:date="2024-08-15T12:22:00Z" w16du:dateUtc="2024-08-15T16:22:00Z">
            <w:rPr>
              <w:rFonts w:ascii="Arial" w:hAnsi="Arial" w:cs="Arial"/>
              <w:w w:val="105"/>
              <w:sz w:val="16"/>
            </w:rPr>
          </w:rPrChange>
        </w:rPr>
        <w:t>deposited</w:t>
      </w:r>
      <w:r w:rsidRPr="002746DC">
        <w:rPr>
          <w:rFonts w:ascii="Arial" w:hAnsi="Arial" w:cs="Arial"/>
          <w:spacing w:val="5"/>
          <w:w w:val="105"/>
          <w:sz w:val="18"/>
          <w:szCs w:val="21"/>
          <w:rPrChange w:id="3152" w:author="De Jesus Borges, Thiago" w:date="2024-08-15T12:22:00Z" w16du:dateUtc="2024-08-15T16:22:00Z">
            <w:rPr>
              <w:rFonts w:ascii="Arial" w:hAnsi="Arial" w:cs="Arial"/>
              <w:spacing w:val="5"/>
              <w:w w:val="105"/>
              <w:sz w:val="16"/>
            </w:rPr>
          </w:rPrChange>
        </w:rPr>
        <w:t xml:space="preserve"> </w:t>
      </w:r>
      <w:r w:rsidRPr="002746DC">
        <w:rPr>
          <w:rFonts w:ascii="Arial" w:hAnsi="Arial" w:cs="Arial"/>
          <w:w w:val="105"/>
          <w:sz w:val="18"/>
          <w:szCs w:val="21"/>
          <w:rPrChange w:id="3153" w:author="De Jesus Borges, Thiago" w:date="2024-08-15T12:22:00Z" w16du:dateUtc="2024-08-15T16:22:00Z">
            <w:rPr>
              <w:rFonts w:ascii="Arial" w:hAnsi="Arial" w:cs="Arial"/>
              <w:w w:val="105"/>
              <w:sz w:val="16"/>
            </w:rPr>
          </w:rPrChange>
        </w:rPr>
        <w:t>in</w:t>
      </w:r>
      <w:r w:rsidRPr="002746DC">
        <w:rPr>
          <w:rFonts w:ascii="Arial" w:hAnsi="Arial" w:cs="Arial"/>
          <w:spacing w:val="6"/>
          <w:w w:val="105"/>
          <w:sz w:val="18"/>
          <w:szCs w:val="21"/>
          <w:rPrChange w:id="3154" w:author="De Jesus Borges, Thiago" w:date="2024-08-15T12:22:00Z" w16du:dateUtc="2024-08-15T16:22:00Z">
            <w:rPr>
              <w:rFonts w:ascii="Arial" w:hAnsi="Arial" w:cs="Arial"/>
              <w:spacing w:val="6"/>
              <w:w w:val="105"/>
              <w:sz w:val="16"/>
            </w:rPr>
          </w:rPrChange>
        </w:rPr>
        <w:t xml:space="preserve"> </w:t>
      </w:r>
      <w:r w:rsidRPr="002746DC">
        <w:rPr>
          <w:rFonts w:ascii="Arial" w:hAnsi="Arial" w:cs="Arial"/>
          <w:spacing w:val="-2"/>
          <w:w w:val="105"/>
          <w:sz w:val="18"/>
          <w:szCs w:val="21"/>
          <w:rPrChange w:id="3155" w:author="De Jesus Borges, Thiago" w:date="2024-08-15T12:22:00Z" w16du:dateUtc="2024-08-15T16:22:00Z">
            <w:rPr>
              <w:rFonts w:ascii="Arial" w:hAnsi="Arial" w:cs="Arial"/>
              <w:spacing w:val="-2"/>
              <w:w w:val="105"/>
              <w:sz w:val="16"/>
            </w:rPr>
          </w:rPrChange>
        </w:rPr>
        <w:t>NCBI.</w:t>
      </w:r>
    </w:p>
    <w:p w14:paraId="49ACD2A3" w14:textId="77777777" w:rsidR="00F675DE" w:rsidRPr="002746DC" w:rsidRDefault="00F675DE" w:rsidP="003362E4">
      <w:pPr>
        <w:pStyle w:val="BodyText"/>
        <w:spacing w:before="3"/>
        <w:ind w:left="360"/>
        <w:rPr>
          <w:rFonts w:ascii="Arial" w:hAnsi="Arial" w:cs="Arial"/>
          <w:szCs w:val="21"/>
          <w:rPrChange w:id="3156" w:author="De Jesus Borges, Thiago" w:date="2024-08-15T12:22:00Z" w16du:dateUtc="2024-08-15T16:22:00Z">
            <w:rPr>
              <w:rFonts w:ascii="Arial" w:hAnsi="Arial" w:cs="Arial"/>
              <w:sz w:val="18"/>
            </w:rPr>
          </w:rPrChange>
        </w:rPr>
      </w:pPr>
    </w:p>
    <w:tbl>
      <w:tblPr>
        <w:tblW w:w="0" w:type="auto"/>
        <w:tblInd w:w="918" w:type="dxa"/>
        <w:tblLayout w:type="fixed"/>
        <w:tblCellMar>
          <w:left w:w="0" w:type="dxa"/>
          <w:right w:w="0" w:type="dxa"/>
        </w:tblCellMar>
        <w:tblLook w:val="01E0" w:firstRow="1" w:lastRow="1" w:firstColumn="1" w:lastColumn="1" w:noHBand="0" w:noVBand="0"/>
      </w:tblPr>
      <w:tblGrid>
        <w:gridCol w:w="1290"/>
        <w:gridCol w:w="713"/>
        <w:gridCol w:w="708"/>
        <w:gridCol w:w="1474"/>
        <w:gridCol w:w="934"/>
        <w:gridCol w:w="1117"/>
      </w:tblGrid>
      <w:tr w:rsidR="00F675DE" w:rsidRPr="00BA66BD" w14:paraId="1D87DE33" w14:textId="77777777">
        <w:trPr>
          <w:trHeight w:val="278"/>
        </w:trPr>
        <w:tc>
          <w:tcPr>
            <w:tcW w:w="1290" w:type="dxa"/>
            <w:tcBorders>
              <w:top w:val="single" w:sz="8" w:space="0" w:color="000000"/>
              <w:bottom w:val="single" w:sz="4" w:space="0" w:color="000000"/>
            </w:tcBorders>
          </w:tcPr>
          <w:p w14:paraId="061996AD" w14:textId="77777777" w:rsidR="00F675DE" w:rsidRPr="00BA66BD" w:rsidRDefault="0047037D" w:rsidP="003362E4">
            <w:pPr>
              <w:pStyle w:val="TableParagraph"/>
              <w:spacing w:before="40" w:line="240" w:lineRule="auto"/>
              <w:ind w:left="360"/>
              <w:jc w:val="both"/>
              <w:rPr>
                <w:rFonts w:ascii="Arial" w:hAnsi="Arial" w:cs="Arial"/>
                <w:sz w:val="16"/>
              </w:rPr>
            </w:pPr>
            <w:r w:rsidRPr="00BA66BD">
              <w:rPr>
                <w:rFonts w:ascii="Arial" w:hAnsi="Arial" w:cs="Arial"/>
                <w:w w:val="110"/>
                <w:sz w:val="16"/>
              </w:rPr>
              <w:t>GEO</w:t>
            </w:r>
            <w:r w:rsidRPr="00BA66BD">
              <w:rPr>
                <w:rFonts w:ascii="Arial" w:hAnsi="Arial" w:cs="Arial"/>
                <w:spacing w:val="16"/>
                <w:w w:val="110"/>
                <w:sz w:val="16"/>
              </w:rPr>
              <w:t xml:space="preserve"> </w:t>
            </w:r>
            <w:r w:rsidRPr="00BA66BD">
              <w:rPr>
                <w:rFonts w:ascii="Arial" w:hAnsi="Arial" w:cs="Arial"/>
                <w:spacing w:val="-5"/>
                <w:w w:val="110"/>
                <w:sz w:val="16"/>
              </w:rPr>
              <w:t>id</w:t>
            </w:r>
          </w:p>
        </w:tc>
        <w:tc>
          <w:tcPr>
            <w:tcW w:w="713" w:type="dxa"/>
            <w:tcBorders>
              <w:top w:val="single" w:sz="8" w:space="0" w:color="000000"/>
              <w:bottom w:val="single" w:sz="4" w:space="0" w:color="000000"/>
            </w:tcBorders>
          </w:tcPr>
          <w:p w14:paraId="1EB62E10" w14:textId="77777777" w:rsidR="00F675DE" w:rsidRPr="00BA66BD" w:rsidRDefault="0047037D" w:rsidP="003362E4">
            <w:pPr>
              <w:pStyle w:val="TableParagraph"/>
              <w:spacing w:before="40" w:line="240" w:lineRule="auto"/>
              <w:ind w:left="360"/>
              <w:jc w:val="both"/>
              <w:rPr>
                <w:rFonts w:ascii="Arial" w:hAnsi="Arial" w:cs="Arial"/>
                <w:sz w:val="16"/>
              </w:rPr>
            </w:pPr>
            <w:r w:rsidRPr="00BA66BD">
              <w:rPr>
                <w:rFonts w:ascii="Arial" w:hAnsi="Arial" w:cs="Arial"/>
                <w:w w:val="105"/>
                <w:sz w:val="16"/>
              </w:rPr>
              <w:t>Pos-</w:t>
            </w:r>
            <w:proofErr w:type="spellStart"/>
            <w:r w:rsidRPr="00BA66BD">
              <w:rPr>
                <w:rFonts w:ascii="Arial" w:hAnsi="Arial" w:cs="Arial"/>
                <w:spacing w:val="-5"/>
                <w:w w:val="105"/>
                <w:sz w:val="16"/>
              </w:rPr>
              <w:t>tx</w:t>
            </w:r>
            <w:proofErr w:type="spellEnd"/>
          </w:p>
        </w:tc>
        <w:tc>
          <w:tcPr>
            <w:tcW w:w="708" w:type="dxa"/>
            <w:tcBorders>
              <w:top w:val="single" w:sz="8" w:space="0" w:color="000000"/>
              <w:bottom w:val="single" w:sz="4" w:space="0" w:color="000000"/>
            </w:tcBorders>
          </w:tcPr>
          <w:p w14:paraId="4E11CCAA" w14:textId="77777777" w:rsidR="00F675DE" w:rsidRPr="00BA66BD" w:rsidRDefault="0047037D" w:rsidP="003362E4">
            <w:pPr>
              <w:pStyle w:val="TableParagraph"/>
              <w:spacing w:before="40" w:line="240" w:lineRule="auto"/>
              <w:ind w:left="360"/>
              <w:jc w:val="both"/>
              <w:rPr>
                <w:rFonts w:ascii="Arial" w:hAnsi="Arial" w:cs="Arial"/>
                <w:sz w:val="16"/>
              </w:rPr>
            </w:pPr>
            <w:r w:rsidRPr="00BA66BD">
              <w:rPr>
                <w:rFonts w:ascii="Arial" w:hAnsi="Arial" w:cs="Arial"/>
                <w:w w:val="105"/>
                <w:sz w:val="16"/>
              </w:rPr>
              <w:t>Pre-</w:t>
            </w:r>
            <w:proofErr w:type="spellStart"/>
            <w:r w:rsidRPr="00BA66BD">
              <w:rPr>
                <w:rFonts w:ascii="Arial" w:hAnsi="Arial" w:cs="Arial"/>
                <w:spacing w:val="-5"/>
                <w:w w:val="105"/>
                <w:sz w:val="16"/>
              </w:rPr>
              <w:t>tx</w:t>
            </w:r>
            <w:proofErr w:type="spellEnd"/>
          </w:p>
        </w:tc>
        <w:tc>
          <w:tcPr>
            <w:tcW w:w="1474" w:type="dxa"/>
            <w:tcBorders>
              <w:top w:val="single" w:sz="8" w:space="0" w:color="000000"/>
              <w:bottom w:val="single" w:sz="4" w:space="0" w:color="000000"/>
            </w:tcBorders>
          </w:tcPr>
          <w:p w14:paraId="1BE58015" w14:textId="4808C292" w:rsidR="00F675DE" w:rsidRPr="00BA66BD" w:rsidRDefault="00762F7E" w:rsidP="003362E4">
            <w:pPr>
              <w:pStyle w:val="TableParagraph"/>
              <w:spacing w:before="40" w:line="240" w:lineRule="auto"/>
              <w:ind w:left="360"/>
              <w:jc w:val="both"/>
              <w:rPr>
                <w:rFonts w:ascii="Arial" w:hAnsi="Arial" w:cs="Arial"/>
                <w:sz w:val="16"/>
              </w:rPr>
            </w:pPr>
            <w:r w:rsidRPr="00BA66BD">
              <w:rPr>
                <w:rFonts w:ascii="Arial" w:hAnsi="Arial" w:cs="Arial"/>
                <w:spacing w:val="-2"/>
                <w:w w:val="105"/>
                <w:sz w:val="16"/>
              </w:rPr>
              <w:t>Technology</w:t>
            </w:r>
          </w:p>
        </w:tc>
        <w:tc>
          <w:tcPr>
            <w:tcW w:w="934" w:type="dxa"/>
            <w:tcBorders>
              <w:top w:val="single" w:sz="8" w:space="0" w:color="000000"/>
              <w:bottom w:val="single" w:sz="4" w:space="0" w:color="000000"/>
            </w:tcBorders>
          </w:tcPr>
          <w:p w14:paraId="4E6F75CD" w14:textId="77777777" w:rsidR="00F675DE" w:rsidRPr="00BA66BD" w:rsidRDefault="0047037D" w:rsidP="003362E4">
            <w:pPr>
              <w:pStyle w:val="TableParagraph"/>
              <w:spacing w:before="40" w:line="240" w:lineRule="auto"/>
              <w:ind w:left="360"/>
              <w:jc w:val="both"/>
              <w:rPr>
                <w:rFonts w:ascii="Arial" w:hAnsi="Arial" w:cs="Arial"/>
                <w:sz w:val="16"/>
              </w:rPr>
            </w:pPr>
            <w:r w:rsidRPr="00BA66BD">
              <w:rPr>
                <w:rFonts w:ascii="Arial" w:hAnsi="Arial" w:cs="Arial"/>
                <w:spacing w:val="-2"/>
                <w:w w:val="105"/>
                <w:sz w:val="16"/>
              </w:rPr>
              <w:t>Rejection</w:t>
            </w:r>
          </w:p>
        </w:tc>
        <w:tc>
          <w:tcPr>
            <w:tcW w:w="1117" w:type="dxa"/>
            <w:tcBorders>
              <w:top w:val="single" w:sz="8" w:space="0" w:color="000000"/>
              <w:bottom w:val="single" w:sz="4" w:space="0" w:color="000000"/>
            </w:tcBorders>
          </w:tcPr>
          <w:p w14:paraId="250720F3" w14:textId="77777777" w:rsidR="00F675DE" w:rsidRPr="00BA66BD" w:rsidRDefault="0047037D" w:rsidP="003362E4">
            <w:pPr>
              <w:pStyle w:val="TableParagraph"/>
              <w:spacing w:before="40" w:line="240" w:lineRule="auto"/>
              <w:ind w:left="360"/>
              <w:jc w:val="both"/>
              <w:rPr>
                <w:rFonts w:ascii="Arial" w:hAnsi="Arial" w:cs="Arial"/>
                <w:sz w:val="16"/>
              </w:rPr>
            </w:pPr>
            <w:r w:rsidRPr="00BA66BD">
              <w:rPr>
                <w:rFonts w:ascii="Arial" w:hAnsi="Arial" w:cs="Arial"/>
                <w:sz w:val="16"/>
              </w:rPr>
              <w:t>Non-</w:t>
            </w:r>
            <w:r w:rsidRPr="00BA66BD">
              <w:rPr>
                <w:rFonts w:ascii="Arial" w:hAnsi="Arial" w:cs="Arial"/>
                <w:spacing w:val="-2"/>
                <w:sz w:val="16"/>
              </w:rPr>
              <w:t>rejection</w:t>
            </w:r>
          </w:p>
        </w:tc>
      </w:tr>
      <w:tr w:rsidR="00F675DE" w:rsidRPr="00BA66BD" w14:paraId="4AE5E02F" w14:textId="77777777">
        <w:trPr>
          <w:trHeight w:val="243"/>
        </w:trPr>
        <w:tc>
          <w:tcPr>
            <w:tcW w:w="1290" w:type="dxa"/>
            <w:tcBorders>
              <w:top w:val="single" w:sz="4" w:space="0" w:color="000000"/>
            </w:tcBorders>
          </w:tcPr>
          <w:p w14:paraId="00640ECB" w14:textId="77777777" w:rsidR="00F675DE" w:rsidRPr="00BA66BD" w:rsidRDefault="0047037D">
            <w:pPr>
              <w:pStyle w:val="TableParagraph"/>
              <w:spacing w:before="42" w:line="240" w:lineRule="auto"/>
              <w:ind w:left="360"/>
              <w:jc w:val="both"/>
              <w:rPr>
                <w:rFonts w:ascii="Arial" w:hAnsi="Arial" w:cs="Arial"/>
                <w:sz w:val="16"/>
              </w:rPr>
              <w:pPrChange w:id="3157" w:author="De Jesus Borges, Thiago" w:date="2024-08-15T12:22:00Z" w16du:dateUtc="2024-08-15T16:22:00Z">
                <w:pPr>
                  <w:pStyle w:val="TableParagraph"/>
                  <w:spacing w:before="42" w:line="240" w:lineRule="auto"/>
                  <w:ind w:left="0"/>
                  <w:jc w:val="both"/>
                </w:pPr>
              </w:pPrChange>
            </w:pPr>
            <w:r w:rsidRPr="00BA66BD">
              <w:rPr>
                <w:rFonts w:ascii="Arial" w:hAnsi="Arial" w:cs="Arial"/>
                <w:sz w:val="16"/>
              </w:rPr>
              <w:t>GSE175718</w:t>
            </w:r>
            <w:r w:rsidRPr="00BA66BD">
              <w:rPr>
                <w:rFonts w:ascii="Arial" w:hAnsi="Arial" w:cs="Arial"/>
                <w:spacing w:val="72"/>
                <w:sz w:val="16"/>
              </w:rPr>
              <w:t xml:space="preserve"> </w:t>
            </w:r>
            <w:r w:rsidRPr="00BA66BD">
              <w:rPr>
                <w:rFonts w:ascii="Arial" w:hAnsi="Arial" w:cs="Arial"/>
                <w:spacing w:val="-4"/>
                <w:sz w:val="16"/>
              </w:rPr>
              <w:t>[</w:t>
            </w:r>
            <w:r w:rsidRPr="00BA66BD">
              <w:rPr>
                <w:sz w:val="16"/>
                <w:rPrChange w:id="3158" w:author="De Jesus Borges, Thiago" w:date="2024-08-15T12:38:00Z" w16du:dateUtc="2024-08-15T16:38:00Z">
                  <w:rPr/>
                </w:rPrChange>
              </w:rPr>
              <w:fldChar w:fldCharType="begin"/>
            </w:r>
            <w:r w:rsidRPr="00BA66BD">
              <w:rPr>
                <w:sz w:val="16"/>
                <w:rPrChange w:id="3159" w:author="De Jesus Borges, Thiago" w:date="2024-08-15T12:38:00Z" w16du:dateUtc="2024-08-15T16:38:00Z">
                  <w:rPr/>
                </w:rPrChange>
              </w:rPr>
              <w:instrText>HYPERLINK \l "_bookmark28"</w:instrText>
            </w:r>
            <w:r w:rsidRPr="00EB5EE6">
              <w:rPr>
                <w:sz w:val="16"/>
              </w:rPr>
            </w:r>
            <w:r w:rsidRPr="00BA66BD">
              <w:rPr>
                <w:sz w:val="16"/>
                <w:rPrChange w:id="3160"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28</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Borders>
              <w:top w:val="single" w:sz="4" w:space="0" w:color="000000"/>
            </w:tcBorders>
          </w:tcPr>
          <w:p w14:paraId="19982112" w14:textId="77777777" w:rsidR="00F675DE" w:rsidRPr="00BA66BD" w:rsidRDefault="0047037D">
            <w:pPr>
              <w:pStyle w:val="TableParagraph"/>
              <w:spacing w:before="42" w:line="240" w:lineRule="auto"/>
              <w:ind w:left="360"/>
              <w:jc w:val="both"/>
              <w:rPr>
                <w:rFonts w:ascii="Arial" w:hAnsi="Arial" w:cs="Arial"/>
                <w:sz w:val="16"/>
              </w:rPr>
              <w:pPrChange w:id="3161" w:author="De Jesus Borges, Thiago" w:date="2024-08-15T12:22:00Z" w16du:dateUtc="2024-08-15T16:22:00Z">
                <w:pPr>
                  <w:pStyle w:val="TableParagraph"/>
                  <w:spacing w:before="42" w:line="240" w:lineRule="auto"/>
                  <w:ind w:left="119"/>
                  <w:jc w:val="both"/>
                </w:pPr>
              </w:pPrChange>
            </w:pPr>
            <w:r w:rsidRPr="00BA66BD">
              <w:rPr>
                <w:rFonts w:ascii="Arial" w:hAnsi="Arial" w:cs="Arial"/>
                <w:spacing w:val="-5"/>
                <w:sz w:val="16"/>
              </w:rPr>
              <w:t>384</w:t>
            </w:r>
          </w:p>
        </w:tc>
        <w:tc>
          <w:tcPr>
            <w:tcW w:w="708" w:type="dxa"/>
            <w:tcBorders>
              <w:top w:val="single" w:sz="4" w:space="0" w:color="000000"/>
            </w:tcBorders>
          </w:tcPr>
          <w:p w14:paraId="7C39602A" w14:textId="77777777" w:rsidR="00F675DE" w:rsidRPr="00BA66BD" w:rsidRDefault="0047037D">
            <w:pPr>
              <w:pStyle w:val="TableParagraph"/>
              <w:spacing w:before="42" w:line="240" w:lineRule="auto"/>
              <w:ind w:left="360"/>
              <w:jc w:val="both"/>
              <w:rPr>
                <w:rFonts w:ascii="Arial" w:hAnsi="Arial" w:cs="Arial"/>
                <w:sz w:val="16"/>
              </w:rPr>
              <w:pPrChange w:id="3162" w:author="De Jesus Borges, Thiago" w:date="2024-08-15T12:22:00Z" w16du:dateUtc="2024-08-15T16:22:00Z">
                <w:pPr>
                  <w:pStyle w:val="TableParagraph"/>
                  <w:spacing w:before="42" w:line="240" w:lineRule="auto"/>
                  <w:ind w:left="119"/>
                  <w:jc w:val="both"/>
                </w:pPr>
              </w:pPrChange>
            </w:pPr>
            <w:r w:rsidRPr="00BA66BD">
              <w:rPr>
                <w:rFonts w:ascii="Arial" w:hAnsi="Arial" w:cs="Arial"/>
                <w:spacing w:val="-10"/>
                <w:w w:val="95"/>
                <w:sz w:val="16"/>
              </w:rPr>
              <w:t>0</w:t>
            </w:r>
          </w:p>
        </w:tc>
        <w:tc>
          <w:tcPr>
            <w:tcW w:w="1474" w:type="dxa"/>
            <w:tcBorders>
              <w:top w:val="single" w:sz="4" w:space="0" w:color="000000"/>
            </w:tcBorders>
          </w:tcPr>
          <w:p w14:paraId="402B3568" w14:textId="77777777" w:rsidR="00F675DE" w:rsidRPr="00BA66BD" w:rsidRDefault="0047037D">
            <w:pPr>
              <w:pStyle w:val="TableParagraph"/>
              <w:spacing w:before="42" w:line="240" w:lineRule="auto"/>
              <w:ind w:left="360"/>
              <w:jc w:val="both"/>
              <w:rPr>
                <w:rFonts w:ascii="Arial" w:hAnsi="Arial" w:cs="Arial"/>
                <w:sz w:val="16"/>
              </w:rPr>
              <w:pPrChange w:id="3163" w:author="De Jesus Borges, Thiago" w:date="2024-08-15T12:22:00Z" w16du:dateUtc="2024-08-15T16:22:00Z">
                <w:pPr>
                  <w:pStyle w:val="TableParagraph"/>
                  <w:spacing w:before="42" w:line="240" w:lineRule="auto"/>
                  <w:jc w:val="both"/>
                </w:pPr>
              </w:pPrChange>
            </w:pPr>
            <w:r w:rsidRPr="00BA66BD">
              <w:rPr>
                <w:rFonts w:ascii="Arial" w:hAnsi="Arial" w:cs="Arial"/>
                <w:w w:val="105"/>
                <w:sz w:val="16"/>
              </w:rPr>
              <w:t>RNA-</w:t>
            </w:r>
            <w:r w:rsidRPr="00BA66BD">
              <w:rPr>
                <w:rFonts w:ascii="Arial" w:hAnsi="Arial" w:cs="Arial"/>
                <w:spacing w:val="-5"/>
                <w:w w:val="105"/>
                <w:sz w:val="16"/>
              </w:rPr>
              <w:t>Seq</w:t>
            </w:r>
          </w:p>
        </w:tc>
        <w:tc>
          <w:tcPr>
            <w:tcW w:w="934" w:type="dxa"/>
            <w:tcBorders>
              <w:top w:val="single" w:sz="4" w:space="0" w:color="000000"/>
            </w:tcBorders>
          </w:tcPr>
          <w:p w14:paraId="54ACB677" w14:textId="77777777" w:rsidR="00F675DE" w:rsidRPr="00BA66BD" w:rsidRDefault="0047037D">
            <w:pPr>
              <w:pStyle w:val="TableParagraph"/>
              <w:spacing w:before="42" w:line="240" w:lineRule="auto"/>
              <w:ind w:left="360"/>
              <w:jc w:val="both"/>
              <w:rPr>
                <w:rFonts w:ascii="Arial" w:hAnsi="Arial" w:cs="Arial"/>
                <w:sz w:val="16"/>
              </w:rPr>
              <w:pPrChange w:id="3164" w:author="De Jesus Borges, Thiago" w:date="2024-08-15T12:22:00Z" w16du:dateUtc="2024-08-15T16:22:00Z">
                <w:pPr>
                  <w:pStyle w:val="TableParagraph"/>
                  <w:spacing w:before="42" w:line="240" w:lineRule="auto"/>
                  <w:jc w:val="both"/>
                </w:pPr>
              </w:pPrChange>
            </w:pPr>
            <w:r w:rsidRPr="00BA66BD">
              <w:rPr>
                <w:rFonts w:ascii="Arial" w:hAnsi="Arial" w:cs="Arial"/>
                <w:spacing w:val="-5"/>
                <w:sz w:val="16"/>
              </w:rPr>
              <w:t>136</w:t>
            </w:r>
          </w:p>
        </w:tc>
        <w:tc>
          <w:tcPr>
            <w:tcW w:w="1117" w:type="dxa"/>
            <w:tcBorders>
              <w:top w:val="single" w:sz="4" w:space="0" w:color="000000"/>
            </w:tcBorders>
          </w:tcPr>
          <w:p w14:paraId="00E0CB5A" w14:textId="77777777" w:rsidR="00F675DE" w:rsidRPr="00BA66BD" w:rsidRDefault="0047037D">
            <w:pPr>
              <w:pStyle w:val="TableParagraph"/>
              <w:spacing w:before="42" w:line="240" w:lineRule="auto"/>
              <w:ind w:left="360"/>
              <w:jc w:val="both"/>
              <w:rPr>
                <w:rFonts w:ascii="Arial" w:hAnsi="Arial" w:cs="Arial"/>
                <w:sz w:val="16"/>
              </w:rPr>
              <w:pPrChange w:id="3165" w:author="De Jesus Borges, Thiago" w:date="2024-08-15T12:22:00Z" w16du:dateUtc="2024-08-15T16:22:00Z">
                <w:pPr>
                  <w:pStyle w:val="TableParagraph"/>
                  <w:spacing w:before="42" w:line="240" w:lineRule="auto"/>
                  <w:ind w:left="117"/>
                  <w:jc w:val="both"/>
                </w:pPr>
              </w:pPrChange>
            </w:pPr>
            <w:r w:rsidRPr="00BA66BD">
              <w:rPr>
                <w:rFonts w:ascii="Arial" w:hAnsi="Arial" w:cs="Arial"/>
                <w:spacing w:val="-5"/>
                <w:sz w:val="16"/>
              </w:rPr>
              <w:t>248</w:t>
            </w:r>
          </w:p>
        </w:tc>
      </w:tr>
      <w:tr w:rsidR="00F675DE" w:rsidRPr="00BA66BD" w14:paraId="43BBF2D1" w14:textId="77777777">
        <w:trPr>
          <w:trHeight w:val="190"/>
        </w:trPr>
        <w:tc>
          <w:tcPr>
            <w:tcW w:w="1290" w:type="dxa"/>
          </w:tcPr>
          <w:p w14:paraId="6FD65685" w14:textId="77777777" w:rsidR="00F675DE" w:rsidRPr="00BA66BD" w:rsidRDefault="0047037D">
            <w:pPr>
              <w:pStyle w:val="TableParagraph"/>
              <w:ind w:left="360"/>
              <w:jc w:val="both"/>
              <w:rPr>
                <w:rFonts w:ascii="Arial" w:hAnsi="Arial" w:cs="Arial"/>
                <w:sz w:val="16"/>
              </w:rPr>
              <w:pPrChange w:id="3166" w:author="De Jesus Borges, Thiago" w:date="2024-08-15T12:22:00Z" w16du:dateUtc="2024-08-15T16:22:00Z">
                <w:pPr>
                  <w:pStyle w:val="TableParagraph"/>
                  <w:ind w:left="0"/>
                  <w:jc w:val="both"/>
                </w:pPr>
              </w:pPrChange>
            </w:pPr>
            <w:r w:rsidRPr="00BA66BD">
              <w:rPr>
                <w:rFonts w:ascii="Arial" w:hAnsi="Arial" w:cs="Arial"/>
                <w:sz w:val="16"/>
              </w:rPr>
              <w:t>GSE120649</w:t>
            </w:r>
            <w:r w:rsidRPr="00BA66BD">
              <w:rPr>
                <w:rFonts w:ascii="Arial" w:hAnsi="Arial" w:cs="Arial"/>
                <w:spacing w:val="25"/>
                <w:sz w:val="16"/>
              </w:rPr>
              <w:t xml:space="preserve"> </w:t>
            </w:r>
            <w:r w:rsidRPr="00BA66BD">
              <w:rPr>
                <w:rFonts w:ascii="Arial" w:hAnsi="Arial" w:cs="Arial"/>
                <w:spacing w:val="-4"/>
                <w:sz w:val="16"/>
              </w:rPr>
              <w:t>[</w:t>
            </w:r>
            <w:r w:rsidRPr="00BA66BD">
              <w:rPr>
                <w:sz w:val="16"/>
                <w:rPrChange w:id="3167" w:author="De Jesus Borges, Thiago" w:date="2024-08-15T12:38:00Z" w16du:dateUtc="2024-08-15T16:38:00Z">
                  <w:rPr/>
                </w:rPrChange>
              </w:rPr>
              <w:fldChar w:fldCharType="begin"/>
            </w:r>
            <w:r w:rsidRPr="00BA66BD">
              <w:rPr>
                <w:sz w:val="16"/>
                <w:rPrChange w:id="3168" w:author="De Jesus Borges, Thiago" w:date="2024-08-15T12:38:00Z" w16du:dateUtc="2024-08-15T16:38:00Z">
                  <w:rPr/>
                </w:rPrChange>
              </w:rPr>
              <w:instrText>HYPERLINK \l "_bookmark21"</w:instrText>
            </w:r>
            <w:r w:rsidRPr="00EB5EE6">
              <w:rPr>
                <w:sz w:val="16"/>
              </w:rPr>
            </w:r>
            <w:r w:rsidRPr="00BA66BD">
              <w:rPr>
                <w:sz w:val="16"/>
                <w:rPrChange w:id="3169"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21</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0CC223C1" w14:textId="77777777" w:rsidR="00F675DE" w:rsidRPr="00BA66BD" w:rsidRDefault="0047037D">
            <w:pPr>
              <w:pStyle w:val="TableParagraph"/>
              <w:ind w:left="360"/>
              <w:jc w:val="both"/>
              <w:rPr>
                <w:rFonts w:ascii="Arial" w:hAnsi="Arial" w:cs="Arial"/>
                <w:sz w:val="16"/>
              </w:rPr>
              <w:pPrChange w:id="3170" w:author="De Jesus Borges, Thiago" w:date="2024-08-15T12:22:00Z" w16du:dateUtc="2024-08-15T16:22:00Z">
                <w:pPr>
                  <w:pStyle w:val="TableParagraph"/>
                  <w:ind w:left="119"/>
                  <w:jc w:val="both"/>
                </w:pPr>
              </w:pPrChange>
            </w:pPr>
            <w:r w:rsidRPr="00BA66BD">
              <w:rPr>
                <w:rFonts w:ascii="Arial" w:hAnsi="Arial" w:cs="Arial"/>
                <w:spacing w:val="-7"/>
                <w:w w:val="105"/>
                <w:sz w:val="16"/>
              </w:rPr>
              <w:t>16</w:t>
            </w:r>
          </w:p>
        </w:tc>
        <w:tc>
          <w:tcPr>
            <w:tcW w:w="708" w:type="dxa"/>
          </w:tcPr>
          <w:p w14:paraId="0EE26B46" w14:textId="77777777" w:rsidR="00F675DE" w:rsidRPr="00BA66BD" w:rsidRDefault="0047037D">
            <w:pPr>
              <w:pStyle w:val="TableParagraph"/>
              <w:ind w:left="360"/>
              <w:jc w:val="both"/>
              <w:rPr>
                <w:rFonts w:ascii="Arial" w:hAnsi="Arial" w:cs="Arial"/>
                <w:sz w:val="16"/>
              </w:rPr>
              <w:pPrChange w:id="3171" w:author="De Jesus Borges, Thiago" w:date="2024-08-15T12:22:00Z" w16du:dateUtc="2024-08-15T16:22:00Z">
                <w:pPr>
                  <w:pStyle w:val="TableParagraph"/>
                  <w:jc w:val="both"/>
                </w:pPr>
              </w:pPrChange>
            </w:pPr>
            <w:r w:rsidRPr="00BA66BD">
              <w:rPr>
                <w:rFonts w:ascii="Arial" w:hAnsi="Arial" w:cs="Arial"/>
                <w:spacing w:val="-10"/>
                <w:w w:val="95"/>
                <w:sz w:val="16"/>
              </w:rPr>
              <w:t>0</w:t>
            </w:r>
          </w:p>
        </w:tc>
        <w:tc>
          <w:tcPr>
            <w:tcW w:w="1474" w:type="dxa"/>
          </w:tcPr>
          <w:p w14:paraId="1F3A0CD6" w14:textId="77777777" w:rsidR="00F675DE" w:rsidRPr="00BA66BD" w:rsidRDefault="0047037D">
            <w:pPr>
              <w:pStyle w:val="TableParagraph"/>
              <w:ind w:left="360"/>
              <w:jc w:val="both"/>
              <w:rPr>
                <w:rFonts w:ascii="Arial" w:hAnsi="Arial" w:cs="Arial"/>
                <w:sz w:val="16"/>
              </w:rPr>
              <w:pPrChange w:id="3172"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5"/>
                <w:w w:val="105"/>
                <w:sz w:val="16"/>
              </w:rPr>
              <w:t>Seq</w:t>
            </w:r>
          </w:p>
        </w:tc>
        <w:tc>
          <w:tcPr>
            <w:tcW w:w="934" w:type="dxa"/>
          </w:tcPr>
          <w:p w14:paraId="110B2E42" w14:textId="77777777" w:rsidR="00F675DE" w:rsidRPr="00BA66BD" w:rsidRDefault="0047037D">
            <w:pPr>
              <w:pStyle w:val="TableParagraph"/>
              <w:ind w:left="360"/>
              <w:jc w:val="both"/>
              <w:rPr>
                <w:rFonts w:ascii="Arial" w:hAnsi="Arial" w:cs="Arial"/>
                <w:sz w:val="16"/>
              </w:rPr>
              <w:pPrChange w:id="3173" w:author="De Jesus Borges, Thiago" w:date="2024-08-15T12:22:00Z" w16du:dateUtc="2024-08-15T16:22:00Z">
                <w:pPr>
                  <w:pStyle w:val="TableParagraph"/>
                  <w:jc w:val="both"/>
                </w:pPr>
              </w:pPrChange>
            </w:pPr>
            <w:r w:rsidRPr="00BA66BD">
              <w:rPr>
                <w:rFonts w:ascii="Arial" w:hAnsi="Arial" w:cs="Arial"/>
                <w:spacing w:val="-5"/>
                <w:sz w:val="16"/>
              </w:rPr>
              <w:t>10</w:t>
            </w:r>
          </w:p>
        </w:tc>
        <w:tc>
          <w:tcPr>
            <w:tcW w:w="1117" w:type="dxa"/>
          </w:tcPr>
          <w:p w14:paraId="74FA5C83" w14:textId="77777777" w:rsidR="00F675DE" w:rsidRPr="00BA66BD" w:rsidRDefault="0047037D">
            <w:pPr>
              <w:pStyle w:val="TableParagraph"/>
              <w:ind w:left="360"/>
              <w:jc w:val="both"/>
              <w:rPr>
                <w:rFonts w:ascii="Arial" w:hAnsi="Arial" w:cs="Arial"/>
                <w:sz w:val="16"/>
              </w:rPr>
              <w:pPrChange w:id="3174" w:author="De Jesus Borges, Thiago" w:date="2024-08-15T12:22:00Z" w16du:dateUtc="2024-08-15T16:22:00Z">
                <w:pPr>
                  <w:pStyle w:val="TableParagraph"/>
                  <w:ind w:left="117"/>
                  <w:jc w:val="both"/>
                </w:pPr>
              </w:pPrChange>
            </w:pPr>
            <w:r w:rsidRPr="00BA66BD">
              <w:rPr>
                <w:rFonts w:ascii="Arial" w:hAnsi="Arial" w:cs="Arial"/>
                <w:spacing w:val="-10"/>
                <w:sz w:val="16"/>
              </w:rPr>
              <w:t>6</w:t>
            </w:r>
          </w:p>
        </w:tc>
      </w:tr>
      <w:tr w:rsidR="00F675DE" w:rsidRPr="00BA66BD" w14:paraId="462B67C4" w14:textId="77777777">
        <w:trPr>
          <w:trHeight w:val="190"/>
        </w:trPr>
        <w:tc>
          <w:tcPr>
            <w:tcW w:w="1290" w:type="dxa"/>
          </w:tcPr>
          <w:p w14:paraId="1C5F250D" w14:textId="77777777" w:rsidR="00F675DE" w:rsidRPr="00BA66BD" w:rsidRDefault="0047037D">
            <w:pPr>
              <w:pStyle w:val="TableParagraph"/>
              <w:ind w:left="360"/>
              <w:jc w:val="both"/>
              <w:rPr>
                <w:rFonts w:ascii="Arial" w:hAnsi="Arial" w:cs="Arial"/>
                <w:sz w:val="16"/>
              </w:rPr>
              <w:pPrChange w:id="3175" w:author="De Jesus Borges, Thiago" w:date="2024-08-15T12:22:00Z" w16du:dateUtc="2024-08-15T16:22:00Z">
                <w:pPr>
                  <w:pStyle w:val="TableParagraph"/>
                  <w:ind w:left="0"/>
                  <w:jc w:val="both"/>
                </w:pPr>
              </w:pPrChange>
            </w:pPr>
            <w:r w:rsidRPr="00BA66BD">
              <w:rPr>
                <w:rFonts w:ascii="Arial" w:hAnsi="Arial" w:cs="Arial"/>
                <w:sz w:val="16"/>
              </w:rPr>
              <w:t>GSE86884</w:t>
            </w:r>
            <w:r w:rsidRPr="00BA66BD">
              <w:rPr>
                <w:rFonts w:ascii="Arial" w:hAnsi="Arial" w:cs="Arial"/>
                <w:spacing w:val="1"/>
                <w:sz w:val="16"/>
              </w:rPr>
              <w:t xml:space="preserve"> </w:t>
            </w:r>
            <w:r w:rsidRPr="00BA66BD">
              <w:rPr>
                <w:rFonts w:ascii="Arial" w:hAnsi="Arial" w:cs="Arial"/>
                <w:spacing w:val="-4"/>
                <w:sz w:val="16"/>
              </w:rPr>
              <w:t>[</w:t>
            </w:r>
            <w:r w:rsidRPr="00BA66BD">
              <w:rPr>
                <w:sz w:val="16"/>
                <w:rPrChange w:id="3176" w:author="De Jesus Borges, Thiago" w:date="2024-08-15T12:38:00Z" w16du:dateUtc="2024-08-15T16:38:00Z">
                  <w:rPr/>
                </w:rPrChange>
              </w:rPr>
              <w:fldChar w:fldCharType="begin"/>
            </w:r>
            <w:r w:rsidRPr="00BA66BD">
              <w:rPr>
                <w:sz w:val="16"/>
                <w:rPrChange w:id="3177" w:author="De Jesus Borges, Thiago" w:date="2024-08-15T12:38:00Z" w16du:dateUtc="2024-08-15T16:38:00Z">
                  <w:rPr/>
                </w:rPrChange>
              </w:rPr>
              <w:instrText>HYPERLINK \l "_bookmark20"</w:instrText>
            </w:r>
            <w:r w:rsidRPr="00EB5EE6">
              <w:rPr>
                <w:sz w:val="16"/>
              </w:rPr>
            </w:r>
            <w:r w:rsidRPr="00BA66BD">
              <w:rPr>
                <w:sz w:val="16"/>
                <w:rPrChange w:id="3178"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20</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091D377F" w14:textId="77777777" w:rsidR="00F675DE" w:rsidRPr="00BA66BD" w:rsidRDefault="0047037D">
            <w:pPr>
              <w:pStyle w:val="TableParagraph"/>
              <w:ind w:left="360"/>
              <w:jc w:val="both"/>
              <w:rPr>
                <w:rFonts w:ascii="Arial" w:hAnsi="Arial" w:cs="Arial"/>
                <w:sz w:val="16"/>
              </w:rPr>
              <w:pPrChange w:id="3179" w:author="De Jesus Borges, Thiago" w:date="2024-08-15T12:22:00Z" w16du:dateUtc="2024-08-15T16:22:00Z">
                <w:pPr>
                  <w:pStyle w:val="TableParagraph"/>
                  <w:ind w:left="119"/>
                  <w:jc w:val="both"/>
                </w:pPr>
              </w:pPrChange>
            </w:pPr>
            <w:r w:rsidRPr="00BA66BD">
              <w:rPr>
                <w:rFonts w:ascii="Arial" w:hAnsi="Arial" w:cs="Arial"/>
                <w:spacing w:val="-5"/>
                <w:sz w:val="16"/>
              </w:rPr>
              <w:t>32</w:t>
            </w:r>
          </w:p>
        </w:tc>
        <w:tc>
          <w:tcPr>
            <w:tcW w:w="708" w:type="dxa"/>
          </w:tcPr>
          <w:p w14:paraId="40E6B976" w14:textId="77777777" w:rsidR="00F675DE" w:rsidRPr="00BA66BD" w:rsidRDefault="0047037D">
            <w:pPr>
              <w:pStyle w:val="TableParagraph"/>
              <w:ind w:left="360"/>
              <w:jc w:val="both"/>
              <w:rPr>
                <w:rFonts w:ascii="Arial" w:hAnsi="Arial" w:cs="Arial"/>
                <w:sz w:val="16"/>
              </w:rPr>
              <w:pPrChange w:id="3180" w:author="De Jesus Borges, Thiago" w:date="2024-08-15T12:22:00Z" w16du:dateUtc="2024-08-15T16:22:00Z">
                <w:pPr>
                  <w:pStyle w:val="TableParagraph"/>
                  <w:jc w:val="both"/>
                </w:pPr>
              </w:pPrChange>
            </w:pPr>
            <w:r w:rsidRPr="00BA66BD">
              <w:rPr>
                <w:rFonts w:ascii="Arial" w:hAnsi="Arial" w:cs="Arial"/>
                <w:spacing w:val="-5"/>
                <w:sz w:val="16"/>
              </w:rPr>
              <w:t>64</w:t>
            </w:r>
          </w:p>
        </w:tc>
        <w:tc>
          <w:tcPr>
            <w:tcW w:w="1474" w:type="dxa"/>
          </w:tcPr>
          <w:p w14:paraId="6E65B1CA" w14:textId="77777777" w:rsidR="00F675DE" w:rsidRPr="00BA66BD" w:rsidRDefault="0047037D">
            <w:pPr>
              <w:pStyle w:val="TableParagraph"/>
              <w:ind w:left="360"/>
              <w:jc w:val="both"/>
              <w:rPr>
                <w:rFonts w:ascii="Arial" w:hAnsi="Arial" w:cs="Arial"/>
                <w:sz w:val="16"/>
              </w:rPr>
              <w:pPrChange w:id="3181"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5"/>
                <w:w w:val="105"/>
                <w:sz w:val="16"/>
              </w:rPr>
              <w:t>Seq</w:t>
            </w:r>
          </w:p>
        </w:tc>
        <w:tc>
          <w:tcPr>
            <w:tcW w:w="934" w:type="dxa"/>
          </w:tcPr>
          <w:p w14:paraId="4E628EFD" w14:textId="77777777" w:rsidR="00F675DE" w:rsidRPr="00BA66BD" w:rsidRDefault="0047037D">
            <w:pPr>
              <w:pStyle w:val="TableParagraph"/>
              <w:ind w:left="360"/>
              <w:jc w:val="both"/>
              <w:rPr>
                <w:rFonts w:ascii="Arial" w:hAnsi="Arial" w:cs="Arial"/>
                <w:sz w:val="16"/>
              </w:rPr>
              <w:pPrChange w:id="3182" w:author="De Jesus Borges, Thiago" w:date="2024-08-15T12:22:00Z" w16du:dateUtc="2024-08-15T16:22:00Z">
                <w:pPr>
                  <w:pStyle w:val="TableParagraph"/>
                  <w:jc w:val="both"/>
                </w:pPr>
              </w:pPrChange>
            </w:pPr>
            <w:r w:rsidRPr="00BA66BD">
              <w:rPr>
                <w:rFonts w:ascii="Arial" w:hAnsi="Arial" w:cs="Arial"/>
                <w:spacing w:val="-10"/>
                <w:w w:val="95"/>
                <w:sz w:val="16"/>
              </w:rPr>
              <w:t>0</w:t>
            </w:r>
          </w:p>
        </w:tc>
        <w:tc>
          <w:tcPr>
            <w:tcW w:w="1117" w:type="dxa"/>
          </w:tcPr>
          <w:p w14:paraId="36145C73" w14:textId="77777777" w:rsidR="00F675DE" w:rsidRPr="00BA66BD" w:rsidRDefault="0047037D">
            <w:pPr>
              <w:pStyle w:val="TableParagraph"/>
              <w:ind w:left="360"/>
              <w:jc w:val="both"/>
              <w:rPr>
                <w:rFonts w:ascii="Arial" w:hAnsi="Arial" w:cs="Arial"/>
                <w:sz w:val="16"/>
              </w:rPr>
              <w:pPrChange w:id="3183" w:author="De Jesus Borges, Thiago" w:date="2024-08-15T12:22:00Z" w16du:dateUtc="2024-08-15T16:22:00Z">
                <w:pPr>
                  <w:pStyle w:val="TableParagraph"/>
                  <w:ind w:left="117"/>
                  <w:jc w:val="both"/>
                </w:pPr>
              </w:pPrChange>
            </w:pPr>
            <w:r w:rsidRPr="00BA66BD">
              <w:rPr>
                <w:rFonts w:ascii="Arial" w:hAnsi="Arial" w:cs="Arial"/>
                <w:spacing w:val="-5"/>
                <w:sz w:val="16"/>
              </w:rPr>
              <w:t>96</w:t>
            </w:r>
          </w:p>
        </w:tc>
      </w:tr>
      <w:tr w:rsidR="00F675DE" w:rsidRPr="00BA66BD" w14:paraId="59EE5AD3" w14:textId="77777777">
        <w:trPr>
          <w:trHeight w:val="190"/>
        </w:trPr>
        <w:tc>
          <w:tcPr>
            <w:tcW w:w="1290" w:type="dxa"/>
          </w:tcPr>
          <w:p w14:paraId="0A38A8B1" w14:textId="77777777" w:rsidR="00F675DE" w:rsidRPr="00BA66BD" w:rsidRDefault="0047037D">
            <w:pPr>
              <w:pStyle w:val="TableParagraph"/>
              <w:ind w:left="360"/>
              <w:jc w:val="both"/>
              <w:rPr>
                <w:rFonts w:ascii="Arial" w:hAnsi="Arial" w:cs="Arial"/>
                <w:sz w:val="16"/>
              </w:rPr>
              <w:pPrChange w:id="3184" w:author="De Jesus Borges, Thiago" w:date="2024-08-15T12:22:00Z" w16du:dateUtc="2024-08-15T16:22:00Z">
                <w:pPr>
                  <w:pStyle w:val="TableParagraph"/>
                  <w:ind w:left="0"/>
                  <w:jc w:val="both"/>
                </w:pPr>
              </w:pPrChange>
            </w:pPr>
            <w:r w:rsidRPr="00BA66BD">
              <w:rPr>
                <w:rFonts w:ascii="Arial" w:hAnsi="Arial" w:cs="Arial"/>
                <w:sz w:val="16"/>
              </w:rPr>
              <w:t>GSE112927</w:t>
            </w:r>
            <w:r w:rsidRPr="00BA66BD">
              <w:rPr>
                <w:rFonts w:ascii="Arial" w:hAnsi="Arial" w:cs="Arial"/>
                <w:spacing w:val="64"/>
                <w:sz w:val="16"/>
              </w:rPr>
              <w:t xml:space="preserve"> </w:t>
            </w:r>
            <w:r w:rsidRPr="00BA66BD">
              <w:rPr>
                <w:rFonts w:ascii="Arial" w:hAnsi="Arial" w:cs="Arial"/>
                <w:spacing w:val="-4"/>
                <w:sz w:val="16"/>
              </w:rPr>
              <w:t>[</w:t>
            </w:r>
            <w:r w:rsidRPr="00BA66BD">
              <w:rPr>
                <w:sz w:val="16"/>
                <w:rPrChange w:id="3185" w:author="De Jesus Borges, Thiago" w:date="2024-08-15T12:38:00Z" w16du:dateUtc="2024-08-15T16:38:00Z">
                  <w:rPr/>
                </w:rPrChange>
              </w:rPr>
              <w:fldChar w:fldCharType="begin"/>
            </w:r>
            <w:r w:rsidRPr="00BA66BD">
              <w:rPr>
                <w:sz w:val="16"/>
                <w:rPrChange w:id="3186" w:author="De Jesus Borges, Thiago" w:date="2024-08-15T12:38:00Z" w16du:dateUtc="2024-08-15T16:38:00Z">
                  <w:rPr/>
                </w:rPrChange>
              </w:rPr>
              <w:instrText>HYPERLINK \l "_bookmark43"</w:instrText>
            </w:r>
            <w:r w:rsidRPr="00EB5EE6">
              <w:rPr>
                <w:sz w:val="16"/>
              </w:rPr>
            </w:r>
            <w:r w:rsidRPr="00BA66BD">
              <w:rPr>
                <w:sz w:val="16"/>
                <w:rPrChange w:id="3187"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43</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3AAC43A6" w14:textId="77777777" w:rsidR="00F675DE" w:rsidRPr="00BA66BD" w:rsidRDefault="0047037D">
            <w:pPr>
              <w:pStyle w:val="TableParagraph"/>
              <w:ind w:left="360"/>
              <w:jc w:val="both"/>
              <w:rPr>
                <w:rFonts w:ascii="Arial" w:hAnsi="Arial" w:cs="Arial"/>
                <w:sz w:val="16"/>
              </w:rPr>
              <w:pPrChange w:id="3188" w:author="De Jesus Borges, Thiago" w:date="2024-08-15T12:22:00Z" w16du:dateUtc="2024-08-15T16:22:00Z">
                <w:pPr>
                  <w:pStyle w:val="TableParagraph"/>
                  <w:ind w:left="119"/>
                  <w:jc w:val="both"/>
                </w:pPr>
              </w:pPrChange>
            </w:pPr>
            <w:r w:rsidRPr="00BA66BD">
              <w:rPr>
                <w:rFonts w:ascii="Arial" w:hAnsi="Arial" w:cs="Arial"/>
                <w:spacing w:val="-10"/>
                <w:w w:val="95"/>
                <w:sz w:val="16"/>
              </w:rPr>
              <w:t>0</w:t>
            </w:r>
          </w:p>
        </w:tc>
        <w:tc>
          <w:tcPr>
            <w:tcW w:w="708" w:type="dxa"/>
          </w:tcPr>
          <w:p w14:paraId="7DAC1DBA" w14:textId="77777777" w:rsidR="00F675DE" w:rsidRPr="00BA66BD" w:rsidRDefault="0047037D">
            <w:pPr>
              <w:pStyle w:val="TableParagraph"/>
              <w:ind w:left="360"/>
              <w:jc w:val="both"/>
              <w:rPr>
                <w:rFonts w:ascii="Arial" w:hAnsi="Arial" w:cs="Arial"/>
                <w:sz w:val="16"/>
              </w:rPr>
              <w:pPrChange w:id="3189" w:author="De Jesus Borges, Thiago" w:date="2024-08-15T12:22:00Z" w16du:dateUtc="2024-08-15T16:22:00Z">
                <w:pPr>
                  <w:pStyle w:val="TableParagraph"/>
                  <w:jc w:val="both"/>
                </w:pPr>
              </w:pPrChange>
            </w:pPr>
            <w:r w:rsidRPr="00BA66BD">
              <w:rPr>
                <w:rFonts w:ascii="Arial" w:hAnsi="Arial" w:cs="Arial"/>
                <w:spacing w:val="-5"/>
                <w:sz w:val="16"/>
              </w:rPr>
              <w:t>235</w:t>
            </w:r>
          </w:p>
        </w:tc>
        <w:tc>
          <w:tcPr>
            <w:tcW w:w="1474" w:type="dxa"/>
          </w:tcPr>
          <w:p w14:paraId="4EFD7463" w14:textId="77777777" w:rsidR="00F675DE" w:rsidRPr="00BA66BD" w:rsidRDefault="0047037D">
            <w:pPr>
              <w:pStyle w:val="TableParagraph"/>
              <w:ind w:left="360"/>
              <w:jc w:val="both"/>
              <w:rPr>
                <w:rFonts w:ascii="Arial" w:hAnsi="Arial" w:cs="Arial"/>
                <w:sz w:val="16"/>
              </w:rPr>
              <w:pPrChange w:id="3190"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5"/>
                <w:w w:val="105"/>
                <w:sz w:val="16"/>
              </w:rPr>
              <w:t>Seq</w:t>
            </w:r>
          </w:p>
        </w:tc>
        <w:tc>
          <w:tcPr>
            <w:tcW w:w="934" w:type="dxa"/>
          </w:tcPr>
          <w:p w14:paraId="6C66D1B4" w14:textId="77777777" w:rsidR="00F675DE" w:rsidRPr="00BA66BD" w:rsidRDefault="0047037D">
            <w:pPr>
              <w:pStyle w:val="TableParagraph"/>
              <w:ind w:left="360"/>
              <w:jc w:val="both"/>
              <w:rPr>
                <w:rFonts w:ascii="Arial" w:hAnsi="Arial" w:cs="Arial"/>
                <w:sz w:val="16"/>
              </w:rPr>
              <w:pPrChange w:id="3191" w:author="De Jesus Borges, Thiago" w:date="2024-08-15T12:22:00Z" w16du:dateUtc="2024-08-15T16:22:00Z">
                <w:pPr>
                  <w:pStyle w:val="TableParagraph"/>
                  <w:jc w:val="both"/>
                </w:pPr>
              </w:pPrChange>
            </w:pPr>
            <w:r w:rsidRPr="00BA66BD">
              <w:rPr>
                <w:rFonts w:ascii="Arial" w:hAnsi="Arial" w:cs="Arial"/>
                <w:spacing w:val="-5"/>
                <w:sz w:val="16"/>
              </w:rPr>
              <w:t>83</w:t>
            </w:r>
          </w:p>
        </w:tc>
        <w:tc>
          <w:tcPr>
            <w:tcW w:w="1117" w:type="dxa"/>
          </w:tcPr>
          <w:p w14:paraId="3F87DB21" w14:textId="77777777" w:rsidR="00F675DE" w:rsidRPr="00BA66BD" w:rsidRDefault="0047037D">
            <w:pPr>
              <w:pStyle w:val="TableParagraph"/>
              <w:ind w:left="360"/>
              <w:jc w:val="both"/>
              <w:rPr>
                <w:rFonts w:ascii="Arial" w:hAnsi="Arial" w:cs="Arial"/>
                <w:sz w:val="16"/>
              </w:rPr>
              <w:pPrChange w:id="3192" w:author="De Jesus Borges, Thiago" w:date="2024-08-15T12:22:00Z" w16du:dateUtc="2024-08-15T16:22:00Z">
                <w:pPr>
                  <w:pStyle w:val="TableParagraph"/>
                  <w:ind w:left="117"/>
                  <w:jc w:val="both"/>
                </w:pPr>
              </w:pPrChange>
            </w:pPr>
            <w:r w:rsidRPr="00BA66BD">
              <w:rPr>
                <w:rFonts w:ascii="Arial" w:hAnsi="Arial" w:cs="Arial"/>
                <w:spacing w:val="-5"/>
                <w:w w:val="105"/>
                <w:sz w:val="16"/>
              </w:rPr>
              <w:t>152</w:t>
            </w:r>
          </w:p>
        </w:tc>
      </w:tr>
      <w:tr w:rsidR="00F675DE" w:rsidRPr="00BA66BD" w14:paraId="26850CCC" w14:textId="77777777">
        <w:trPr>
          <w:trHeight w:val="190"/>
        </w:trPr>
        <w:tc>
          <w:tcPr>
            <w:tcW w:w="1290" w:type="dxa"/>
          </w:tcPr>
          <w:p w14:paraId="281F48B0" w14:textId="77777777" w:rsidR="00F675DE" w:rsidRPr="00BA66BD" w:rsidRDefault="0047037D">
            <w:pPr>
              <w:pStyle w:val="TableParagraph"/>
              <w:ind w:left="360"/>
              <w:jc w:val="both"/>
              <w:rPr>
                <w:rFonts w:ascii="Arial" w:hAnsi="Arial" w:cs="Arial"/>
                <w:sz w:val="16"/>
              </w:rPr>
              <w:pPrChange w:id="3193" w:author="De Jesus Borges, Thiago" w:date="2024-08-15T12:22:00Z" w16du:dateUtc="2024-08-15T16:22:00Z">
                <w:pPr>
                  <w:pStyle w:val="TableParagraph"/>
                  <w:ind w:left="0"/>
                  <w:jc w:val="both"/>
                </w:pPr>
              </w:pPrChange>
            </w:pPr>
            <w:r w:rsidRPr="00BA66BD">
              <w:rPr>
                <w:rFonts w:ascii="Arial" w:hAnsi="Arial" w:cs="Arial"/>
                <w:sz w:val="16"/>
              </w:rPr>
              <w:t>GSE14346</w:t>
            </w:r>
            <w:r w:rsidRPr="00BA66BD">
              <w:rPr>
                <w:rFonts w:ascii="Arial" w:hAnsi="Arial" w:cs="Arial"/>
                <w:spacing w:val="39"/>
                <w:sz w:val="16"/>
              </w:rPr>
              <w:t xml:space="preserve"> </w:t>
            </w:r>
            <w:r w:rsidRPr="00BA66BD">
              <w:rPr>
                <w:rFonts w:ascii="Arial" w:hAnsi="Arial" w:cs="Arial"/>
                <w:spacing w:val="-4"/>
                <w:sz w:val="16"/>
              </w:rPr>
              <w:t>[</w:t>
            </w:r>
            <w:r w:rsidRPr="00BA66BD">
              <w:rPr>
                <w:sz w:val="16"/>
                <w:rPrChange w:id="3194" w:author="De Jesus Borges, Thiago" w:date="2024-08-15T12:38:00Z" w16du:dateUtc="2024-08-15T16:38:00Z">
                  <w:rPr/>
                </w:rPrChange>
              </w:rPr>
              <w:fldChar w:fldCharType="begin"/>
            </w:r>
            <w:r w:rsidRPr="00BA66BD">
              <w:rPr>
                <w:sz w:val="16"/>
                <w:rPrChange w:id="3195" w:author="De Jesus Borges, Thiago" w:date="2024-08-15T12:38:00Z" w16du:dateUtc="2024-08-15T16:38:00Z">
                  <w:rPr/>
                </w:rPrChange>
              </w:rPr>
              <w:instrText>HYPERLINK \l "_bookmark44"</w:instrText>
            </w:r>
            <w:r w:rsidRPr="00EB5EE6">
              <w:rPr>
                <w:sz w:val="16"/>
              </w:rPr>
            </w:r>
            <w:r w:rsidRPr="00BA66BD">
              <w:rPr>
                <w:sz w:val="16"/>
                <w:rPrChange w:id="3196"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44</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53346153" w14:textId="77777777" w:rsidR="00F675DE" w:rsidRPr="00BA66BD" w:rsidRDefault="0047037D">
            <w:pPr>
              <w:pStyle w:val="TableParagraph"/>
              <w:ind w:left="360"/>
              <w:jc w:val="both"/>
              <w:rPr>
                <w:rFonts w:ascii="Arial" w:hAnsi="Arial" w:cs="Arial"/>
                <w:sz w:val="16"/>
              </w:rPr>
              <w:pPrChange w:id="3197" w:author="De Jesus Borges, Thiago" w:date="2024-08-15T12:22:00Z" w16du:dateUtc="2024-08-15T16:22:00Z">
                <w:pPr>
                  <w:pStyle w:val="TableParagraph"/>
                  <w:ind w:left="119"/>
                  <w:jc w:val="both"/>
                </w:pPr>
              </w:pPrChange>
            </w:pPr>
            <w:r w:rsidRPr="00BA66BD">
              <w:rPr>
                <w:rFonts w:ascii="Arial" w:hAnsi="Arial" w:cs="Arial"/>
                <w:spacing w:val="-5"/>
                <w:sz w:val="16"/>
              </w:rPr>
              <w:t>59</w:t>
            </w:r>
          </w:p>
        </w:tc>
        <w:tc>
          <w:tcPr>
            <w:tcW w:w="708" w:type="dxa"/>
          </w:tcPr>
          <w:p w14:paraId="1B86A1BE" w14:textId="77777777" w:rsidR="00F675DE" w:rsidRPr="00BA66BD" w:rsidRDefault="0047037D">
            <w:pPr>
              <w:pStyle w:val="TableParagraph"/>
              <w:ind w:left="360"/>
              <w:jc w:val="both"/>
              <w:rPr>
                <w:rFonts w:ascii="Arial" w:hAnsi="Arial" w:cs="Arial"/>
                <w:sz w:val="16"/>
              </w:rPr>
              <w:pPrChange w:id="3198" w:author="De Jesus Borges, Thiago" w:date="2024-08-15T12:22:00Z" w16du:dateUtc="2024-08-15T16:22:00Z">
                <w:pPr>
                  <w:pStyle w:val="TableParagraph"/>
                  <w:jc w:val="both"/>
                </w:pPr>
              </w:pPrChange>
            </w:pPr>
            <w:r w:rsidRPr="00BA66BD">
              <w:rPr>
                <w:rFonts w:ascii="Arial" w:hAnsi="Arial" w:cs="Arial"/>
                <w:spacing w:val="-10"/>
                <w:w w:val="95"/>
                <w:sz w:val="16"/>
              </w:rPr>
              <w:t>0</w:t>
            </w:r>
          </w:p>
        </w:tc>
        <w:tc>
          <w:tcPr>
            <w:tcW w:w="1474" w:type="dxa"/>
          </w:tcPr>
          <w:p w14:paraId="16F7C1C7" w14:textId="77777777" w:rsidR="00F675DE" w:rsidRPr="00BA66BD" w:rsidRDefault="0047037D">
            <w:pPr>
              <w:pStyle w:val="TableParagraph"/>
              <w:ind w:left="360"/>
              <w:jc w:val="both"/>
              <w:rPr>
                <w:rFonts w:ascii="Arial" w:hAnsi="Arial" w:cs="Arial"/>
                <w:sz w:val="16"/>
              </w:rPr>
              <w:pPrChange w:id="3199"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32"/>
                <w:w w:val="105"/>
                <w:sz w:val="16"/>
              </w:rPr>
              <w:t xml:space="preserve"> </w:t>
            </w:r>
            <w:r w:rsidRPr="00BA66BD">
              <w:rPr>
                <w:rFonts w:ascii="Arial" w:hAnsi="Arial" w:cs="Arial"/>
                <w:spacing w:val="-2"/>
                <w:w w:val="105"/>
                <w:sz w:val="16"/>
              </w:rPr>
              <w:t>microarray</w:t>
            </w:r>
          </w:p>
        </w:tc>
        <w:tc>
          <w:tcPr>
            <w:tcW w:w="934" w:type="dxa"/>
          </w:tcPr>
          <w:p w14:paraId="39D1BB45" w14:textId="77777777" w:rsidR="00F675DE" w:rsidRPr="00BA66BD" w:rsidRDefault="0047037D">
            <w:pPr>
              <w:pStyle w:val="TableParagraph"/>
              <w:ind w:left="360"/>
              <w:jc w:val="both"/>
              <w:rPr>
                <w:rFonts w:ascii="Arial" w:hAnsi="Arial" w:cs="Arial"/>
                <w:sz w:val="16"/>
              </w:rPr>
              <w:pPrChange w:id="3200" w:author="De Jesus Borges, Thiago" w:date="2024-08-15T12:22:00Z" w16du:dateUtc="2024-08-15T16:22:00Z">
                <w:pPr>
                  <w:pStyle w:val="TableParagraph"/>
                  <w:jc w:val="both"/>
                </w:pPr>
              </w:pPrChange>
            </w:pPr>
            <w:r w:rsidRPr="00BA66BD">
              <w:rPr>
                <w:rFonts w:ascii="Arial" w:hAnsi="Arial" w:cs="Arial"/>
                <w:spacing w:val="-5"/>
                <w:w w:val="105"/>
                <w:sz w:val="16"/>
              </w:rPr>
              <w:t>31</w:t>
            </w:r>
          </w:p>
        </w:tc>
        <w:tc>
          <w:tcPr>
            <w:tcW w:w="1117" w:type="dxa"/>
          </w:tcPr>
          <w:p w14:paraId="3E0A26F3" w14:textId="77777777" w:rsidR="00F675DE" w:rsidRPr="00BA66BD" w:rsidRDefault="0047037D">
            <w:pPr>
              <w:pStyle w:val="TableParagraph"/>
              <w:ind w:left="360"/>
              <w:jc w:val="both"/>
              <w:rPr>
                <w:rFonts w:ascii="Arial" w:hAnsi="Arial" w:cs="Arial"/>
                <w:sz w:val="16"/>
              </w:rPr>
              <w:pPrChange w:id="3201" w:author="De Jesus Borges, Thiago" w:date="2024-08-15T12:22:00Z" w16du:dateUtc="2024-08-15T16:22:00Z">
                <w:pPr>
                  <w:pStyle w:val="TableParagraph"/>
                  <w:ind w:left="117"/>
                  <w:jc w:val="both"/>
                </w:pPr>
              </w:pPrChange>
            </w:pPr>
            <w:r w:rsidRPr="00BA66BD">
              <w:rPr>
                <w:rFonts w:ascii="Arial" w:hAnsi="Arial" w:cs="Arial"/>
                <w:spacing w:val="-5"/>
                <w:sz w:val="16"/>
              </w:rPr>
              <w:t>28</w:t>
            </w:r>
          </w:p>
        </w:tc>
      </w:tr>
      <w:tr w:rsidR="00F675DE" w:rsidRPr="00BA66BD" w14:paraId="1F18F654" w14:textId="77777777">
        <w:trPr>
          <w:trHeight w:val="190"/>
        </w:trPr>
        <w:tc>
          <w:tcPr>
            <w:tcW w:w="1290" w:type="dxa"/>
          </w:tcPr>
          <w:p w14:paraId="5948C3C0" w14:textId="77777777" w:rsidR="00F675DE" w:rsidRPr="00BA66BD" w:rsidRDefault="0047037D">
            <w:pPr>
              <w:pStyle w:val="TableParagraph"/>
              <w:ind w:left="360"/>
              <w:jc w:val="both"/>
              <w:rPr>
                <w:rFonts w:ascii="Arial" w:hAnsi="Arial" w:cs="Arial"/>
                <w:sz w:val="16"/>
              </w:rPr>
              <w:pPrChange w:id="3202" w:author="De Jesus Borges, Thiago" w:date="2024-08-15T12:22:00Z" w16du:dateUtc="2024-08-15T16:22:00Z">
                <w:pPr>
                  <w:pStyle w:val="TableParagraph"/>
                  <w:ind w:left="0"/>
                  <w:jc w:val="both"/>
                </w:pPr>
              </w:pPrChange>
            </w:pPr>
            <w:r w:rsidRPr="00BA66BD">
              <w:rPr>
                <w:rFonts w:ascii="Arial" w:hAnsi="Arial" w:cs="Arial"/>
                <w:sz w:val="16"/>
              </w:rPr>
              <w:t>GSE15296</w:t>
            </w:r>
            <w:r w:rsidRPr="00BA66BD">
              <w:rPr>
                <w:rFonts w:ascii="Arial" w:hAnsi="Arial" w:cs="Arial"/>
                <w:spacing w:val="46"/>
                <w:sz w:val="16"/>
              </w:rPr>
              <w:t xml:space="preserve"> </w:t>
            </w:r>
            <w:r w:rsidRPr="00BA66BD">
              <w:rPr>
                <w:rFonts w:ascii="Arial" w:hAnsi="Arial" w:cs="Arial"/>
                <w:spacing w:val="-4"/>
                <w:sz w:val="16"/>
              </w:rPr>
              <w:t>[</w:t>
            </w:r>
            <w:r w:rsidRPr="00BA66BD">
              <w:rPr>
                <w:sz w:val="16"/>
                <w:rPrChange w:id="3203" w:author="De Jesus Borges, Thiago" w:date="2024-08-15T12:38:00Z" w16du:dateUtc="2024-08-15T16:38:00Z">
                  <w:rPr/>
                </w:rPrChange>
              </w:rPr>
              <w:fldChar w:fldCharType="begin"/>
            </w:r>
            <w:r w:rsidRPr="00BA66BD">
              <w:rPr>
                <w:sz w:val="16"/>
                <w:rPrChange w:id="3204" w:author="De Jesus Borges, Thiago" w:date="2024-08-15T12:38:00Z" w16du:dateUtc="2024-08-15T16:38:00Z">
                  <w:rPr/>
                </w:rPrChange>
              </w:rPr>
              <w:instrText>HYPERLINK \l "_bookmark45"</w:instrText>
            </w:r>
            <w:r w:rsidRPr="00EB5EE6">
              <w:rPr>
                <w:sz w:val="16"/>
              </w:rPr>
            </w:r>
            <w:r w:rsidRPr="00BA66BD">
              <w:rPr>
                <w:sz w:val="16"/>
                <w:rPrChange w:id="3205"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45</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578A8E31" w14:textId="77777777" w:rsidR="00F675DE" w:rsidRPr="00BA66BD" w:rsidRDefault="0047037D">
            <w:pPr>
              <w:pStyle w:val="TableParagraph"/>
              <w:ind w:left="360"/>
              <w:jc w:val="both"/>
              <w:rPr>
                <w:rFonts w:ascii="Arial" w:hAnsi="Arial" w:cs="Arial"/>
                <w:sz w:val="16"/>
              </w:rPr>
              <w:pPrChange w:id="3206" w:author="De Jesus Borges, Thiago" w:date="2024-08-15T12:22:00Z" w16du:dateUtc="2024-08-15T16:22:00Z">
                <w:pPr>
                  <w:pStyle w:val="TableParagraph"/>
                  <w:ind w:left="119"/>
                  <w:jc w:val="both"/>
                </w:pPr>
              </w:pPrChange>
            </w:pPr>
            <w:r w:rsidRPr="00BA66BD">
              <w:rPr>
                <w:rFonts w:ascii="Arial" w:hAnsi="Arial" w:cs="Arial"/>
                <w:spacing w:val="-5"/>
                <w:sz w:val="16"/>
              </w:rPr>
              <w:t>75</w:t>
            </w:r>
          </w:p>
        </w:tc>
        <w:tc>
          <w:tcPr>
            <w:tcW w:w="708" w:type="dxa"/>
          </w:tcPr>
          <w:p w14:paraId="797DC7C9" w14:textId="77777777" w:rsidR="00F675DE" w:rsidRPr="00BA66BD" w:rsidRDefault="0047037D">
            <w:pPr>
              <w:pStyle w:val="TableParagraph"/>
              <w:ind w:left="360"/>
              <w:jc w:val="both"/>
              <w:rPr>
                <w:rFonts w:ascii="Arial" w:hAnsi="Arial" w:cs="Arial"/>
                <w:sz w:val="16"/>
              </w:rPr>
              <w:pPrChange w:id="3207" w:author="De Jesus Borges, Thiago" w:date="2024-08-15T12:22:00Z" w16du:dateUtc="2024-08-15T16:22:00Z">
                <w:pPr>
                  <w:pStyle w:val="TableParagraph"/>
                  <w:jc w:val="both"/>
                </w:pPr>
              </w:pPrChange>
            </w:pPr>
            <w:r w:rsidRPr="00BA66BD">
              <w:rPr>
                <w:rFonts w:ascii="Arial" w:hAnsi="Arial" w:cs="Arial"/>
                <w:spacing w:val="-10"/>
                <w:w w:val="95"/>
                <w:sz w:val="16"/>
              </w:rPr>
              <w:t>0</w:t>
            </w:r>
          </w:p>
        </w:tc>
        <w:tc>
          <w:tcPr>
            <w:tcW w:w="1474" w:type="dxa"/>
          </w:tcPr>
          <w:p w14:paraId="69666FFD" w14:textId="77777777" w:rsidR="00F675DE" w:rsidRPr="00BA66BD" w:rsidRDefault="0047037D">
            <w:pPr>
              <w:pStyle w:val="TableParagraph"/>
              <w:ind w:left="360"/>
              <w:jc w:val="both"/>
              <w:rPr>
                <w:rFonts w:ascii="Arial" w:hAnsi="Arial" w:cs="Arial"/>
                <w:sz w:val="16"/>
              </w:rPr>
              <w:pPrChange w:id="3208"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32"/>
                <w:w w:val="105"/>
                <w:sz w:val="16"/>
              </w:rPr>
              <w:t xml:space="preserve"> </w:t>
            </w:r>
            <w:r w:rsidRPr="00BA66BD">
              <w:rPr>
                <w:rFonts w:ascii="Arial" w:hAnsi="Arial" w:cs="Arial"/>
                <w:spacing w:val="-2"/>
                <w:w w:val="105"/>
                <w:sz w:val="16"/>
              </w:rPr>
              <w:t>microarray</w:t>
            </w:r>
          </w:p>
        </w:tc>
        <w:tc>
          <w:tcPr>
            <w:tcW w:w="934" w:type="dxa"/>
          </w:tcPr>
          <w:p w14:paraId="19E3346C" w14:textId="77777777" w:rsidR="00F675DE" w:rsidRPr="00BA66BD" w:rsidRDefault="0047037D">
            <w:pPr>
              <w:pStyle w:val="TableParagraph"/>
              <w:ind w:left="360"/>
              <w:jc w:val="both"/>
              <w:rPr>
                <w:rFonts w:ascii="Arial" w:hAnsi="Arial" w:cs="Arial"/>
                <w:sz w:val="16"/>
              </w:rPr>
              <w:pPrChange w:id="3209" w:author="De Jesus Borges, Thiago" w:date="2024-08-15T12:22:00Z" w16du:dateUtc="2024-08-15T16:22:00Z">
                <w:pPr>
                  <w:pStyle w:val="TableParagraph"/>
                  <w:jc w:val="both"/>
                </w:pPr>
              </w:pPrChange>
            </w:pPr>
            <w:r w:rsidRPr="00BA66BD">
              <w:rPr>
                <w:rFonts w:ascii="Arial" w:hAnsi="Arial" w:cs="Arial"/>
                <w:spacing w:val="-7"/>
                <w:w w:val="110"/>
                <w:sz w:val="16"/>
              </w:rPr>
              <w:t>51</w:t>
            </w:r>
          </w:p>
        </w:tc>
        <w:tc>
          <w:tcPr>
            <w:tcW w:w="1117" w:type="dxa"/>
          </w:tcPr>
          <w:p w14:paraId="3C5EE236" w14:textId="77777777" w:rsidR="00F675DE" w:rsidRPr="00BA66BD" w:rsidRDefault="0047037D">
            <w:pPr>
              <w:pStyle w:val="TableParagraph"/>
              <w:ind w:left="360"/>
              <w:jc w:val="both"/>
              <w:rPr>
                <w:rFonts w:ascii="Arial" w:hAnsi="Arial" w:cs="Arial"/>
                <w:sz w:val="16"/>
              </w:rPr>
              <w:pPrChange w:id="3210" w:author="De Jesus Borges, Thiago" w:date="2024-08-15T12:22:00Z" w16du:dateUtc="2024-08-15T16:22:00Z">
                <w:pPr>
                  <w:pStyle w:val="TableParagraph"/>
                  <w:ind w:left="117"/>
                  <w:jc w:val="both"/>
                </w:pPr>
              </w:pPrChange>
            </w:pPr>
            <w:r w:rsidRPr="00BA66BD">
              <w:rPr>
                <w:rFonts w:ascii="Arial" w:hAnsi="Arial" w:cs="Arial"/>
                <w:spacing w:val="-5"/>
                <w:sz w:val="16"/>
              </w:rPr>
              <w:t>24</w:t>
            </w:r>
          </w:p>
        </w:tc>
      </w:tr>
      <w:tr w:rsidR="00F675DE" w:rsidRPr="00BA66BD" w14:paraId="69C2BCB0" w14:textId="77777777">
        <w:trPr>
          <w:trHeight w:val="190"/>
        </w:trPr>
        <w:tc>
          <w:tcPr>
            <w:tcW w:w="1290" w:type="dxa"/>
          </w:tcPr>
          <w:p w14:paraId="1BAEBDA6" w14:textId="77777777" w:rsidR="00F675DE" w:rsidRPr="00BA66BD" w:rsidRDefault="0047037D">
            <w:pPr>
              <w:pStyle w:val="TableParagraph"/>
              <w:ind w:left="360"/>
              <w:jc w:val="both"/>
              <w:rPr>
                <w:rFonts w:ascii="Arial" w:hAnsi="Arial" w:cs="Arial"/>
                <w:sz w:val="16"/>
              </w:rPr>
              <w:pPrChange w:id="3211" w:author="De Jesus Borges, Thiago" w:date="2024-08-15T12:22:00Z" w16du:dateUtc="2024-08-15T16:22:00Z">
                <w:pPr>
                  <w:pStyle w:val="TableParagraph"/>
                  <w:ind w:left="0"/>
                  <w:jc w:val="both"/>
                </w:pPr>
              </w:pPrChange>
            </w:pPr>
            <w:r w:rsidRPr="00BA66BD">
              <w:rPr>
                <w:rFonts w:ascii="Arial" w:hAnsi="Arial" w:cs="Arial"/>
                <w:sz w:val="16"/>
              </w:rPr>
              <w:t>GSE46474</w:t>
            </w:r>
            <w:r w:rsidRPr="00BA66BD">
              <w:rPr>
                <w:rFonts w:ascii="Arial" w:hAnsi="Arial" w:cs="Arial"/>
                <w:spacing w:val="24"/>
                <w:sz w:val="16"/>
              </w:rPr>
              <w:t xml:space="preserve"> </w:t>
            </w:r>
            <w:r w:rsidRPr="00BA66BD">
              <w:rPr>
                <w:rFonts w:ascii="Arial" w:hAnsi="Arial" w:cs="Arial"/>
                <w:spacing w:val="-4"/>
                <w:sz w:val="16"/>
              </w:rPr>
              <w:t>[</w:t>
            </w:r>
            <w:r w:rsidRPr="00BA66BD">
              <w:rPr>
                <w:sz w:val="16"/>
                <w:rPrChange w:id="3212" w:author="De Jesus Borges, Thiago" w:date="2024-08-15T12:38:00Z" w16du:dateUtc="2024-08-15T16:38:00Z">
                  <w:rPr/>
                </w:rPrChange>
              </w:rPr>
              <w:fldChar w:fldCharType="begin"/>
            </w:r>
            <w:r w:rsidRPr="00BA66BD">
              <w:rPr>
                <w:sz w:val="16"/>
                <w:rPrChange w:id="3213" w:author="De Jesus Borges, Thiago" w:date="2024-08-15T12:38:00Z" w16du:dateUtc="2024-08-15T16:38:00Z">
                  <w:rPr/>
                </w:rPrChange>
              </w:rPr>
              <w:instrText>HYPERLINK \l "_bookmark46"</w:instrText>
            </w:r>
            <w:r w:rsidRPr="00EB5EE6">
              <w:rPr>
                <w:sz w:val="16"/>
              </w:rPr>
            </w:r>
            <w:r w:rsidRPr="00BA66BD">
              <w:rPr>
                <w:sz w:val="16"/>
                <w:rPrChange w:id="3214"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46</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Pr>
          <w:p w14:paraId="19AE4793" w14:textId="77777777" w:rsidR="00F675DE" w:rsidRPr="00BA66BD" w:rsidRDefault="0047037D">
            <w:pPr>
              <w:pStyle w:val="TableParagraph"/>
              <w:ind w:left="360"/>
              <w:jc w:val="both"/>
              <w:rPr>
                <w:rFonts w:ascii="Arial" w:hAnsi="Arial" w:cs="Arial"/>
                <w:sz w:val="16"/>
              </w:rPr>
              <w:pPrChange w:id="3215" w:author="De Jesus Borges, Thiago" w:date="2024-08-15T12:22:00Z" w16du:dateUtc="2024-08-15T16:22:00Z">
                <w:pPr>
                  <w:pStyle w:val="TableParagraph"/>
                  <w:ind w:left="119"/>
                  <w:jc w:val="both"/>
                </w:pPr>
              </w:pPrChange>
            </w:pPr>
            <w:r w:rsidRPr="00BA66BD">
              <w:rPr>
                <w:rFonts w:ascii="Arial" w:hAnsi="Arial" w:cs="Arial"/>
                <w:spacing w:val="-5"/>
                <w:sz w:val="16"/>
              </w:rPr>
              <w:t>40</w:t>
            </w:r>
          </w:p>
        </w:tc>
        <w:tc>
          <w:tcPr>
            <w:tcW w:w="708" w:type="dxa"/>
          </w:tcPr>
          <w:p w14:paraId="4DFC83B4" w14:textId="77777777" w:rsidR="00F675DE" w:rsidRPr="00BA66BD" w:rsidRDefault="0047037D">
            <w:pPr>
              <w:pStyle w:val="TableParagraph"/>
              <w:ind w:left="360"/>
              <w:jc w:val="both"/>
              <w:rPr>
                <w:rFonts w:ascii="Arial" w:hAnsi="Arial" w:cs="Arial"/>
                <w:sz w:val="16"/>
              </w:rPr>
              <w:pPrChange w:id="3216" w:author="De Jesus Borges, Thiago" w:date="2024-08-15T12:22:00Z" w16du:dateUtc="2024-08-15T16:22:00Z">
                <w:pPr>
                  <w:pStyle w:val="TableParagraph"/>
                  <w:jc w:val="both"/>
                </w:pPr>
              </w:pPrChange>
            </w:pPr>
            <w:r w:rsidRPr="00BA66BD">
              <w:rPr>
                <w:rFonts w:ascii="Arial" w:hAnsi="Arial" w:cs="Arial"/>
                <w:spacing w:val="-10"/>
                <w:w w:val="95"/>
                <w:sz w:val="16"/>
              </w:rPr>
              <w:t>0</w:t>
            </w:r>
          </w:p>
        </w:tc>
        <w:tc>
          <w:tcPr>
            <w:tcW w:w="1474" w:type="dxa"/>
          </w:tcPr>
          <w:p w14:paraId="6B557E29" w14:textId="77777777" w:rsidR="00F675DE" w:rsidRPr="00BA66BD" w:rsidRDefault="0047037D">
            <w:pPr>
              <w:pStyle w:val="TableParagraph"/>
              <w:ind w:left="360"/>
              <w:jc w:val="both"/>
              <w:rPr>
                <w:rFonts w:ascii="Arial" w:hAnsi="Arial" w:cs="Arial"/>
                <w:sz w:val="16"/>
              </w:rPr>
              <w:pPrChange w:id="3217"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32"/>
                <w:w w:val="105"/>
                <w:sz w:val="16"/>
              </w:rPr>
              <w:t xml:space="preserve"> </w:t>
            </w:r>
            <w:r w:rsidRPr="00BA66BD">
              <w:rPr>
                <w:rFonts w:ascii="Arial" w:hAnsi="Arial" w:cs="Arial"/>
                <w:spacing w:val="-2"/>
                <w:w w:val="105"/>
                <w:sz w:val="16"/>
              </w:rPr>
              <w:t>microarray</w:t>
            </w:r>
          </w:p>
        </w:tc>
        <w:tc>
          <w:tcPr>
            <w:tcW w:w="934" w:type="dxa"/>
          </w:tcPr>
          <w:p w14:paraId="49D5C8B4" w14:textId="77777777" w:rsidR="00F675DE" w:rsidRPr="00BA66BD" w:rsidRDefault="0047037D">
            <w:pPr>
              <w:pStyle w:val="TableParagraph"/>
              <w:ind w:left="360"/>
              <w:jc w:val="both"/>
              <w:rPr>
                <w:rFonts w:ascii="Arial" w:hAnsi="Arial" w:cs="Arial"/>
                <w:sz w:val="16"/>
              </w:rPr>
              <w:pPrChange w:id="3218" w:author="De Jesus Borges, Thiago" w:date="2024-08-15T12:22:00Z" w16du:dateUtc="2024-08-15T16:22:00Z">
                <w:pPr>
                  <w:pStyle w:val="TableParagraph"/>
                  <w:jc w:val="both"/>
                </w:pPr>
              </w:pPrChange>
            </w:pPr>
            <w:r w:rsidRPr="00BA66BD">
              <w:rPr>
                <w:rFonts w:ascii="Arial" w:hAnsi="Arial" w:cs="Arial"/>
                <w:spacing w:val="-5"/>
                <w:sz w:val="16"/>
              </w:rPr>
              <w:t>20</w:t>
            </w:r>
          </w:p>
        </w:tc>
        <w:tc>
          <w:tcPr>
            <w:tcW w:w="1117" w:type="dxa"/>
          </w:tcPr>
          <w:p w14:paraId="29818B1E" w14:textId="77777777" w:rsidR="00F675DE" w:rsidRPr="00BA66BD" w:rsidRDefault="0047037D">
            <w:pPr>
              <w:pStyle w:val="TableParagraph"/>
              <w:ind w:left="360"/>
              <w:jc w:val="both"/>
              <w:rPr>
                <w:rFonts w:ascii="Arial" w:hAnsi="Arial" w:cs="Arial"/>
                <w:sz w:val="16"/>
              </w:rPr>
              <w:pPrChange w:id="3219" w:author="De Jesus Borges, Thiago" w:date="2024-08-15T12:22:00Z" w16du:dateUtc="2024-08-15T16:22:00Z">
                <w:pPr>
                  <w:pStyle w:val="TableParagraph"/>
                  <w:ind w:left="117"/>
                  <w:jc w:val="both"/>
                </w:pPr>
              </w:pPrChange>
            </w:pPr>
            <w:r w:rsidRPr="00BA66BD">
              <w:rPr>
                <w:rFonts w:ascii="Arial" w:hAnsi="Arial" w:cs="Arial"/>
                <w:spacing w:val="-5"/>
                <w:sz w:val="16"/>
              </w:rPr>
              <w:t>20</w:t>
            </w:r>
          </w:p>
        </w:tc>
      </w:tr>
      <w:tr w:rsidR="00F675DE" w:rsidRPr="00BA66BD" w14:paraId="71E459AB" w14:textId="77777777">
        <w:trPr>
          <w:trHeight w:val="226"/>
        </w:trPr>
        <w:tc>
          <w:tcPr>
            <w:tcW w:w="1290" w:type="dxa"/>
            <w:tcBorders>
              <w:bottom w:val="single" w:sz="4" w:space="0" w:color="000000"/>
            </w:tcBorders>
          </w:tcPr>
          <w:p w14:paraId="6ECD8E04" w14:textId="77777777" w:rsidR="00F675DE" w:rsidRPr="00BA66BD" w:rsidRDefault="0047037D">
            <w:pPr>
              <w:pStyle w:val="TableParagraph"/>
              <w:ind w:left="360"/>
              <w:jc w:val="both"/>
              <w:rPr>
                <w:rFonts w:ascii="Arial" w:hAnsi="Arial" w:cs="Arial"/>
                <w:sz w:val="16"/>
              </w:rPr>
              <w:pPrChange w:id="3220" w:author="De Jesus Borges, Thiago" w:date="2024-08-15T12:22:00Z" w16du:dateUtc="2024-08-15T16:22:00Z">
                <w:pPr>
                  <w:pStyle w:val="TableParagraph"/>
                  <w:ind w:left="0"/>
                  <w:jc w:val="both"/>
                </w:pPr>
              </w:pPrChange>
            </w:pPr>
            <w:r w:rsidRPr="00BA66BD">
              <w:rPr>
                <w:rFonts w:ascii="Arial" w:hAnsi="Arial" w:cs="Arial"/>
                <w:sz w:val="16"/>
              </w:rPr>
              <w:t>GSE129166</w:t>
            </w:r>
            <w:r w:rsidRPr="00BA66BD">
              <w:rPr>
                <w:rFonts w:ascii="Arial" w:hAnsi="Arial" w:cs="Arial"/>
                <w:spacing w:val="57"/>
                <w:sz w:val="16"/>
              </w:rPr>
              <w:t xml:space="preserve"> </w:t>
            </w:r>
            <w:r w:rsidRPr="00BA66BD">
              <w:rPr>
                <w:rFonts w:ascii="Arial" w:hAnsi="Arial" w:cs="Arial"/>
                <w:spacing w:val="-4"/>
                <w:sz w:val="16"/>
              </w:rPr>
              <w:t>[</w:t>
            </w:r>
            <w:r w:rsidRPr="00BA66BD">
              <w:rPr>
                <w:sz w:val="16"/>
                <w:rPrChange w:id="3221" w:author="De Jesus Borges, Thiago" w:date="2024-08-15T12:38:00Z" w16du:dateUtc="2024-08-15T16:38:00Z">
                  <w:rPr/>
                </w:rPrChange>
              </w:rPr>
              <w:fldChar w:fldCharType="begin"/>
            </w:r>
            <w:r w:rsidRPr="00BA66BD">
              <w:rPr>
                <w:sz w:val="16"/>
                <w:rPrChange w:id="3222" w:author="De Jesus Borges, Thiago" w:date="2024-08-15T12:38:00Z" w16du:dateUtc="2024-08-15T16:38:00Z">
                  <w:rPr/>
                </w:rPrChange>
              </w:rPr>
              <w:instrText>HYPERLINK \l "_bookmark47"</w:instrText>
            </w:r>
            <w:r w:rsidRPr="00EB5EE6">
              <w:rPr>
                <w:sz w:val="16"/>
              </w:rPr>
            </w:r>
            <w:r w:rsidRPr="00BA66BD">
              <w:rPr>
                <w:sz w:val="16"/>
                <w:rPrChange w:id="3223" w:author="De Jesus Borges, Thiago" w:date="2024-08-15T12:38:00Z" w16du:dateUtc="2024-08-15T16:38:00Z">
                  <w:rPr>
                    <w:rFonts w:ascii="Arial" w:hAnsi="Arial" w:cs="Arial"/>
                    <w:color w:val="0000FF"/>
                    <w:spacing w:val="-4"/>
                    <w:sz w:val="16"/>
                  </w:rPr>
                </w:rPrChange>
              </w:rPr>
              <w:fldChar w:fldCharType="separate"/>
            </w:r>
            <w:r w:rsidRPr="00BA66BD">
              <w:rPr>
                <w:rFonts w:ascii="Arial" w:hAnsi="Arial" w:cs="Arial"/>
                <w:color w:val="0000FF"/>
                <w:spacing w:val="-4"/>
                <w:sz w:val="16"/>
              </w:rPr>
              <w:t>47</w:t>
            </w:r>
            <w:r w:rsidRPr="00BA66BD">
              <w:rPr>
                <w:rFonts w:ascii="Arial" w:hAnsi="Arial" w:cs="Arial"/>
                <w:color w:val="0000FF"/>
                <w:spacing w:val="-4"/>
                <w:sz w:val="16"/>
              </w:rPr>
              <w:fldChar w:fldCharType="end"/>
            </w:r>
            <w:r w:rsidRPr="00BA66BD">
              <w:rPr>
                <w:rFonts w:ascii="Arial" w:hAnsi="Arial" w:cs="Arial"/>
                <w:spacing w:val="-4"/>
                <w:sz w:val="16"/>
              </w:rPr>
              <w:t>]</w:t>
            </w:r>
          </w:p>
        </w:tc>
        <w:tc>
          <w:tcPr>
            <w:tcW w:w="713" w:type="dxa"/>
            <w:tcBorders>
              <w:bottom w:val="single" w:sz="4" w:space="0" w:color="000000"/>
            </w:tcBorders>
          </w:tcPr>
          <w:p w14:paraId="5ECE26BD" w14:textId="77777777" w:rsidR="00F675DE" w:rsidRPr="00BA66BD" w:rsidRDefault="0047037D">
            <w:pPr>
              <w:pStyle w:val="TableParagraph"/>
              <w:ind w:left="360"/>
              <w:jc w:val="both"/>
              <w:rPr>
                <w:rFonts w:ascii="Arial" w:hAnsi="Arial" w:cs="Arial"/>
                <w:sz w:val="16"/>
              </w:rPr>
              <w:pPrChange w:id="3224" w:author="De Jesus Borges, Thiago" w:date="2024-08-15T12:22:00Z" w16du:dateUtc="2024-08-15T16:22:00Z">
                <w:pPr>
                  <w:pStyle w:val="TableParagraph"/>
                  <w:ind w:left="119"/>
                  <w:jc w:val="both"/>
                </w:pPr>
              </w:pPrChange>
            </w:pPr>
            <w:r w:rsidRPr="00BA66BD">
              <w:rPr>
                <w:rFonts w:ascii="Arial" w:hAnsi="Arial" w:cs="Arial"/>
                <w:spacing w:val="-5"/>
                <w:w w:val="115"/>
                <w:sz w:val="16"/>
              </w:rPr>
              <w:t>117</w:t>
            </w:r>
          </w:p>
        </w:tc>
        <w:tc>
          <w:tcPr>
            <w:tcW w:w="708" w:type="dxa"/>
            <w:tcBorders>
              <w:bottom w:val="single" w:sz="4" w:space="0" w:color="000000"/>
            </w:tcBorders>
          </w:tcPr>
          <w:p w14:paraId="25B10118" w14:textId="77777777" w:rsidR="00F675DE" w:rsidRPr="00BA66BD" w:rsidRDefault="0047037D">
            <w:pPr>
              <w:pStyle w:val="TableParagraph"/>
              <w:ind w:left="360"/>
              <w:jc w:val="both"/>
              <w:rPr>
                <w:rFonts w:ascii="Arial" w:hAnsi="Arial" w:cs="Arial"/>
                <w:sz w:val="16"/>
              </w:rPr>
              <w:pPrChange w:id="3225" w:author="De Jesus Borges, Thiago" w:date="2024-08-15T12:22:00Z" w16du:dateUtc="2024-08-15T16:22:00Z">
                <w:pPr>
                  <w:pStyle w:val="TableParagraph"/>
                  <w:ind w:left="119"/>
                  <w:jc w:val="both"/>
                </w:pPr>
              </w:pPrChange>
            </w:pPr>
            <w:r w:rsidRPr="00BA66BD">
              <w:rPr>
                <w:rFonts w:ascii="Arial" w:hAnsi="Arial" w:cs="Arial"/>
                <w:spacing w:val="-10"/>
                <w:w w:val="95"/>
                <w:sz w:val="16"/>
              </w:rPr>
              <w:t>0</w:t>
            </w:r>
          </w:p>
        </w:tc>
        <w:tc>
          <w:tcPr>
            <w:tcW w:w="1474" w:type="dxa"/>
            <w:tcBorders>
              <w:bottom w:val="single" w:sz="4" w:space="0" w:color="000000"/>
            </w:tcBorders>
          </w:tcPr>
          <w:p w14:paraId="1283C6CB" w14:textId="77777777" w:rsidR="00F675DE" w:rsidRPr="00BA66BD" w:rsidRDefault="0047037D">
            <w:pPr>
              <w:pStyle w:val="TableParagraph"/>
              <w:ind w:left="360"/>
              <w:jc w:val="both"/>
              <w:rPr>
                <w:rFonts w:ascii="Arial" w:hAnsi="Arial" w:cs="Arial"/>
                <w:sz w:val="16"/>
              </w:rPr>
              <w:pPrChange w:id="3226" w:author="De Jesus Borges, Thiago" w:date="2024-08-15T12:22:00Z" w16du:dateUtc="2024-08-15T16:22:00Z">
                <w:pPr>
                  <w:pStyle w:val="TableParagraph"/>
                  <w:jc w:val="both"/>
                </w:pPr>
              </w:pPrChange>
            </w:pPr>
            <w:r w:rsidRPr="00BA66BD">
              <w:rPr>
                <w:rFonts w:ascii="Arial" w:hAnsi="Arial" w:cs="Arial"/>
                <w:w w:val="105"/>
                <w:sz w:val="16"/>
              </w:rPr>
              <w:t>RNA</w:t>
            </w:r>
            <w:r w:rsidRPr="00BA66BD">
              <w:rPr>
                <w:rFonts w:ascii="Arial" w:hAnsi="Arial" w:cs="Arial"/>
                <w:spacing w:val="33"/>
                <w:w w:val="105"/>
                <w:sz w:val="16"/>
              </w:rPr>
              <w:t xml:space="preserve"> </w:t>
            </w:r>
            <w:r w:rsidRPr="00BA66BD">
              <w:rPr>
                <w:rFonts w:ascii="Arial" w:hAnsi="Arial" w:cs="Arial"/>
                <w:spacing w:val="-2"/>
                <w:w w:val="105"/>
                <w:sz w:val="16"/>
              </w:rPr>
              <w:t>microarray</w:t>
            </w:r>
          </w:p>
        </w:tc>
        <w:tc>
          <w:tcPr>
            <w:tcW w:w="934" w:type="dxa"/>
            <w:tcBorders>
              <w:bottom w:val="single" w:sz="4" w:space="0" w:color="000000"/>
            </w:tcBorders>
          </w:tcPr>
          <w:p w14:paraId="646E21C0" w14:textId="77777777" w:rsidR="00F675DE" w:rsidRPr="00BA66BD" w:rsidRDefault="0047037D">
            <w:pPr>
              <w:pStyle w:val="TableParagraph"/>
              <w:ind w:left="360"/>
              <w:jc w:val="both"/>
              <w:rPr>
                <w:rFonts w:ascii="Arial" w:hAnsi="Arial" w:cs="Arial"/>
                <w:sz w:val="16"/>
              </w:rPr>
              <w:pPrChange w:id="3227" w:author="De Jesus Borges, Thiago" w:date="2024-08-15T12:22:00Z" w16du:dateUtc="2024-08-15T16:22:00Z">
                <w:pPr>
                  <w:pStyle w:val="TableParagraph"/>
                  <w:jc w:val="both"/>
                </w:pPr>
              </w:pPrChange>
            </w:pPr>
            <w:r w:rsidRPr="00BA66BD">
              <w:rPr>
                <w:rFonts w:ascii="Arial" w:hAnsi="Arial" w:cs="Arial"/>
                <w:spacing w:val="-5"/>
                <w:sz w:val="16"/>
              </w:rPr>
              <w:t>47</w:t>
            </w:r>
          </w:p>
        </w:tc>
        <w:tc>
          <w:tcPr>
            <w:tcW w:w="1117" w:type="dxa"/>
            <w:tcBorders>
              <w:bottom w:val="single" w:sz="4" w:space="0" w:color="000000"/>
            </w:tcBorders>
          </w:tcPr>
          <w:p w14:paraId="7011B1F1" w14:textId="77777777" w:rsidR="00F675DE" w:rsidRPr="00BA66BD" w:rsidRDefault="0047037D">
            <w:pPr>
              <w:pStyle w:val="TableParagraph"/>
              <w:ind w:left="360"/>
              <w:jc w:val="both"/>
              <w:rPr>
                <w:rFonts w:ascii="Arial" w:hAnsi="Arial" w:cs="Arial"/>
                <w:sz w:val="16"/>
              </w:rPr>
              <w:pPrChange w:id="3228" w:author="De Jesus Borges, Thiago" w:date="2024-08-15T12:22:00Z" w16du:dateUtc="2024-08-15T16:22:00Z">
                <w:pPr>
                  <w:pStyle w:val="TableParagraph"/>
                  <w:ind w:left="117"/>
                  <w:jc w:val="both"/>
                </w:pPr>
              </w:pPrChange>
            </w:pPr>
            <w:r w:rsidRPr="00BA66BD">
              <w:rPr>
                <w:rFonts w:ascii="Arial" w:hAnsi="Arial" w:cs="Arial"/>
                <w:spacing w:val="-5"/>
                <w:sz w:val="16"/>
              </w:rPr>
              <w:t>70</w:t>
            </w:r>
          </w:p>
        </w:tc>
      </w:tr>
      <w:tr w:rsidR="00F675DE" w:rsidRPr="00BA66BD" w14:paraId="61A37ED4" w14:textId="77777777">
        <w:trPr>
          <w:trHeight w:val="305"/>
        </w:trPr>
        <w:tc>
          <w:tcPr>
            <w:tcW w:w="1290" w:type="dxa"/>
            <w:tcBorders>
              <w:top w:val="single" w:sz="4" w:space="0" w:color="000000"/>
              <w:bottom w:val="single" w:sz="6" w:space="0" w:color="000000"/>
            </w:tcBorders>
          </w:tcPr>
          <w:p w14:paraId="6050DD58" w14:textId="77777777" w:rsidR="00F675DE" w:rsidRPr="00BA66BD" w:rsidRDefault="0047037D">
            <w:pPr>
              <w:pStyle w:val="TableParagraph"/>
              <w:spacing w:before="42" w:line="240" w:lineRule="auto"/>
              <w:ind w:left="360"/>
              <w:jc w:val="both"/>
              <w:rPr>
                <w:rFonts w:ascii="Arial" w:hAnsi="Arial" w:cs="Arial"/>
                <w:sz w:val="16"/>
              </w:rPr>
              <w:pPrChange w:id="3229" w:author="De Jesus Borges, Thiago" w:date="2024-08-15T12:22:00Z" w16du:dateUtc="2024-08-15T16:22:00Z">
                <w:pPr>
                  <w:pStyle w:val="TableParagraph"/>
                  <w:spacing w:before="42" w:line="240" w:lineRule="auto"/>
                  <w:ind w:left="0"/>
                  <w:jc w:val="both"/>
                </w:pPr>
              </w:pPrChange>
            </w:pPr>
            <w:r w:rsidRPr="00BA66BD">
              <w:rPr>
                <w:rFonts w:ascii="Arial" w:hAnsi="Arial" w:cs="Arial"/>
                <w:spacing w:val="-4"/>
                <w:w w:val="115"/>
                <w:sz w:val="16"/>
              </w:rPr>
              <w:t>TOTAL</w:t>
            </w:r>
          </w:p>
        </w:tc>
        <w:tc>
          <w:tcPr>
            <w:tcW w:w="713" w:type="dxa"/>
            <w:tcBorders>
              <w:top w:val="single" w:sz="4" w:space="0" w:color="000000"/>
              <w:bottom w:val="single" w:sz="6" w:space="0" w:color="000000"/>
            </w:tcBorders>
          </w:tcPr>
          <w:p w14:paraId="19486C49" w14:textId="77777777" w:rsidR="00F675DE" w:rsidRPr="00BA66BD" w:rsidRDefault="0047037D">
            <w:pPr>
              <w:pStyle w:val="TableParagraph"/>
              <w:spacing w:before="42" w:line="240" w:lineRule="auto"/>
              <w:ind w:left="360"/>
              <w:jc w:val="both"/>
              <w:rPr>
                <w:rFonts w:ascii="Arial" w:hAnsi="Arial" w:cs="Arial"/>
                <w:sz w:val="16"/>
              </w:rPr>
              <w:pPrChange w:id="3230" w:author="De Jesus Borges, Thiago" w:date="2024-08-15T12:22:00Z" w16du:dateUtc="2024-08-15T16:22:00Z">
                <w:pPr>
                  <w:pStyle w:val="TableParagraph"/>
                  <w:spacing w:before="42" w:line="240" w:lineRule="auto"/>
                  <w:ind w:left="119"/>
                  <w:jc w:val="both"/>
                </w:pPr>
              </w:pPrChange>
            </w:pPr>
            <w:r w:rsidRPr="00BA66BD">
              <w:rPr>
                <w:rFonts w:ascii="Arial" w:hAnsi="Arial" w:cs="Arial"/>
                <w:spacing w:val="-5"/>
                <w:sz w:val="16"/>
              </w:rPr>
              <w:t>723</w:t>
            </w:r>
          </w:p>
        </w:tc>
        <w:tc>
          <w:tcPr>
            <w:tcW w:w="708" w:type="dxa"/>
            <w:tcBorders>
              <w:top w:val="single" w:sz="4" w:space="0" w:color="000000"/>
              <w:bottom w:val="single" w:sz="6" w:space="0" w:color="000000"/>
            </w:tcBorders>
          </w:tcPr>
          <w:p w14:paraId="0A6EF4E7" w14:textId="77777777" w:rsidR="00F675DE" w:rsidRPr="00BA66BD" w:rsidRDefault="0047037D">
            <w:pPr>
              <w:pStyle w:val="TableParagraph"/>
              <w:spacing w:before="42" w:line="240" w:lineRule="auto"/>
              <w:ind w:left="360"/>
              <w:jc w:val="both"/>
              <w:rPr>
                <w:rFonts w:ascii="Arial" w:hAnsi="Arial" w:cs="Arial"/>
                <w:sz w:val="16"/>
              </w:rPr>
              <w:pPrChange w:id="3231" w:author="De Jesus Borges, Thiago" w:date="2024-08-15T12:22:00Z" w16du:dateUtc="2024-08-15T16:22:00Z">
                <w:pPr>
                  <w:pStyle w:val="TableParagraph"/>
                  <w:spacing w:before="42" w:line="240" w:lineRule="auto"/>
                  <w:ind w:left="119"/>
                  <w:jc w:val="both"/>
                </w:pPr>
              </w:pPrChange>
            </w:pPr>
            <w:r w:rsidRPr="00BA66BD">
              <w:rPr>
                <w:rFonts w:ascii="Arial" w:hAnsi="Arial" w:cs="Arial"/>
                <w:spacing w:val="-5"/>
                <w:sz w:val="16"/>
              </w:rPr>
              <w:t>299</w:t>
            </w:r>
          </w:p>
        </w:tc>
        <w:tc>
          <w:tcPr>
            <w:tcW w:w="1474" w:type="dxa"/>
            <w:tcBorders>
              <w:top w:val="single" w:sz="4" w:space="0" w:color="000000"/>
              <w:bottom w:val="single" w:sz="6" w:space="0" w:color="000000"/>
            </w:tcBorders>
          </w:tcPr>
          <w:p w14:paraId="5DB6073A" w14:textId="77777777" w:rsidR="00F675DE" w:rsidRPr="00BA66BD" w:rsidRDefault="0047037D">
            <w:pPr>
              <w:pStyle w:val="TableParagraph"/>
              <w:spacing w:before="42" w:line="240" w:lineRule="auto"/>
              <w:ind w:left="360"/>
              <w:jc w:val="both"/>
              <w:rPr>
                <w:rFonts w:ascii="Arial" w:hAnsi="Arial" w:cs="Arial"/>
                <w:sz w:val="16"/>
              </w:rPr>
              <w:pPrChange w:id="3232" w:author="De Jesus Borges, Thiago" w:date="2024-08-15T12:22:00Z" w16du:dateUtc="2024-08-15T16:22:00Z">
                <w:pPr>
                  <w:pStyle w:val="TableParagraph"/>
                  <w:spacing w:before="42" w:line="240" w:lineRule="auto"/>
                  <w:jc w:val="both"/>
                </w:pPr>
              </w:pPrChange>
            </w:pPr>
            <w:r w:rsidRPr="00BA66BD">
              <w:rPr>
                <w:rFonts w:ascii="Arial" w:hAnsi="Arial" w:cs="Arial"/>
                <w:spacing w:val="-10"/>
                <w:sz w:val="16"/>
              </w:rPr>
              <w:t>-</w:t>
            </w:r>
          </w:p>
        </w:tc>
        <w:tc>
          <w:tcPr>
            <w:tcW w:w="934" w:type="dxa"/>
            <w:tcBorders>
              <w:top w:val="single" w:sz="4" w:space="0" w:color="000000"/>
              <w:bottom w:val="single" w:sz="6" w:space="0" w:color="000000"/>
            </w:tcBorders>
          </w:tcPr>
          <w:p w14:paraId="2B401696" w14:textId="77777777" w:rsidR="00F675DE" w:rsidRPr="00BA66BD" w:rsidRDefault="0047037D">
            <w:pPr>
              <w:pStyle w:val="TableParagraph"/>
              <w:spacing w:before="42" w:line="240" w:lineRule="auto"/>
              <w:ind w:left="360"/>
              <w:jc w:val="both"/>
              <w:rPr>
                <w:rFonts w:ascii="Arial" w:hAnsi="Arial" w:cs="Arial"/>
                <w:sz w:val="16"/>
              </w:rPr>
              <w:pPrChange w:id="3233" w:author="De Jesus Borges, Thiago" w:date="2024-08-15T12:22:00Z" w16du:dateUtc="2024-08-15T16:22:00Z">
                <w:pPr>
                  <w:pStyle w:val="TableParagraph"/>
                  <w:spacing w:before="42" w:line="240" w:lineRule="auto"/>
                  <w:jc w:val="both"/>
                </w:pPr>
              </w:pPrChange>
            </w:pPr>
            <w:r w:rsidRPr="00BA66BD">
              <w:rPr>
                <w:rFonts w:ascii="Arial" w:hAnsi="Arial" w:cs="Arial"/>
                <w:spacing w:val="-5"/>
                <w:sz w:val="16"/>
              </w:rPr>
              <w:t>374</w:t>
            </w:r>
          </w:p>
        </w:tc>
        <w:tc>
          <w:tcPr>
            <w:tcW w:w="1117" w:type="dxa"/>
            <w:tcBorders>
              <w:top w:val="single" w:sz="4" w:space="0" w:color="000000"/>
              <w:bottom w:val="single" w:sz="6" w:space="0" w:color="000000"/>
            </w:tcBorders>
          </w:tcPr>
          <w:p w14:paraId="54AF3C27" w14:textId="77777777" w:rsidR="00F675DE" w:rsidRPr="00BA66BD" w:rsidRDefault="0047037D">
            <w:pPr>
              <w:pStyle w:val="TableParagraph"/>
              <w:spacing w:before="42" w:line="240" w:lineRule="auto"/>
              <w:ind w:left="360"/>
              <w:jc w:val="both"/>
              <w:rPr>
                <w:rFonts w:ascii="Arial" w:hAnsi="Arial" w:cs="Arial"/>
                <w:sz w:val="16"/>
              </w:rPr>
              <w:pPrChange w:id="3234" w:author="De Jesus Borges, Thiago" w:date="2024-08-15T12:22:00Z" w16du:dateUtc="2024-08-15T16:22:00Z">
                <w:pPr>
                  <w:pStyle w:val="TableParagraph"/>
                  <w:spacing w:before="42" w:line="240" w:lineRule="auto"/>
                  <w:ind w:left="117"/>
                  <w:jc w:val="both"/>
                </w:pPr>
              </w:pPrChange>
            </w:pPr>
            <w:r w:rsidRPr="00BA66BD">
              <w:rPr>
                <w:rFonts w:ascii="Arial" w:hAnsi="Arial" w:cs="Arial"/>
                <w:spacing w:val="-5"/>
                <w:sz w:val="16"/>
              </w:rPr>
              <w:t>648</w:t>
            </w:r>
          </w:p>
        </w:tc>
      </w:tr>
    </w:tbl>
    <w:p w14:paraId="584582FA" w14:textId="77777777" w:rsidR="00F675DE" w:rsidRPr="002746DC" w:rsidRDefault="00F675DE">
      <w:pPr>
        <w:pStyle w:val="BodyText"/>
        <w:ind w:left="360"/>
        <w:rPr>
          <w:rFonts w:ascii="Arial" w:hAnsi="Arial" w:cs="Arial"/>
          <w:sz w:val="18"/>
          <w:szCs w:val="21"/>
          <w:rPrChange w:id="3235" w:author="De Jesus Borges, Thiago" w:date="2024-08-15T12:22:00Z" w16du:dateUtc="2024-08-15T16:22:00Z">
            <w:rPr>
              <w:rFonts w:ascii="Arial" w:hAnsi="Arial" w:cs="Arial"/>
              <w:sz w:val="16"/>
            </w:rPr>
          </w:rPrChange>
        </w:rPr>
        <w:pPrChange w:id="3236" w:author="De Jesus Borges, Thiago" w:date="2024-08-15T12:22:00Z" w16du:dateUtc="2024-08-15T16:22:00Z">
          <w:pPr>
            <w:pStyle w:val="BodyText"/>
          </w:pPr>
        </w:pPrChange>
      </w:pPr>
    </w:p>
    <w:p w14:paraId="7DBE833D" w14:textId="77777777" w:rsidR="00F675DE" w:rsidRPr="002746DC" w:rsidRDefault="00F675DE">
      <w:pPr>
        <w:pStyle w:val="BodyText"/>
        <w:spacing w:before="2"/>
        <w:ind w:left="360"/>
        <w:rPr>
          <w:rFonts w:ascii="Arial" w:hAnsi="Arial" w:cs="Arial"/>
          <w:sz w:val="18"/>
          <w:szCs w:val="21"/>
          <w:rPrChange w:id="3237" w:author="De Jesus Borges, Thiago" w:date="2024-08-15T12:22:00Z" w16du:dateUtc="2024-08-15T16:22:00Z">
            <w:rPr>
              <w:rFonts w:ascii="Arial" w:hAnsi="Arial" w:cs="Arial"/>
              <w:sz w:val="16"/>
            </w:rPr>
          </w:rPrChange>
        </w:rPr>
        <w:pPrChange w:id="3238" w:author="De Jesus Borges, Thiago" w:date="2024-08-15T12:22:00Z" w16du:dateUtc="2024-08-15T16:22:00Z">
          <w:pPr>
            <w:pStyle w:val="BodyText"/>
            <w:spacing w:before="2"/>
          </w:pPr>
        </w:pPrChange>
      </w:pPr>
    </w:p>
    <w:p w14:paraId="10BDB3DF" w14:textId="77777777" w:rsidR="00F675DE" w:rsidRPr="002746DC" w:rsidRDefault="0047037D">
      <w:pPr>
        <w:pStyle w:val="BodyText"/>
        <w:ind w:left="360"/>
        <w:rPr>
          <w:rFonts w:ascii="Arial" w:hAnsi="Arial" w:cs="Arial"/>
          <w:sz w:val="21"/>
          <w:szCs w:val="21"/>
          <w:rPrChange w:id="3239" w:author="De Jesus Borges, Thiago" w:date="2024-08-15T12:22:00Z" w16du:dateUtc="2024-08-15T16:22:00Z">
            <w:rPr>
              <w:rFonts w:ascii="Arial" w:hAnsi="Arial" w:cs="Arial"/>
            </w:rPr>
          </w:rPrChange>
        </w:rPr>
        <w:pPrChange w:id="3240" w:author="De Jesus Borges, Thiago" w:date="2024-08-15T12:22:00Z" w16du:dateUtc="2024-08-15T16:22:00Z">
          <w:pPr>
            <w:pStyle w:val="BodyText"/>
            <w:ind w:left="620"/>
          </w:pPr>
        </w:pPrChange>
      </w:pPr>
      <w:r w:rsidRPr="002746DC">
        <w:rPr>
          <w:rFonts w:ascii="Arial" w:hAnsi="Arial" w:cs="Arial"/>
          <w:spacing w:val="-2"/>
          <w:sz w:val="21"/>
          <w:szCs w:val="21"/>
          <w:rPrChange w:id="3241" w:author="De Jesus Borges, Thiago" w:date="2024-08-15T12:22:00Z" w16du:dateUtc="2024-08-15T16:22:00Z">
            <w:rPr>
              <w:rFonts w:ascii="Arial" w:hAnsi="Arial" w:cs="Arial"/>
              <w:spacing w:val="-2"/>
            </w:rPr>
          </w:rPrChange>
        </w:rPr>
        <w:t>All</w:t>
      </w:r>
      <w:r w:rsidRPr="002746DC">
        <w:rPr>
          <w:rFonts w:ascii="Arial" w:hAnsi="Arial" w:cs="Arial"/>
          <w:spacing w:val="7"/>
          <w:sz w:val="21"/>
          <w:szCs w:val="21"/>
          <w:rPrChange w:id="3242"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3243" w:author="De Jesus Borges, Thiago" w:date="2024-08-15T12:22:00Z" w16du:dateUtc="2024-08-15T16:22:00Z">
            <w:rPr>
              <w:rFonts w:ascii="Arial" w:hAnsi="Arial" w:cs="Arial"/>
              <w:spacing w:val="-2"/>
            </w:rPr>
          </w:rPrChange>
        </w:rPr>
        <w:t>the</w:t>
      </w:r>
      <w:r w:rsidRPr="002746DC">
        <w:rPr>
          <w:rFonts w:ascii="Arial" w:hAnsi="Arial" w:cs="Arial"/>
          <w:spacing w:val="8"/>
          <w:sz w:val="21"/>
          <w:szCs w:val="21"/>
          <w:rPrChange w:id="3244"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45" w:author="De Jesus Borges, Thiago" w:date="2024-08-15T12:22:00Z" w16du:dateUtc="2024-08-15T16:22:00Z">
            <w:rPr>
              <w:rFonts w:ascii="Arial" w:hAnsi="Arial" w:cs="Arial"/>
              <w:spacing w:val="-2"/>
            </w:rPr>
          </w:rPrChange>
        </w:rPr>
        <w:t>raw</w:t>
      </w:r>
      <w:r w:rsidRPr="002746DC">
        <w:rPr>
          <w:rFonts w:ascii="Arial" w:hAnsi="Arial" w:cs="Arial"/>
          <w:spacing w:val="8"/>
          <w:sz w:val="21"/>
          <w:szCs w:val="21"/>
          <w:rPrChange w:id="3246" w:author="De Jesus Borges, Thiago" w:date="2024-08-15T12:22:00Z" w16du:dateUtc="2024-08-15T16:22:00Z">
            <w:rPr>
              <w:rFonts w:ascii="Arial" w:hAnsi="Arial" w:cs="Arial"/>
              <w:spacing w:val="8"/>
            </w:rPr>
          </w:rPrChange>
        </w:rPr>
        <w:t xml:space="preserve"> </w:t>
      </w:r>
      <w:proofErr w:type="spellStart"/>
      <w:r w:rsidRPr="002746DC">
        <w:rPr>
          <w:rFonts w:ascii="Arial" w:hAnsi="Arial" w:cs="Arial"/>
          <w:spacing w:val="-2"/>
          <w:sz w:val="21"/>
          <w:szCs w:val="21"/>
          <w:rPrChange w:id="3247" w:author="De Jesus Borges, Thiago" w:date="2024-08-15T12:22:00Z" w16du:dateUtc="2024-08-15T16:22:00Z">
            <w:rPr>
              <w:rFonts w:ascii="Arial" w:hAnsi="Arial" w:cs="Arial"/>
              <w:spacing w:val="-2"/>
            </w:rPr>
          </w:rPrChange>
        </w:rPr>
        <w:t>fastq</w:t>
      </w:r>
      <w:proofErr w:type="spellEnd"/>
      <w:r w:rsidRPr="002746DC">
        <w:rPr>
          <w:rFonts w:ascii="Arial" w:hAnsi="Arial" w:cs="Arial"/>
          <w:spacing w:val="7"/>
          <w:sz w:val="21"/>
          <w:szCs w:val="21"/>
          <w:rPrChange w:id="3248"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3249" w:author="De Jesus Borges, Thiago" w:date="2024-08-15T12:22:00Z" w16du:dateUtc="2024-08-15T16:22:00Z">
            <w:rPr>
              <w:rFonts w:ascii="Arial" w:hAnsi="Arial" w:cs="Arial"/>
              <w:spacing w:val="-2"/>
            </w:rPr>
          </w:rPrChange>
        </w:rPr>
        <w:t>files</w:t>
      </w:r>
      <w:r w:rsidRPr="002746DC">
        <w:rPr>
          <w:rFonts w:ascii="Arial" w:hAnsi="Arial" w:cs="Arial"/>
          <w:spacing w:val="8"/>
          <w:sz w:val="21"/>
          <w:szCs w:val="21"/>
          <w:rPrChange w:id="3250"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51" w:author="De Jesus Borges, Thiago" w:date="2024-08-15T12:22:00Z" w16du:dateUtc="2024-08-15T16:22:00Z">
            <w:rPr>
              <w:rFonts w:ascii="Arial" w:hAnsi="Arial" w:cs="Arial"/>
              <w:spacing w:val="-2"/>
            </w:rPr>
          </w:rPrChange>
        </w:rPr>
        <w:t>are</w:t>
      </w:r>
      <w:r w:rsidRPr="002746DC">
        <w:rPr>
          <w:rFonts w:ascii="Arial" w:hAnsi="Arial" w:cs="Arial"/>
          <w:spacing w:val="8"/>
          <w:sz w:val="21"/>
          <w:szCs w:val="21"/>
          <w:rPrChange w:id="3252"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53" w:author="De Jesus Borges, Thiago" w:date="2024-08-15T12:22:00Z" w16du:dateUtc="2024-08-15T16:22:00Z">
            <w:rPr>
              <w:rFonts w:ascii="Arial" w:hAnsi="Arial" w:cs="Arial"/>
              <w:spacing w:val="-2"/>
            </w:rPr>
          </w:rPrChange>
        </w:rPr>
        <w:t>downloaded</w:t>
      </w:r>
      <w:r w:rsidRPr="002746DC">
        <w:rPr>
          <w:rFonts w:ascii="Arial" w:hAnsi="Arial" w:cs="Arial"/>
          <w:spacing w:val="7"/>
          <w:sz w:val="21"/>
          <w:szCs w:val="21"/>
          <w:rPrChange w:id="3254"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3255" w:author="De Jesus Borges, Thiago" w:date="2024-08-15T12:22:00Z" w16du:dateUtc="2024-08-15T16:22:00Z">
            <w:rPr>
              <w:rFonts w:ascii="Arial" w:hAnsi="Arial" w:cs="Arial"/>
              <w:spacing w:val="-2"/>
            </w:rPr>
          </w:rPrChange>
        </w:rPr>
        <w:t>using</w:t>
      </w:r>
      <w:r w:rsidRPr="002746DC">
        <w:rPr>
          <w:rFonts w:ascii="Arial" w:hAnsi="Arial" w:cs="Arial"/>
          <w:spacing w:val="8"/>
          <w:sz w:val="21"/>
          <w:szCs w:val="21"/>
          <w:rPrChange w:id="3256" w:author="De Jesus Borges, Thiago" w:date="2024-08-15T12:22:00Z" w16du:dateUtc="2024-08-15T16:22:00Z">
            <w:rPr>
              <w:rFonts w:ascii="Arial" w:hAnsi="Arial" w:cs="Arial"/>
              <w:spacing w:val="8"/>
            </w:rPr>
          </w:rPrChange>
        </w:rPr>
        <w:t xml:space="preserve"> </w:t>
      </w:r>
      <w:proofErr w:type="spellStart"/>
      <w:r w:rsidRPr="002746DC">
        <w:rPr>
          <w:rFonts w:ascii="Arial" w:hAnsi="Arial" w:cs="Arial"/>
          <w:spacing w:val="-2"/>
          <w:sz w:val="21"/>
          <w:szCs w:val="21"/>
          <w:rPrChange w:id="3257" w:author="De Jesus Borges, Thiago" w:date="2024-08-15T12:22:00Z" w16du:dateUtc="2024-08-15T16:22:00Z">
            <w:rPr>
              <w:rFonts w:ascii="Arial" w:hAnsi="Arial" w:cs="Arial"/>
              <w:spacing w:val="-2"/>
            </w:rPr>
          </w:rPrChange>
        </w:rPr>
        <w:t>sra</w:t>
      </w:r>
      <w:proofErr w:type="spellEnd"/>
      <w:r w:rsidRPr="002746DC">
        <w:rPr>
          <w:rFonts w:ascii="Arial" w:hAnsi="Arial" w:cs="Arial"/>
          <w:spacing w:val="-2"/>
          <w:sz w:val="21"/>
          <w:szCs w:val="21"/>
          <w:rPrChange w:id="3258" w:author="De Jesus Borges, Thiago" w:date="2024-08-15T12:22:00Z" w16du:dateUtc="2024-08-15T16:22:00Z">
            <w:rPr>
              <w:rFonts w:ascii="Arial" w:hAnsi="Arial" w:cs="Arial"/>
              <w:spacing w:val="-2"/>
            </w:rPr>
          </w:rPrChange>
        </w:rPr>
        <w:t>-toolkit</w:t>
      </w:r>
      <w:r w:rsidRPr="002746DC">
        <w:rPr>
          <w:rFonts w:ascii="Arial" w:hAnsi="Arial" w:cs="Arial"/>
          <w:spacing w:val="8"/>
          <w:sz w:val="21"/>
          <w:szCs w:val="21"/>
          <w:rPrChange w:id="3259"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60" w:author="De Jesus Borges, Thiago" w:date="2024-08-15T12:22:00Z" w16du:dateUtc="2024-08-15T16:22:00Z">
            <w:rPr>
              <w:rFonts w:ascii="Arial" w:hAnsi="Arial" w:cs="Arial"/>
              <w:spacing w:val="-2"/>
            </w:rPr>
          </w:rPrChange>
        </w:rPr>
        <w:t>3.0.0</w:t>
      </w:r>
      <w:r w:rsidRPr="002746DC">
        <w:rPr>
          <w:rFonts w:ascii="Arial" w:hAnsi="Arial" w:cs="Arial"/>
          <w:spacing w:val="7"/>
          <w:sz w:val="21"/>
          <w:szCs w:val="21"/>
          <w:rPrChange w:id="3261"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3262" w:author="De Jesus Borges, Thiago" w:date="2024-08-15T12:22:00Z" w16du:dateUtc="2024-08-15T16:22:00Z">
            <w:rPr>
              <w:rFonts w:ascii="Arial" w:hAnsi="Arial" w:cs="Arial"/>
              <w:spacing w:val="-2"/>
            </w:rPr>
          </w:rPrChange>
        </w:rPr>
        <w:t>[</w:t>
      </w:r>
      <w:r w:rsidRPr="002746DC">
        <w:rPr>
          <w:sz w:val="21"/>
          <w:szCs w:val="21"/>
          <w:rPrChange w:id="3263" w:author="De Jesus Borges, Thiago" w:date="2024-08-15T12:22:00Z" w16du:dateUtc="2024-08-15T16:22:00Z">
            <w:rPr/>
          </w:rPrChange>
        </w:rPr>
        <w:fldChar w:fldCharType="begin"/>
      </w:r>
      <w:r w:rsidRPr="002746DC">
        <w:rPr>
          <w:sz w:val="21"/>
          <w:szCs w:val="21"/>
          <w:rPrChange w:id="3264" w:author="De Jesus Borges, Thiago" w:date="2024-08-15T12:22:00Z" w16du:dateUtc="2024-08-15T16:22:00Z">
            <w:rPr/>
          </w:rPrChange>
        </w:rPr>
        <w:instrText>HYPERLINK \l "_bookmark48"</w:instrText>
      </w:r>
      <w:r w:rsidRPr="00EB5EE6">
        <w:rPr>
          <w:sz w:val="21"/>
          <w:szCs w:val="21"/>
        </w:rPr>
      </w:r>
      <w:r w:rsidRPr="002746DC">
        <w:rPr>
          <w:sz w:val="21"/>
          <w:szCs w:val="21"/>
          <w:rPrChange w:id="3265"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3266" w:author="De Jesus Borges, Thiago" w:date="2024-08-15T12:22:00Z" w16du:dateUtc="2024-08-15T16:22:00Z">
            <w:rPr>
              <w:rFonts w:ascii="Arial" w:hAnsi="Arial" w:cs="Arial"/>
              <w:color w:val="0000FF"/>
              <w:spacing w:val="-2"/>
            </w:rPr>
          </w:rPrChange>
        </w:rPr>
        <w:t>48</w:t>
      </w:r>
      <w:r w:rsidRPr="002746DC">
        <w:rPr>
          <w:rFonts w:ascii="Arial" w:hAnsi="Arial" w:cs="Arial"/>
          <w:color w:val="0000FF"/>
          <w:spacing w:val="-2"/>
          <w:sz w:val="21"/>
          <w:szCs w:val="21"/>
          <w:rPrChange w:id="3267"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3268" w:author="De Jesus Borges, Thiago" w:date="2024-08-15T12:22:00Z" w16du:dateUtc="2024-08-15T16:22:00Z">
            <w:rPr>
              <w:rFonts w:ascii="Arial" w:hAnsi="Arial" w:cs="Arial"/>
              <w:spacing w:val="-2"/>
            </w:rPr>
          </w:rPrChange>
        </w:rPr>
        <w:t>].</w:t>
      </w:r>
      <w:r w:rsidRPr="002746DC">
        <w:rPr>
          <w:rFonts w:ascii="Arial" w:hAnsi="Arial" w:cs="Arial"/>
          <w:spacing w:val="8"/>
          <w:sz w:val="21"/>
          <w:szCs w:val="21"/>
          <w:rPrChange w:id="3269"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70" w:author="De Jesus Borges, Thiago" w:date="2024-08-15T12:22:00Z" w16du:dateUtc="2024-08-15T16:22:00Z">
            <w:rPr>
              <w:rFonts w:ascii="Arial" w:hAnsi="Arial" w:cs="Arial"/>
              <w:spacing w:val="-2"/>
            </w:rPr>
          </w:rPrChange>
        </w:rPr>
        <w:t>We</w:t>
      </w:r>
      <w:r w:rsidRPr="002746DC">
        <w:rPr>
          <w:rFonts w:ascii="Arial" w:hAnsi="Arial" w:cs="Arial"/>
          <w:spacing w:val="8"/>
          <w:sz w:val="21"/>
          <w:szCs w:val="21"/>
          <w:rPrChange w:id="3271"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272" w:author="De Jesus Borges, Thiago" w:date="2024-08-15T12:22:00Z" w16du:dateUtc="2024-08-15T16:22:00Z">
            <w:rPr>
              <w:rFonts w:ascii="Arial" w:hAnsi="Arial" w:cs="Arial"/>
              <w:spacing w:val="-2"/>
            </w:rPr>
          </w:rPrChange>
        </w:rPr>
        <w:t>use</w:t>
      </w:r>
      <w:r w:rsidRPr="002746DC">
        <w:rPr>
          <w:rFonts w:ascii="Arial" w:hAnsi="Arial" w:cs="Arial"/>
          <w:spacing w:val="7"/>
          <w:sz w:val="21"/>
          <w:szCs w:val="21"/>
          <w:rPrChange w:id="3273" w:author="De Jesus Borges, Thiago" w:date="2024-08-15T12:22:00Z" w16du:dateUtc="2024-08-15T16:22:00Z">
            <w:rPr>
              <w:rFonts w:ascii="Arial" w:hAnsi="Arial" w:cs="Arial"/>
              <w:spacing w:val="7"/>
            </w:rPr>
          </w:rPrChange>
        </w:rPr>
        <w:t xml:space="preserve"> </w:t>
      </w:r>
      <w:proofErr w:type="spellStart"/>
      <w:r w:rsidRPr="002746DC">
        <w:rPr>
          <w:rFonts w:ascii="Arial" w:hAnsi="Arial" w:cs="Arial"/>
          <w:spacing w:val="-2"/>
          <w:sz w:val="21"/>
          <w:szCs w:val="21"/>
          <w:rPrChange w:id="3274" w:author="De Jesus Borges, Thiago" w:date="2024-08-15T12:22:00Z" w16du:dateUtc="2024-08-15T16:22:00Z">
            <w:rPr>
              <w:rFonts w:ascii="Arial" w:hAnsi="Arial" w:cs="Arial"/>
              <w:spacing w:val="-2"/>
            </w:rPr>
          </w:rPrChange>
        </w:rPr>
        <w:t>Fastqc</w:t>
      </w:r>
      <w:proofErr w:type="spellEnd"/>
    </w:p>
    <w:p w14:paraId="58AA3D77" w14:textId="77777777" w:rsidR="00F675DE" w:rsidRPr="002746DC" w:rsidRDefault="0047037D">
      <w:pPr>
        <w:pStyle w:val="BodyText"/>
        <w:spacing w:before="13" w:line="254" w:lineRule="auto"/>
        <w:ind w:left="360" w:right="809"/>
        <w:rPr>
          <w:rFonts w:ascii="Arial" w:hAnsi="Arial" w:cs="Arial"/>
          <w:sz w:val="21"/>
          <w:szCs w:val="21"/>
          <w:rPrChange w:id="3275" w:author="De Jesus Borges, Thiago" w:date="2024-08-15T12:22:00Z" w16du:dateUtc="2024-08-15T16:22:00Z">
            <w:rPr>
              <w:rFonts w:ascii="Arial" w:hAnsi="Arial" w:cs="Arial"/>
            </w:rPr>
          </w:rPrChange>
        </w:rPr>
        <w:pPrChange w:id="3276" w:author="De Jesus Borges, Thiago" w:date="2024-08-15T12:22:00Z" w16du:dateUtc="2024-08-15T16:22:00Z">
          <w:pPr>
            <w:pStyle w:val="BodyText"/>
            <w:spacing w:before="13" w:line="254" w:lineRule="auto"/>
            <w:ind w:left="321" w:right="809"/>
          </w:pPr>
        </w:pPrChange>
      </w:pPr>
      <w:r w:rsidRPr="002746DC">
        <w:rPr>
          <w:rFonts w:ascii="Arial" w:hAnsi="Arial" w:cs="Arial"/>
          <w:sz w:val="21"/>
          <w:szCs w:val="21"/>
          <w:rPrChange w:id="3277" w:author="De Jesus Borges, Thiago" w:date="2024-08-15T12:22:00Z" w16du:dateUtc="2024-08-15T16:22:00Z">
            <w:rPr>
              <w:rFonts w:ascii="Arial" w:hAnsi="Arial" w:cs="Arial"/>
            </w:rPr>
          </w:rPrChange>
        </w:rPr>
        <w:t>0.11.9 with standard parameters [</w:t>
      </w:r>
      <w:r w:rsidRPr="002746DC">
        <w:rPr>
          <w:sz w:val="21"/>
          <w:szCs w:val="21"/>
          <w:rPrChange w:id="3278" w:author="De Jesus Borges, Thiago" w:date="2024-08-15T12:22:00Z" w16du:dateUtc="2024-08-15T16:22:00Z">
            <w:rPr/>
          </w:rPrChange>
        </w:rPr>
        <w:fldChar w:fldCharType="begin"/>
      </w:r>
      <w:r w:rsidRPr="002746DC">
        <w:rPr>
          <w:sz w:val="21"/>
          <w:szCs w:val="21"/>
          <w:rPrChange w:id="3279" w:author="De Jesus Borges, Thiago" w:date="2024-08-15T12:22:00Z" w16du:dateUtc="2024-08-15T16:22:00Z">
            <w:rPr/>
          </w:rPrChange>
        </w:rPr>
        <w:instrText>HYPERLINK \l "_bookmark49"</w:instrText>
      </w:r>
      <w:r w:rsidRPr="00EB5EE6">
        <w:rPr>
          <w:sz w:val="21"/>
          <w:szCs w:val="21"/>
        </w:rPr>
      </w:r>
      <w:r w:rsidRPr="002746DC">
        <w:rPr>
          <w:sz w:val="21"/>
          <w:szCs w:val="21"/>
          <w:rPrChange w:id="328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281" w:author="De Jesus Borges, Thiago" w:date="2024-08-15T12:22:00Z" w16du:dateUtc="2024-08-15T16:22:00Z">
            <w:rPr>
              <w:rFonts w:ascii="Arial" w:hAnsi="Arial" w:cs="Arial"/>
              <w:color w:val="0000FF"/>
            </w:rPr>
          </w:rPrChange>
        </w:rPr>
        <w:t>49</w:t>
      </w:r>
      <w:r w:rsidRPr="002746DC">
        <w:rPr>
          <w:rFonts w:ascii="Arial" w:hAnsi="Arial" w:cs="Arial"/>
          <w:color w:val="0000FF"/>
          <w:sz w:val="21"/>
          <w:szCs w:val="21"/>
          <w:rPrChange w:id="328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283" w:author="De Jesus Borges, Thiago" w:date="2024-08-15T12:22:00Z" w16du:dateUtc="2024-08-15T16:22:00Z">
            <w:rPr>
              <w:rFonts w:ascii="Arial" w:hAnsi="Arial" w:cs="Arial"/>
            </w:rPr>
          </w:rPrChange>
        </w:rPr>
        <w:t>] to evaluate the quality of reads. We trimmed the</w:t>
      </w:r>
      <w:r w:rsidRPr="002746DC">
        <w:rPr>
          <w:rFonts w:ascii="Arial" w:hAnsi="Arial" w:cs="Arial"/>
          <w:spacing w:val="-9"/>
          <w:sz w:val="21"/>
          <w:szCs w:val="21"/>
          <w:rPrChange w:id="328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285" w:author="De Jesus Borges, Thiago" w:date="2024-08-15T12:22:00Z" w16du:dateUtc="2024-08-15T16:22:00Z">
            <w:rPr>
              <w:rFonts w:ascii="Arial" w:hAnsi="Arial" w:cs="Arial"/>
            </w:rPr>
          </w:rPrChange>
        </w:rPr>
        <w:t>adapters</w:t>
      </w:r>
      <w:r w:rsidRPr="002746DC">
        <w:rPr>
          <w:rFonts w:ascii="Arial" w:hAnsi="Arial" w:cs="Arial"/>
          <w:spacing w:val="-9"/>
          <w:sz w:val="21"/>
          <w:szCs w:val="21"/>
          <w:rPrChange w:id="328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287" w:author="De Jesus Borges, Thiago" w:date="2024-08-15T12:22:00Z" w16du:dateUtc="2024-08-15T16:22:00Z">
            <w:rPr>
              <w:rFonts w:ascii="Arial" w:hAnsi="Arial" w:cs="Arial"/>
            </w:rPr>
          </w:rPrChange>
        </w:rPr>
        <w:t>with</w:t>
      </w:r>
      <w:r w:rsidRPr="002746DC">
        <w:rPr>
          <w:rFonts w:ascii="Arial" w:hAnsi="Arial" w:cs="Arial"/>
          <w:spacing w:val="-9"/>
          <w:sz w:val="21"/>
          <w:szCs w:val="21"/>
          <w:rPrChange w:id="3288" w:author="De Jesus Borges, Thiago" w:date="2024-08-15T12:22:00Z" w16du:dateUtc="2024-08-15T16:22:00Z">
            <w:rPr>
              <w:rFonts w:ascii="Arial" w:hAnsi="Arial" w:cs="Arial"/>
              <w:spacing w:val="-9"/>
            </w:rPr>
          </w:rPrChange>
        </w:rPr>
        <w:t xml:space="preserve"> </w:t>
      </w:r>
      <w:proofErr w:type="spellStart"/>
      <w:r w:rsidRPr="002746DC">
        <w:rPr>
          <w:rFonts w:ascii="Arial" w:hAnsi="Arial" w:cs="Arial"/>
          <w:sz w:val="21"/>
          <w:szCs w:val="21"/>
          <w:rPrChange w:id="3289" w:author="De Jesus Borges, Thiago" w:date="2024-08-15T12:22:00Z" w16du:dateUtc="2024-08-15T16:22:00Z">
            <w:rPr>
              <w:rFonts w:ascii="Arial" w:hAnsi="Arial" w:cs="Arial"/>
            </w:rPr>
          </w:rPrChange>
        </w:rPr>
        <w:t>Fastp</w:t>
      </w:r>
      <w:proofErr w:type="spellEnd"/>
      <w:r w:rsidRPr="002746DC">
        <w:rPr>
          <w:rFonts w:ascii="Arial" w:hAnsi="Arial" w:cs="Arial"/>
          <w:spacing w:val="-9"/>
          <w:sz w:val="21"/>
          <w:szCs w:val="21"/>
          <w:rPrChange w:id="329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291" w:author="De Jesus Borges, Thiago" w:date="2024-08-15T12:22:00Z" w16du:dateUtc="2024-08-15T16:22:00Z">
            <w:rPr>
              <w:rFonts w:ascii="Arial" w:hAnsi="Arial" w:cs="Arial"/>
            </w:rPr>
          </w:rPrChange>
        </w:rPr>
        <w:t>0.22.0</w:t>
      </w:r>
      <w:r w:rsidRPr="002746DC">
        <w:rPr>
          <w:rFonts w:ascii="Arial" w:hAnsi="Arial" w:cs="Arial"/>
          <w:spacing w:val="-9"/>
          <w:sz w:val="21"/>
          <w:szCs w:val="21"/>
          <w:rPrChange w:id="329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293" w:author="De Jesus Borges, Thiago" w:date="2024-08-15T12:22:00Z" w16du:dateUtc="2024-08-15T16:22:00Z">
            <w:rPr>
              <w:rFonts w:ascii="Arial" w:hAnsi="Arial" w:cs="Arial"/>
            </w:rPr>
          </w:rPrChange>
        </w:rPr>
        <w:t>[</w:t>
      </w:r>
      <w:r w:rsidRPr="002746DC">
        <w:rPr>
          <w:sz w:val="21"/>
          <w:szCs w:val="21"/>
          <w:rPrChange w:id="3294" w:author="De Jesus Borges, Thiago" w:date="2024-08-15T12:22:00Z" w16du:dateUtc="2024-08-15T16:22:00Z">
            <w:rPr/>
          </w:rPrChange>
        </w:rPr>
        <w:fldChar w:fldCharType="begin"/>
      </w:r>
      <w:r w:rsidRPr="002746DC">
        <w:rPr>
          <w:sz w:val="21"/>
          <w:szCs w:val="21"/>
          <w:rPrChange w:id="3295" w:author="De Jesus Borges, Thiago" w:date="2024-08-15T12:22:00Z" w16du:dateUtc="2024-08-15T16:22:00Z">
            <w:rPr/>
          </w:rPrChange>
        </w:rPr>
        <w:instrText>HYPERLINK \l "_bookmark50"</w:instrText>
      </w:r>
      <w:r w:rsidRPr="00EB5EE6">
        <w:rPr>
          <w:sz w:val="21"/>
          <w:szCs w:val="21"/>
        </w:rPr>
      </w:r>
      <w:r w:rsidRPr="002746DC">
        <w:rPr>
          <w:sz w:val="21"/>
          <w:szCs w:val="21"/>
          <w:rPrChange w:id="3296"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297" w:author="De Jesus Borges, Thiago" w:date="2024-08-15T12:22:00Z" w16du:dateUtc="2024-08-15T16:22:00Z">
            <w:rPr>
              <w:rFonts w:ascii="Arial" w:hAnsi="Arial" w:cs="Arial"/>
              <w:color w:val="0000FF"/>
            </w:rPr>
          </w:rPrChange>
        </w:rPr>
        <w:t>50</w:t>
      </w:r>
      <w:r w:rsidRPr="002746DC">
        <w:rPr>
          <w:rFonts w:ascii="Arial" w:hAnsi="Arial" w:cs="Arial"/>
          <w:color w:val="0000FF"/>
          <w:sz w:val="21"/>
          <w:szCs w:val="21"/>
          <w:rPrChange w:id="3298"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299" w:author="De Jesus Borges, Thiago" w:date="2024-08-15T12:22:00Z" w16du:dateUtc="2024-08-15T16:22:00Z">
            <w:rPr>
              <w:rFonts w:ascii="Arial" w:hAnsi="Arial" w:cs="Arial"/>
            </w:rPr>
          </w:rPrChange>
        </w:rPr>
        <w:t>]</w:t>
      </w:r>
      <w:r w:rsidRPr="002746DC">
        <w:rPr>
          <w:rFonts w:ascii="Arial" w:hAnsi="Arial" w:cs="Arial"/>
          <w:spacing w:val="-9"/>
          <w:sz w:val="21"/>
          <w:szCs w:val="21"/>
          <w:rPrChange w:id="330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01" w:author="De Jesus Borges, Thiago" w:date="2024-08-15T12:22:00Z" w16du:dateUtc="2024-08-15T16:22:00Z">
            <w:rPr>
              <w:rFonts w:ascii="Arial" w:hAnsi="Arial" w:cs="Arial"/>
            </w:rPr>
          </w:rPrChange>
        </w:rPr>
        <w:t>and</w:t>
      </w:r>
      <w:r w:rsidRPr="002746DC">
        <w:rPr>
          <w:rFonts w:ascii="Arial" w:hAnsi="Arial" w:cs="Arial"/>
          <w:spacing w:val="-9"/>
          <w:sz w:val="21"/>
          <w:szCs w:val="21"/>
          <w:rPrChange w:id="330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03" w:author="De Jesus Borges, Thiago" w:date="2024-08-15T12:22:00Z" w16du:dateUtc="2024-08-15T16:22:00Z">
            <w:rPr>
              <w:rFonts w:ascii="Arial" w:hAnsi="Arial" w:cs="Arial"/>
            </w:rPr>
          </w:rPrChange>
        </w:rPr>
        <w:t>quantified</w:t>
      </w:r>
      <w:r w:rsidRPr="002746DC">
        <w:rPr>
          <w:rFonts w:ascii="Arial" w:hAnsi="Arial" w:cs="Arial"/>
          <w:spacing w:val="-9"/>
          <w:sz w:val="21"/>
          <w:szCs w:val="21"/>
          <w:rPrChange w:id="330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05" w:author="De Jesus Borges, Thiago" w:date="2024-08-15T12:22:00Z" w16du:dateUtc="2024-08-15T16:22:00Z">
            <w:rPr>
              <w:rFonts w:ascii="Arial" w:hAnsi="Arial" w:cs="Arial"/>
            </w:rPr>
          </w:rPrChange>
        </w:rPr>
        <w:t>the</w:t>
      </w:r>
      <w:r w:rsidRPr="002746DC">
        <w:rPr>
          <w:rFonts w:ascii="Arial" w:hAnsi="Arial" w:cs="Arial"/>
          <w:spacing w:val="-9"/>
          <w:sz w:val="21"/>
          <w:szCs w:val="21"/>
          <w:rPrChange w:id="330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07" w:author="De Jesus Borges, Thiago" w:date="2024-08-15T12:22:00Z" w16du:dateUtc="2024-08-15T16:22:00Z">
            <w:rPr>
              <w:rFonts w:ascii="Arial" w:hAnsi="Arial" w:cs="Arial"/>
            </w:rPr>
          </w:rPrChange>
        </w:rPr>
        <w:t>abundance</w:t>
      </w:r>
      <w:r w:rsidRPr="002746DC">
        <w:rPr>
          <w:rFonts w:ascii="Arial" w:hAnsi="Arial" w:cs="Arial"/>
          <w:spacing w:val="-9"/>
          <w:sz w:val="21"/>
          <w:szCs w:val="21"/>
          <w:rPrChange w:id="330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09" w:author="De Jesus Borges, Thiago" w:date="2024-08-15T12:22:00Z" w16du:dateUtc="2024-08-15T16:22:00Z">
            <w:rPr>
              <w:rFonts w:ascii="Arial" w:hAnsi="Arial" w:cs="Arial"/>
            </w:rPr>
          </w:rPrChange>
        </w:rPr>
        <w:t>of</w:t>
      </w:r>
      <w:r w:rsidRPr="002746DC">
        <w:rPr>
          <w:rFonts w:ascii="Arial" w:hAnsi="Arial" w:cs="Arial"/>
          <w:spacing w:val="-9"/>
          <w:sz w:val="21"/>
          <w:szCs w:val="21"/>
          <w:rPrChange w:id="331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11" w:author="De Jesus Borges, Thiago" w:date="2024-08-15T12:22:00Z" w16du:dateUtc="2024-08-15T16:22:00Z">
            <w:rPr>
              <w:rFonts w:ascii="Arial" w:hAnsi="Arial" w:cs="Arial"/>
            </w:rPr>
          </w:rPrChange>
        </w:rPr>
        <w:t>transcripts</w:t>
      </w:r>
      <w:r w:rsidRPr="002746DC">
        <w:rPr>
          <w:rFonts w:ascii="Arial" w:hAnsi="Arial" w:cs="Arial"/>
          <w:spacing w:val="-9"/>
          <w:sz w:val="21"/>
          <w:szCs w:val="21"/>
          <w:rPrChange w:id="331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313" w:author="De Jesus Borges, Thiago" w:date="2024-08-15T12:22:00Z" w16du:dateUtc="2024-08-15T16:22:00Z">
            <w:rPr>
              <w:rFonts w:ascii="Arial" w:hAnsi="Arial" w:cs="Arial"/>
            </w:rPr>
          </w:rPrChange>
        </w:rPr>
        <w:t>with Salmon 1.9.0 [</w:t>
      </w:r>
      <w:r w:rsidRPr="002746DC">
        <w:rPr>
          <w:sz w:val="21"/>
          <w:szCs w:val="21"/>
          <w:rPrChange w:id="3314" w:author="De Jesus Borges, Thiago" w:date="2024-08-15T12:22:00Z" w16du:dateUtc="2024-08-15T16:22:00Z">
            <w:rPr/>
          </w:rPrChange>
        </w:rPr>
        <w:fldChar w:fldCharType="begin"/>
      </w:r>
      <w:r w:rsidRPr="002746DC">
        <w:rPr>
          <w:sz w:val="21"/>
          <w:szCs w:val="21"/>
          <w:rPrChange w:id="3315" w:author="De Jesus Borges, Thiago" w:date="2024-08-15T12:22:00Z" w16du:dateUtc="2024-08-15T16:22:00Z">
            <w:rPr/>
          </w:rPrChange>
        </w:rPr>
        <w:instrText>HYPERLINK \l "_bookmark51"</w:instrText>
      </w:r>
      <w:r w:rsidRPr="00EB5EE6">
        <w:rPr>
          <w:sz w:val="21"/>
          <w:szCs w:val="21"/>
        </w:rPr>
      </w:r>
      <w:r w:rsidRPr="002746DC">
        <w:rPr>
          <w:sz w:val="21"/>
          <w:szCs w:val="21"/>
          <w:rPrChange w:id="3316"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317" w:author="De Jesus Borges, Thiago" w:date="2024-08-15T12:22:00Z" w16du:dateUtc="2024-08-15T16:22:00Z">
            <w:rPr>
              <w:rFonts w:ascii="Arial" w:hAnsi="Arial" w:cs="Arial"/>
              <w:color w:val="0000FF"/>
            </w:rPr>
          </w:rPrChange>
        </w:rPr>
        <w:t>51</w:t>
      </w:r>
      <w:r w:rsidRPr="002746DC">
        <w:rPr>
          <w:rFonts w:ascii="Arial" w:hAnsi="Arial" w:cs="Arial"/>
          <w:color w:val="0000FF"/>
          <w:sz w:val="21"/>
          <w:szCs w:val="21"/>
          <w:rPrChange w:id="3318"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319" w:author="De Jesus Borges, Thiago" w:date="2024-08-15T12:22:00Z" w16du:dateUtc="2024-08-15T16:22:00Z">
            <w:rPr>
              <w:rFonts w:ascii="Arial" w:hAnsi="Arial" w:cs="Arial"/>
            </w:rPr>
          </w:rPrChange>
        </w:rPr>
        <w:t xml:space="preserve">]. We used the human transcriptome and the annotation named </w:t>
      </w:r>
      <w:r w:rsidRPr="002746DC">
        <w:rPr>
          <w:rFonts w:ascii="Arial" w:hAnsi="Arial" w:cs="Arial"/>
          <w:spacing w:val="-2"/>
          <w:sz w:val="21"/>
          <w:szCs w:val="21"/>
          <w:rPrChange w:id="3320" w:author="De Jesus Borges, Thiago" w:date="2024-08-15T12:22:00Z" w16du:dateUtc="2024-08-15T16:22:00Z">
            <w:rPr>
              <w:rFonts w:ascii="Arial" w:hAnsi="Arial" w:cs="Arial"/>
              <w:spacing w:val="-2"/>
            </w:rPr>
          </w:rPrChange>
        </w:rPr>
        <w:t xml:space="preserve">GRCh38.p14 v.44:2023-03-01 from </w:t>
      </w:r>
      <w:proofErr w:type="spellStart"/>
      <w:r w:rsidRPr="002746DC">
        <w:rPr>
          <w:rFonts w:ascii="Arial" w:hAnsi="Arial" w:cs="Arial"/>
          <w:spacing w:val="-2"/>
          <w:sz w:val="21"/>
          <w:szCs w:val="21"/>
          <w:rPrChange w:id="3321" w:author="De Jesus Borges, Thiago" w:date="2024-08-15T12:22:00Z" w16du:dateUtc="2024-08-15T16:22:00Z">
            <w:rPr>
              <w:rFonts w:ascii="Arial" w:hAnsi="Arial" w:cs="Arial"/>
              <w:spacing w:val="-2"/>
            </w:rPr>
          </w:rPrChange>
        </w:rPr>
        <w:t>Gencode</w:t>
      </w:r>
      <w:proofErr w:type="spellEnd"/>
      <w:r w:rsidRPr="002746DC">
        <w:rPr>
          <w:rFonts w:ascii="Arial" w:hAnsi="Arial" w:cs="Arial"/>
          <w:spacing w:val="-2"/>
          <w:sz w:val="21"/>
          <w:szCs w:val="21"/>
          <w:rPrChange w:id="3322" w:author="De Jesus Borges, Thiago" w:date="2024-08-15T12:22:00Z" w16du:dateUtc="2024-08-15T16:22:00Z">
            <w:rPr>
              <w:rFonts w:ascii="Arial" w:hAnsi="Arial" w:cs="Arial"/>
              <w:spacing w:val="-2"/>
            </w:rPr>
          </w:rPrChange>
        </w:rPr>
        <w:t xml:space="preserve"> as transcriptome reference [</w:t>
      </w:r>
      <w:r w:rsidRPr="002746DC">
        <w:rPr>
          <w:sz w:val="21"/>
          <w:szCs w:val="21"/>
          <w:rPrChange w:id="3323" w:author="De Jesus Borges, Thiago" w:date="2024-08-15T12:22:00Z" w16du:dateUtc="2024-08-15T16:22:00Z">
            <w:rPr/>
          </w:rPrChange>
        </w:rPr>
        <w:fldChar w:fldCharType="begin"/>
      </w:r>
      <w:r w:rsidRPr="002746DC">
        <w:rPr>
          <w:sz w:val="21"/>
          <w:szCs w:val="21"/>
          <w:rPrChange w:id="3324" w:author="De Jesus Borges, Thiago" w:date="2024-08-15T12:22:00Z" w16du:dateUtc="2024-08-15T16:22:00Z">
            <w:rPr/>
          </w:rPrChange>
        </w:rPr>
        <w:instrText>HYPERLINK \l "_bookmark52"</w:instrText>
      </w:r>
      <w:r w:rsidRPr="00EB5EE6">
        <w:rPr>
          <w:sz w:val="21"/>
          <w:szCs w:val="21"/>
        </w:rPr>
      </w:r>
      <w:r w:rsidRPr="002746DC">
        <w:rPr>
          <w:sz w:val="21"/>
          <w:szCs w:val="21"/>
          <w:rPrChange w:id="3325"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3326" w:author="De Jesus Borges, Thiago" w:date="2024-08-15T12:22:00Z" w16du:dateUtc="2024-08-15T16:22:00Z">
            <w:rPr>
              <w:rFonts w:ascii="Arial" w:hAnsi="Arial" w:cs="Arial"/>
              <w:color w:val="0000FF"/>
              <w:spacing w:val="-2"/>
            </w:rPr>
          </w:rPrChange>
        </w:rPr>
        <w:t>52</w:t>
      </w:r>
      <w:r w:rsidRPr="002746DC">
        <w:rPr>
          <w:rFonts w:ascii="Arial" w:hAnsi="Arial" w:cs="Arial"/>
          <w:color w:val="0000FF"/>
          <w:spacing w:val="-2"/>
          <w:sz w:val="21"/>
          <w:szCs w:val="21"/>
          <w:rPrChange w:id="3327"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3328" w:author="De Jesus Borges, Thiago" w:date="2024-08-15T12:22:00Z" w16du:dateUtc="2024-08-15T16:22:00Z">
            <w:rPr>
              <w:rFonts w:ascii="Arial" w:hAnsi="Arial" w:cs="Arial"/>
              <w:spacing w:val="-2"/>
            </w:rPr>
          </w:rPrChange>
        </w:rPr>
        <w:t>].</w:t>
      </w:r>
    </w:p>
    <w:p w14:paraId="1604D4B3" w14:textId="4594B065" w:rsidR="00F675DE" w:rsidRPr="002746DC" w:rsidRDefault="0047037D">
      <w:pPr>
        <w:pStyle w:val="BodyText"/>
        <w:spacing w:line="254" w:lineRule="auto"/>
        <w:ind w:left="360" w:right="810" w:firstLine="298"/>
        <w:rPr>
          <w:rFonts w:ascii="Arial" w:hAnsi="Arial" w:cs="Arial"/>
          <w:sz w:val="21"/>
          <w:szCs w:val="21"/>
          <w:rPrChange w:id="3329" w:author="De Jesus Borges, Thiago" w:date="2024-08-15T12:22:00Z" w16du:dateUtc="2024-08-15T16:22:00Z">
            <w:rPr>
              <w:rFonts w:ascii="Arial" w:hAnsi="Arial" w:cs="Arial"/>
            </w:rPr>
          </w:rPrChange>
        </w:rPr>
        <w:pPrChange w:id="3330" w:author="De Jesus Borges, Thiago" w:date="2024-08-15T12:22:00Z" w16du:dateUtc="2024-08-15T16:22:00Z">
          <w:pPr>
            <w:pStyle w:val="BodyText"/>
            <w:spacing w:line="254" w:lineRule="auto"/>
            <w:ind w:left="321" w:right="810" w:firstLine="298"/>
          </w:pPr>
        </w:pPrChange>
      </w:pPr>
      <w:r w:rsidRPr="002746DC">
        <w:rPr>
          <w:rFonts w:ascii="Arial" w:hAnsi="Arial" w:cs="Arial"/>
          <w:sz w:val="21"/>
          <w:szCs w:val="21"/>
          <w:rPrChange w:id="3331" w:author="De Jesus Borges, Thiago" w:date="2024-08-15T12:22:00Z" w16du:dateUtc="2024-08-15T16:22:00Z">
            <w:rPr>
              <w:rFonts w:ascii="Arial" w:hAnsi="Arial" w:cs="Arial"/>
            </w:rPr>
          </w:rPrChange>
        </w:rPr>
        <w:t>We</w:t>
      </w:r>
      <w:r w:rsidRPr="002746DC">
        <w:rPr>
          <w:rFonts w:ascii="Arial" w:hAnsi="Arial" w:cs="Arial"/>
          <w:spacing w:val="-4"/>
          <w:sz w:val="21"/>
          <w:szCs w:val="21"/>
          <w:rPrChange w:id="333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33" w:author="De Jesus Borges, Thiago" w:date="2024-08-15T12:22:00Z" w16du:dateUtc="2024-08-15T16:22:00Z">
            <w:rPr>
              <w:rFonts w:ascii="Arial" w:hAnsi="Arial" w:cs="Arial"/>
            </w:rPr>
          </w:rPrChange>
        </w:rPr>
        <w:t>exclude</w:t>
      </w:r>
      <w:r w:rsidRPr="002746DC">
        <w:rPr>
          <w:rFonts w:ascii="Arial" w:hAnsi="Arial" w:cs="Arial"/>
          <w:spacing w:val="-4"/>
          <w:sz w:val="21"/>
          <w:szCs w:val="21"/>
          <w:rPrChange w:id="333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35" w:author="De Jesus Borges, Thiago" w:date="2024-08-15T12:22:00Z" w16du:dateUtc="2024-08-15T16:22:00Z">
            <w:rPr>
              <w:rFonts w:ascii="Arial" w:hAnsi="Arial" w:cs="Arial"/>
            </w:rPr>
          </w:rPrChange>
        </w:rPr>
        <w:t>pseudogenes</w:t>
      </w:r>
      <w:r w:rsidRPr="002746DC">
        <w:rPr>
          <w:rFonts w:ascii="Arial" w:hAnsi="Arial" w:cs="Arial"/>
          <w:spacing w:val="-4"/>
          <w:sz w:val="21"/>
          <w:szCs w:val="21"/>
          <w:rPrChange w:id="333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37" w:author="De Jesus Borges, Thiago" w:date="2024-08-15T12:22:00Z" w16du:dateUtc="2024-08-15T16:22:00Z">
            <w:rPr>
              <w:rFonts w:ascii="Arial" w:hAnsi="Arial" w:cs="Arial"/>
            </w:rPr>
          </w:rPrChange>
        </w:rPr>
        <w:t>from</w:t>
      </w:r>
      <w:r w:rsidRPr="002746DC">
        <w:rPr>
          <w:rFonts w:ascii="Arial" w:hAnsi="Arial" w:cs="Arial"/>
          <w:spacing w:val="-4"/>
          <w:sz w:val="21"/>
          <w:szCs w:val="21"/>
          <w:rPrChange w:id="333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39" w:author="De Jesus Borges, Thiago" w:date="2024-08-15T12:22:00Z" w16du:dateUtc="2024-08-15T16:22:00Z">
            <w:rPr>
              <w:rFonts w:ascii="Arial" w:hAnsi="Arial" w:cs="Arial"/>
            </w:rPr>
          </w:rPrChange>
        </w:rPr>
        <w:t>this</w:t>
      </w:r>
      <w:r w:rsidRPr="002746DC">
        <w:rPr>
          <w:rFonts w:ascii="Arial" w:hAnsi="Arial" w:cs="Arial"/>
          <w:spacing w:val="-4"/>
          <w:sz w:val="21"/>
          <w:szCs w:val="21"/>
          <w:rPrChange w:id="334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41" w:author="De Jesus Borges, Thiago" w:date="2024-08-15T12:22:00Z" w16du:dateUtc="2024-08-15T16:22:00Z">
            <w:rPr>
              <w:rFonts w:ascii="Arial" w:hAnsi="Arial" w:cs="Arial"/>
            </w:rPr>
          </w:rPrChange>
        </w:rPr>
        <w:t>analysis</w:t>
      </w:r>
      <w:r w:rsidRPr="002746DC">
        <w:rPr>
          <w:rFonts w:ascii="Arial" w:hAnsi="Arial" w:cs="Arial"/>
          <w:spacing w:val="-4"/>
          <w:sz w:val="21"/>
          <w:szCs w:val="21"/>
          <w:rPrChange w:id="334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43" w:author="De Jesus Borges, Thiago" w:date="2024-08-15T12:22:00Z" w16du:dateUtc="2024-08-15T16:22:00Z">
            <w:rPr>
              <w:rFonts w:ascii="Arial" w:hAnsi="Arial" w:cs="Arial"/>
            </w:rPr>
          </w:rPrChange>
        </w:rPr>
        <w:t>to</w:t>
      </w:r>
      <w:r w:rsidRPr="002746DC">
        <w:rPr>
          <w:rFonts w:ascii="Arial" w:hAnsi="Arial" w:cs="Arial"/>
          <w:spacing w:val="-4"/>
          <w:sz w:val="21"/>
          <w:szCs w:val="21"/>
          <w:rPrChange w:id="334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45" w:author="De Jesus Borges, Thiago" w:date="2024-08-15T12:22:00Z" w16du:dateUtc="2024-08-15T16:22:00Z">
            <w:rPr>
              <w:rFonts w:ascii="Arial" w:hAnsi="Arial" w:cs="Arial"/>
            </w:rPr>
          </w:rPrChange>
        </w:rPr>
        <w:t>keep</w:t>
      </w:r>
      <w:r w:rsidRPr="002746DC">
        <w:rPr>
          <w:rFonts w:ascii="Arial" w:hAnsi="Arial" w:cs="Arial"/>
          <w:spacing w:val="-4"/>
          <w:sz w:val="21"/>
          <w:szCs w:val="21"/>
          <w:rPrChange w:id="334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47" w:author="De Jesus Borges, Thiago" w:date="2024-08-15T12:22:00Z" w16du:dateUtc="2024-08-15T16:22:00Z">
            <w:rPr>
              <w:rFonts w:ascii="Arial" w:hAnsi="Arial" w:cs="Arial"/>
            </w:rPr>
          </w:rPrChange>
        </w:rPr>
        <w:t>only</w:t>
      </w:r>
      <w:r w:rsidRPr="002746DC">
        <w:rPr>
          <w:rFonts w:ascii="Arial" w:hAnsi="Arial" w:cs="Arial"/>
          <w:spacing w:val="-4"/>
          <w:sz w:val="21"/>
          <w:szCs w:val="21"/>
          <w:rPrChange w:id="334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49" w:author="De Jesus Borges, Thiago" w:date="2024-08-15T12:22:00Z" w16du:dateUtc="2024-08-15T16:22:00Z">
            <w:rPr>
              <w:rFonts w:ascii="Arial" w:hAnsi="Arial" w:cs="Arial"/>
            </w:rPr>
          </w:rPrChange>
        </w:rPr>
        <w:t>transcripts</w:t>
      </w:r>
      <w:r w:rsidRPr="002746DC">
        <w:rPr>
          <w:rFonts w:ascii="Arial" w:hAnsi="Arial" w:cs="Arial"/>
          <w:spacing w:val="-4"/>
          <w:sz w:val="21"/>
          <w:szCs w:val="21"/>
          <w:rPrChange w:id="335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51" w:author="De Jesus Borges, Thiago" w:date="2024-08-15T12:22:00Z" w16du:dateUtc="2024-08-15T16:22:00Z">
            <w:rPr>
              <w:rFonts w:ascii="Arial" w:hAnsi="Arial" w:cs="Arial"/>
            </w:rPr>
          </w:rPrChange>
        </w:rPr>
        <w:t>that</w:t>
      </w:r>
      <w:r w:rsidRPr="002746DC">
        <w:rPr>
          <w:rFonts w:ascii="Arial" w:hAnsi="Arial" w:cs="Arial"/>
          <w:spacing w:val="-4"/>
          <w:sz w:val="21"/>
          <w:szCs w:val="21"/>
          <w:rPrChange w:id="335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53" w:author="De Jesus Borges, Thiago" w:date="2024-08-15T12:22:00Z" w16du:dateUtc="2024-08-15T16:22:00Z">
            <w:rPr>
              <w:rFonts w:ascii="Arial" w:hAnsi="Arial" w:cs="Arial"/>
            </w:rPr>
          </w:rPrChange>
        </w:rPr>
        <w:t>could</w:t>
      </w:r>
      <w:r w:rsidRPr="002746DC">
        <w:rPr>
          <w:rFonts w:ascii="Arial" w:hAnsi="Arial" w:cs="Arial"/>
          <w:spacing w:val="-4"/>
          <w:sz w:val="21"/>
          <w:szCs w:val="21"/>
          <w:rPrChange w:id="335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355" w:author="De Jesus Borges, Thiago" w:date="2024-08-15T12:22:00Z" w16du:dateUtc="2024-08-15T16:22:00Z">
            <w:rPr>
              <w:rFonts w:ascii="Arial" w:hAnsi="Arial" w:cs="Arial"/>
            </w:rPr>
          </w:rPrChange>
        </w:rPr>
        <w:t xml:space="preserve">be </w:t>
      </w:r>
      <w:r w:rsidRPr="002746DC">
        <w:rPr>
          <w:rFonts w:ascii="Arial" w:hAnsi="Arial" w:cs="Arial"/>
          <w:spacing w:val="-2"/>
          <w:sz w:val="21"/>
          <w:szCs w:val="21"/>
          <w:rPrChange w:id="3356" w:author="De Jesus Borges, Thiago" w:date="2024-08-15T12:22:00Z" w16du:dateUtc="2024-08-15T16:22:00Z">
            <w:rPr>
              <w:rFonts w:ascii="Arial" w:hAnsi="Arial" w:cs="Arial"/>
              <w:spacing w:val="-2"/>
            </w:rPr>
          </w:rPrChange>
        </w:rPr>
        <w:t>found</w:t>
      </w:r>
      <w:r w:rsidRPr="002746DC">
        <w:rPr>
          <w:rFonts w:ascii="Arial" w:hAnsi="Arial" w:cs="Arial"/>
          <w:spacing w:val="-10"/>
          <w:sz w:val="21"/>
          <w:szCs w:val="21"/>
          <w:rPrChange w:id="335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358" w:author="De Jesus Borges, Thiago" w:date="2024-08-15T12:22:00Z" w16du:dateUtc="2024-08-15T16:22:00Z">
            <w:rPr>
              <w:rFonts w:ascii="Arial" w:hAnsi="Arial" w:cs="Arial"/>
              <w:spacing w:val="-2"/>
            </w:rPr>
          </w:rPrChange>
        </w:rPr>
        <w:t>in</w:t>
      </w:r>
      <w:r w:rsidRPr="002746DC">
        <w:rPr>
          <w:rFonts w:ascii="Arial" w:hAnsi="Arial" w:cs="Arial"/>
          <w:spacing w:val="-10"/>
          <w:sz w:val="21"/>
          <w:szCs w:val="21"/>
          <w:rPrChange w:id="335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360" w:author="De Jesus Borges, Thiago" w:date="2024-08-15T12:22:00Z" w16du:dateUtc="2024-08-15T16:22:00Z">
            <w:rPr>
              <w:rFonts w:ascii="Arial" w:hAnsi="Arial" w:cs="Arial"/>
              <w:spacing w:val="-2"/>
            </w:rPr>
          </w:rPrChange>
        </w:rPr>
        <w:t>microarray.</w:t>
      </w:r>
      <w:r w:rsidRPr="002746DC">
        <w:rPr>
          <w:rFonts w:ascii="Arial" w:hAnsi="Arial" w:cs="Arial"/>
          <w:spacing w:val="-10"/>
          <w:sz w:val="21"/>
          <w:szCs w:val="21"/>
          <w:rPrChange w:id="336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362" w:author="De Jesus Borges, Thiago" w:date="2024-08-15T12:22:00Z" w16du:dateUtc="2024-08-15T16:22:00Z">
            <w:rPr>
              <w:rFonts w:ascii="Arial" w:hAnsi="Arial" w:cs="Arial"/>
              <w:spacing w:val="-2"/>
            </w:rPr>
          </w:rPrChange>
        </w:rPr>
        <w:t>To</w:t>
      </w:r>
      <w:r w:rsidRPr="002746DC">
        <w:rPr>
          <w:rFonts w:ascii="Arial" w:hAnsi="Arial" w:cs="Arial"/>
          <w:spacing w:val="-10"/>
          <w:sz w:val="21"/>
          <w:szCs w:val="21"/>
          <w:rPrChange w:id="336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364" w:author="De Jesus Borges, Thiago" w:date="2024-08-15T12:22:00Z" w16du:dateUtc="2024-08-15T16:22:00Z">
            <w:rPr>
              <w:rFonts w:ascii="Arial" w:hAnsi="Arial" w:cs="Arial"/>
              <w:spacing w:val="-2"/>
            </w:rPr>
          </w:rPrChange>
        </w:rPr>
        <w:t>guarantee</w:t>
      </w:r>
      <w:r w:rsidRPr="002746DC">
        <w:rPr>
          <w:rFonts w:ascii="Arial" w:hAnsi="Arial" w:cs="Arial"/>
          <w:spacing w:val="-9"/>
          <w:sz w:val="21"/>
          <w:szCs w:val="21"/>
          <w:rPrChange w:id="3365"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3366" w:author="De Jesus Borges, Thiago" w:date="2024-08-15T12:22:00Z" w16du:dateUtc="2024-08-15T16:22:00Z">
            <w:rPr>
              <w:rFonts w:ascii="Arial" w:hAnsi="Arial" w:cs="Arial"/>
              <w:spacing w:val="-2"/>
            </w:rPr>
          </w:rPrChange>
        </w:rPr>
        <w:t>the</w:t>
      </w:r>
      <w:r w:rsidRPr="002746DC">
        <w:rPr>
          <w:rFonts w:ascii="Arial" w:hAnsi="Arial" w:cs="Arial"/>
          <w:spacing w:val="-10"/>
          <w:sz w:val="21"/>
          <w:szCs w:val="21"/>
          <w:rPrChange w:id="3367" w:author="De Jesus Borges, Thiago" w:date="2024-08-15T12:22:00Z" w16du:dateUtc="2024-08-15T16:22:00Z">
            <w:rPr>
              <w:rFonts w:ascii="Arial" w:hAnsi="Arial" w:cs="Arial"/>
              <w:spacing w:val="-10"/>
            </w:rPr>
          </w:rPrChange>
        </w:rPr>
        <w:t xml:space="preserve"> </w:t>
      </w:r>
      <w:r w:rsidR="002A6431" w:rsidRPr="002746DC">
        <w:rPr>
          <w:rFonts w:ascii="Arial" w:hAnsi="Arial" w:cs="Arial"/>
          <w:spacing w:val="-2"/>
          <w:sz w:val="21"/>
          <w:szCs w:val="21"/>
          <w:rPrChange w:id="3368" w:author="De Jesus Borges, Thiago" w:date="2024-08-15T12:22:00Z" w16du:dateUtc="2024-08-15T16:22:00Z">
            <w:rPr>
              <w:rFonts w:ascii="Arial" w:hAnsi="Arial" w:cs="Arial"/>
              <w:spacing w:val="-2"/>
            </w:rPr>
          </w:rPrChange>
        </w:rPr>
        <w:t>experiment's reproducibility</w:t>
      </w:r>
      <w:r w:rsidRPr="002746DC">
        <w:rPr>
          <w:rFonts w:ascii="Arial" w:hAnsi="Arial" w:cs="Arial"/>
          <w:spacing w:val="-2"/>
          <w:sz w:val="21"/>
          <w:szCs w:val="21"/>
          <w:rPrChange w:id="3369" w:author="De Jesus Borges, Thiago" w:date="2024-08-15T12:22:00Z" w16du:dateUtc="2024-08-15T16:22:00Z">
            <w:rPr>
              <w:rFonts w:ascii="Arial" w:hAnsi="Arial" w:cs="Arial"/>
              <w:spacing w:val="-2"/>
            </w:rPr>
          </w:rPrChange>
        </w:rPr>
        <w:t>,</w:t>
      </w:r>
      <w:r w:rsidRPr="002746DC">
        <w:rPr>
          <w:rFonts w:ascii="Arial" w:hAnsi="Arial" w:cs="Arial"/>
          <w:spacing w:val="-9"/>
          <w:sz w:val="21"/>
          <w:szCs w:val="21"/>
          <w:rPrChange w:id="3370" w:author="De Jesus Borges, Thiago" w:date="2024-08-15T12:22:00Z" w16du:dateUtc="2024-08-15T16:22:00Z">
            <w:rPr>
              <w:rFonts w:ascii="Arial" w:hAnsi="Arial" w:cs="Arial"/>
              <w:spacing w:val="-9"/>
            </w:rPr>
          </w:rPrChange>
        </w:rPr>
        <w:t xml:space="preserve"> </w:t>
      </w:r>
      <w:r w:rsidRPr="002746DC">
        <w:rPr>
          <w:rFonts w:ascii="Arial" w:hAnsi="Arial" w:cs="Arial"/>
          <w:spacing w:val="-2"/>
          <w:sz w:val="21"/>
          <w:szCs w:val="21"/>
          <w:rPrChange w:id="3371" w:author="De Jesus Borges, Thiago" w:date="2024-08-15T12:22:00Z" w16du:dateUtc="2024-08-15T16:22:00Z">
            <w:rPr>
              <w:rFonts w:ascii="Arial" w:hAnsi="Arial" w:cs="Arial"/>
              <w:spacing w:val="-2"/>
            </w:rPr>
          </w:rPrChange>
        </w:rPr>
        <w:t>we</w:t>
      </w:r>
      <w:r w:rsidRPr="002746DC">
        <w:rPr>
          <w:rFonts w:ascii="Arial" w:hAnsi="Arial" w:cs="Arial"/>
          <w:spacing w:val="-10"/>
          <w:sz w:val="21"/>
          <w:szCs w:val="21"/>
          <w:rPrChange w:id="3372"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373" w:author="De Jesus Borges, Thiago" w:date="2024-08-15T12:22:00Z" w16du:dateUtc="2024-08-15T16:22:00Z">
            <w:rPr>
              <w:rFonts w:ascii="Arial" w:hAnsi="Arial" w:cs="Arial"/>
              <w:spacing w:val="-2"/>
            </w:rPr>
          </w:rPrChange>
        </w:rPr>
        <w:t xml:space="preserve">developed </w:t>
      </w:r>
      <w:r w:rsidRPr="002746DC">
        <w:rPr>
          <w:rFonts w:ascii="Arial" w:hAnsi="Arial" w:cs="Arial"/>
          <w:sz w:val="21"/>
          <w:szCs w:val="21"/>
          <w:rPrChange w:id="3374" w:author="De Jesus Borges, Thiago" w:date="2024-08-15T12:22:00Z" w16du:dateUtc="2024-08-15T16:22:00Z">
            <w:rPr>
              <w:rFonts w:ascii="Arial" w:hAnsi="Arial" w:cs="Arial"/>
            </w:rPr>
          </w:rPrChange>
        </w:rPr>
        <w:t xml:space="preserve">a </w:t>
      </w:r>
      <w:proofErr w:type="spellStart"/>
      <w:r w:rsidRPr="002746DC">
        <w:rPr>
          <w:rFonts w:ascii="Arial" w:hAnsi="Arial" w:cs="Arial"/>
          <w:sz w:val="21"/>
          <w:szCs w:val="21"/>
          <w:rPrChange w:id="3375" w:author="De Jesus Borges, Thiago" w:date="2024-08-15T12:22:00Z" w16du:dateUtc="2024-08-15T16:22:00Z">
            <w:rPr>
              <w:rFonts w:ascii="Arial" w:hAnsi="Arial" w:cs="Arial"/>
            </w:rPr>
          </w:rPrChange>
        </w:rPr>
        <w:t>Snakemake</w:t>
      </w:r>
      <w:proofErr w:type="spellEnd"/>
      <w:r w:rsidRPr="002746DC">
        <w:rPr>
          <w:rFonts w:ascii="Arial" w:hAnsi="Arial" w:cs="Arial"/>
          <w:sz w:val="21"/>
          <w:szCs w:val="21"/>
          <w:rPrChange w:id="3376" w:author="De Jesus Borges, Thiago" w:date="2024-08-15T12:22:00Z" w16du:dateUtc="2024-08-15T16:22:00Z">
            <w:rPr>
              <w:rFonts w:ascii="Arial" w:hAnsi="Arial" w:cs="Arial"/>
            </w:rPr>
          </w:rPrChange>
        </w:rPr>
        <w:t xml:space="preserve"> [</w:t>
      </w:r>
      <w:r w:rsidRPr="002746DC">
        <w:rPr>
          <w:sz w:val="21"/>
          <w:szCs w:val="21"/>
          <w:rPrChange w:id="3377" w:author="De Jesus Borges, Thiago" w:date="2024-08-15T12:22:00Z" w16du:dateUtc="2024-08-15T16:22:00Z">
            <w:rPr/>
          </w:rPrChange>
        </w:rPr>
        <w:fldChar w:fldCharType="begin"/>
      </w:r>
      <w:r w:rsidRPr="002746DC">
        <w:rPr>
          <w:sz w:val="21"/>
          <w:szCs w:val="21"/>
          <w:rPrChange w:id="3378" w:author="De Jesus Borges, Thiago" w:date="2024-08-15T12:22:00Z" w16du:dateUtc="2024-08-15T16:22:00Z">
            <w:rPr/>
          </w:rPrChange>
        </w:rPr>
        <w:instrText>HYPERLINK \l "_bookmark53"</w:instrText>
      </w:r>
      <w:r w:rsidRPr="00EB5EE6">
        <w:rPr>
          <w:sz w:val="21"/>
          <w:szCs w:val="21"/>
        </w:rPr>
      </w:r>
      <w:r w:rsidRPr="002746DC">
        <w:rPr>
          <w:sz w:val="21"/>
          <w:szCs w:val="21"/>
          <w:rPrChange w:id="3379"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380" w:author="De Jesus Borges, Thiago" w:date="2024-08-15T12:22:00Z" w16du:dateUtc="2024-08-15T16:22:00Z">
            <w:rPr>
              <w:rFonts w:ascii="Arial" w:hAnsi="Arial" w:cs="Arial"/>
              <w:color w:val="0000FF"/>
            </w:rPr>
          </w:rPrChange>
        </w:rPr>
        <w:t>53</w:t>
      </w:r>
      <w:r w:rsidRPr="002746DC">
        <w:rPr>
          <w:rFonts w:ascii="Arial" w:hAnsi="Arial" w:cs="Arial"/>
          <w:color w:val="0000FF"/>
          <w:sz w:val="21"/>
          <w:szCs w:val="21"/>
          <w:rPrChange w:id="3381"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382" w:author="De Jesus Borges, Thiago" w:date="2024-08-15T12:22:00Z" w16du:dateUtc="2024-08-15T16:22:00Z">
            <w:rPr>
              <w:rFonts w:ascii="Arial" w:hAnsi="Arial" w:cs="Arial"/>
            </w:rPr>
          </w:rPrChange>
        </w:rPr>
        <w:t xml:space="preserve">] workflow to run this entire preprocessing step. The pipeline is on </w:t>
      </w:r>
      <w:r w:rsidRPr="002746DC">
        <w:rPr>
          <w:rFonts w:ascii="Arial" w:hAnsi="Arial" w:cs="Arial"/>
          <w:spacing w:val="-2"/>
          <w:sz w:val="21"/>
          <w:szCs w:val="21"/>
          <w:rPrChange w:id="3383" w:author="De Jesus Borges, Thiago" w:date="2024-08-15T12:22:00Z" w16du:dateUtc="2024-08-15T16:22:00Z">
            <w:rPr>
              <w:rFonts w:ascii="Arial" w:hAnsi="Arial" w:cs="Arial"/>
              <w:spacing w:val="-2"/>
            </w:rPr>
          </w:rPrChange>
        </w:rPr>
        <w:t>GitHub.</w:t>
      </w:r>
    </w:p>
    <w:p w14:paraId="5260A208" w14:textId="4EF01E24" w:rsidR="00F675DE" w:rsidRPr="002746DC" w:rsidRDefault="0047037D">
      <w:pPr>
        <w:pStyle w:val="BodyText"/>
        <w:spacing w:line="254" w:lineRule="auto"/>
        <w:ind w:left="360" w:right="808" w:firstLine="298"/>
        <w:rPr>
          <w:rFonts w:ascii="Arial" w:hAnsi="Arial" w:cs="Arial"/>
          <w:sz w:val="21"/>
          <w:szCs w:val="21"/>
          <w:rPrChange w:id="3384" w:author="De Jesus Borges, Thiago" w:date="2024-08-15T12:22:00Z" w16du:dateUtc="2024-08-15T16:22:00Z">
            <w:rPr>
              <w:rFonts w:ascii="Arial" w:hAnsi="Arial" w:cs="Arial"/>
            </w:rPr>
          </w:rPrChange>
        </w:rPr>
        <w:pPrChange w:id="3385" w:author="De Jesus Borges, Thiago" w:date="2024-08-15T12:22:00Z" w16du:dateUtc="2024-08-15T16:22:00Z">
          <w:pPr>
            <w:pStyle w:val="BodyText"/>
            <w:spacing w:line="254" w:lineRule="auto"/>
            <w:ind w:left="321" w:right="808" w:firstLine="298"/>
          </w:pPr>
        </w:pPrChange>
      </w:pPr>
      <w:r w:rsidRPr="002746DC">
        <w:rPr>
          <w:rFonts w:ascii="Arial" w:hAnsi="Arial" w:cs="Arial"/>
          <w:spacing w:val="-2"/>
          <w:sz w:val="21"/>
          <w:szCs w:val="21"/>
          <w:rPrChange w:id="3386" w:author="De Jesus Borges, Thiago" w:date="2024-08-15T12:22:00Z" w16du:dateUtc="2024-08-15T16:22:00Z">
            <w:rPr>
              <w:rFonts w:ascii="Arial" w:hAnsi="Arial" w:cs="Arial"/>
              <w:spacing w:val="-2"/>
            </w:rPr>
          </w:rPrChange>
        </w:rPr>
        <w:t>The</w:t>
      </w:r>
      <w:r w:rsidRPr="002746DC">
        <w:rPr>
          <w:rFonts w:ascii="Arial" w:hAnsi="Arial" w:cs="Arial"/>
          <w:spacing w:val="-6"/>
          <w:sz w:val="21"/>
          <w:szCs w:val="21"/>
          <w:rPrChange w:id="3387"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88" w:author="De Jesus Borges, Thiago" w:date="2024-08-15T12:22:00Z" w16du:dateUtc="2024-08-15T16:22:00Z">
            <w:rPr>
              <w:rFonts w:ascii="Arial" w:hAnsi="Arial" w:cs="Arial"/>
              <w:spacing w:val="-2"/>
            </w:rPr>
          </w:rPrChange>
        </w:rPr>
        <w:t>dataset</w:t>
      </w:r>
      <w:r w:rsidRPr="002746DC">
        <w:rPr>
          <w:rFonts w:ascii="Arial" w:hAnsi="Arial" w:cs="Arial"/>
          <w:spacing w:val="-6"/>
          <w:sz w:val="21"/>
          <w:szCs w:val="21"/>
          <w:rPrChange w:id="338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90" w:author="De Jesus Borges, Thiago" w:date="2024-08-15T12:22:00Z" w16du:dateUtc="2024-08-15T16:22:00Z">
            <w:rPr>
              <w:rFonts w:ascii="Arial" w:hAnsi="Arial" w:cs="Arial"/>
              <w:spacing w:val="-2"/>
            </w:rPr>
          </w:rPrChange>
        </w:rPr>
        <w:t>GSE86884</w:t>
      </w:r>
      <w:r w:rsidRPr="002746DC">
        <w:rPr>
          <w:rFonts w:ascii="Arial" w:hAnsi="Arial" w:cs="Arial"/>
          <w:spacing w:val="-6"/>
          <w:sz w:val="21"/>
          <w:szCs w:val="21"/>
          <w:rPrChange w:id="339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92" w:author="De Jesus Borges, Thiago" w:date="2024-08-15T12:22:00Z" w16du:dateUtc="2024-08-15T16:22:00Z">
            <w:rPr>
              <w:rFonts w:ascii="Arial" w:hAnsi="Arial" w:cs="Arial"/>
              <w:spacing w:val="-2"/>
            </w:rPr>
          </w:rPrChange>
        </w:rPr>
        <w:t>is</w:t>
      </w:r>
      <w:r w:rsidRPr="002746DC">
        <w:rPr>
          <w:rFonts w:ascii="Arial" w:hAnsi="Arial" w:cs="Arial"/>
          <w:spacing w:val="-6"/>
          <w:sz w:val="21"/>
          <w:szCs w:val="21"/>
          <w:rPrChange w:id="339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94" w:author="De Jesus Borges, Thiago" w:date="2024-08-15T12:22:00Z" w16du:dateUtc="2024-08-15T16:22:00Z">
            <w:rPr>
              <w:rFonts w:ascii="Arial" w:hAnsi="Arial" w:cs="Arial"/>
              <w:spacing w:val="-2"/>
            </w:rPr>
          </w:rPrChange>
        </w:rPr>
        <w:t>a</w:t>
      </w:r>
      <w:r w:rsidRPr="002746DC">
        <w:rPr>
          <w:rFonts w:ascii="Arial" w:hAnsi="Arial" w:cs="Arial"/>
          <w:spacing w:val="-6"/>
          <w:sz w:val="21"/>
          <w:szCs w:val="21"/>
          <w:rPrChange w:id="339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96" w:author="De Jesus Borges, Thiago" w:date="2024-08-15T12:22:00Z" w16du:dateUtc="2024-08-15T16:22:00Z">
            <w:rPr>
              <w:rFonts w:ascii="Arial" w:hAnsi="Arial" w:cs="Arial"/>
              <w:spacing w:val="-2"/>
            </w:rPr>
          </w:rPrChange>
        </w:rPr>
        <w:t>longitudinal</w:t>
      </w:r>
      <w:r w:rsidRPr="002746DC">
        <w:rPr>
          <w:rFonts w:ascii="Arial" w:hAnsi="Arial" w:cs="Arial"/>
          <w:spacing w:val="-6"/>
          <w:sz w:val="21"/>
          <w:szCs w:val="21"/>
          <w:rPrChange w:id="3397"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398" w:author="De Jesus Borges, Thiago" w:date="2024-08-15T12:22:00Z" w16du:dateUtc="2024-08-15T16:22:00Z">
            <w:rPr>
              <w:rFonts w:ascii="Arial" w:hAnsi="Arial" w:cs="Arial"/>
              <w:spacing w:val="-2"/>
            </w:rPr>
          </w:rPrChange>
        </w:rPr>
        <w:t>study</w:t>
      </w:r>
      <w:r w:rsidRPr="002746DC">
        <w:rPr>
          <w:rFonts w:ascii="Arial" w:hAnsi="Arial" w:cs="Arial"/>
          <w:spacing w:val="-6"/>
          <w:sz w:val="21"/>
          <w:szCs w:val="21"/>
          <w:rPrChange w:id="339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00" w:author="De Jesus Borges, Thiago" w:date="2024-08-15T12:22:00Z" w16du:dateUtc="2024-08-15T16:22:00Z">
            <w:rPr>
              <w:rFonts w:ascii="Arial" w:hAnsi="Arial" w:cs="Arial"/>
              <w:spacing w:val="-2"/>
            </w:rPr>
          </w:rPrChange>
        </w:rPr>
        <w:t>with</w:t>
      </w:r>
      <w:r w:rsidRPr="002746DC">
        <w:rPr>
          <w:rFonts w:ascii="Arial" w:hAnsi="Arial" w:cs="Arial"/>
          <w:spacing w:val="-6"/>
          <w:sz w:val="21"/>
          <w:szCs w:val="21"/>
          <w:rPrChange w:id="340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02" w:author="De Jesus Borges, Thiago" w:date="2024-08-15T12:22:00Z" w16du:dateUtc="2024-08-15T16:22:00Z">
            <w:rPr>
              <w:rFonts w:ascii="Arial" w:hAnsi="Arial" w:cs="Arial"/>
              <w:spacing w:val="-2"/>
            </w:rPr>
          </w:rPrChange>
        </w:rPr>
        <w:t>96</w:t>
      </w:r>
      <w:r w:rsidRPr="002746DC">
        <w:rPr>
          <w:rFonts w:ascii="Arial" w:hAnsi="Arial" w:cs="Arial"/>
          <w:spacing w:val="-6"/>
          <w:sz w:val="21"/>
          <w:szCs w:val="21"/>
          <w:rPrChange w:id="340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04" w:author="De Jesus Borges, Thiago" w:date="2024-08-15T12:22:00Z" w16du:dateUtc="2024-08-15T16:22:00Z">
            <w:rPr>
              <w:rFonts w:ascii="Arial" w:hAnsi="Arial" w:cs="Arial"/>
              <w:spacing w:val="-2"/>
            </w:rPr>
          </w:rPrChange>
        </w:rPr>
        <w:t>samples</w:t>
      </w:r>
      <w:r w:rsidRPr="002746DC">
        <w:rPr>
          <w:rFonts w:ascii="Arial" w:hAnsi="Arial" w:cs="Arial"/>
          <w:spacing w:val="-5"/>
          <w:sz w:val="21"/>
          <w:szCs w:val="21"/>
          <w:rPrChange w:id="340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3406" w:author="De Jesus Borges, Thiago" w:date="2024-08-15T12:22:00Z" w16du:dateUtc="2024-08-15T16:22:00Z">
            <w:rPr>
              <w:rFonts w:ascii="Arial" w:hAnsi="Arial" w:cs="Arial"/>
              <w:spacing w:val="-2"/>
            </w:rPr>
          </w:rPrChange>
        </w:rPr>
        <w:t>and</w:t>
      </w:r>
      <w:r w:rsidRPr="002746DC">
        <w:rPr>
          <w:rFonts w:ascii="Arial" w:hAnsi="Arial" w:cs="Arial"/>
          <w:spacing w:val="-6"/>
          <w:sz w:val="21"/>
          <w:szCs w:val="21"/>
          <w:rPrChange w:id="3407" w:author="De Jesus Borges, Thiago" w:date="2024-08-15T12:22:00Z" w16du:dateUtc="2024-08-15T16:22:00Z">
            <w:rPr>
              <w:rFonts w:ascii="Arial" w:hAnsi="Arial" w:cs="Arial"/>
              <w:spacing w:val="-6"/>
            </w:rPr>
          </w:rPrChange>
        </w:rPr>
        <w:t xml:space="preserve"> </w:t>
      </w:r>
      <w:r w:rsidR="00D34E12" w:rsidRPr="002746DC">
        <w:rPr>
          <w:rFonts w:ascii="Arial" w:hAnsi="Arial" w:cs="Arial"/>
          <w:spacing w:val="-2"/>
          <w:sz w:val="21"/>
          <w:szCs w:val="21"/>
          <w:rPrChange w:id="3408" w:author="De Jesus Borges, Thiago" w:date="2024-08-15T12:22:00Z" w16du:dateUtc="2024-08-15T16:22:00Z">
            <w:rPr>
              <w:rFonts w:ascii="Arial" w:hAnsi="Arial" w:cs="Arial"/>
              <w:spacing w:val="-2"/>
            </w:rPr>
          </w:rPrChange>
        </w:rPr>
        <w:t>four</w:t>
      </w:r>
      <w:r w:rsidRPr="002746DC">
        <w:rPr>
          <w:rFonts w:ascii="Arial" w:hAnsi="Arial" w:cs="Arial"/>
          <w:spacing w:val="-6"/>
          <w:sz w:val="21"/>
          <w:szCs w:val="21"/>
          <w:rPrChange w:id="3409" w:author="De Jesus Borges, Thiago" w:date="2024-08-15T12:22:00Z" w16du:dateUtc="2024-08-15T16:22:00Z">
            <w:rPr>
              <w:rFonts w:ascii="Arial" w:hAnsi="Arial" w:cs="Arial"/>
              <w:spacing w:val="-6"/>
            </w:rPr>
          </w:rPrChange>
        </w:rPr>
        <w:t xml:space="preserve"> </w:t>
      </w:r>
      <w:r w:rsidR="00D34E12" w:rsidRPr="002746DC">
        <w:rPr>
          <w:rFonts w:ascii="Arial" w:hAnsi="Arial" w:cs="Arial"/>
          <w:spacing w:val="-2"/>
          <w:sz w:val="21"/>
          <w:szCs w:val="21"/>
          <w:rPrChange w:id="3410" w:author="De Jesus Borges, Thiago" w:date="2024-08-15T12:22:00Z" w16du:dateUtc="2024-08-15T16:22:00Z">
            <w:rPr>
              <w:rFonts w:ascii="Arial" w:hAnsi="Arial" w:cs="Arial"/>
              <w:spacing w:val="-2"/>
            </w:rPr>
          </w:rPrChange>
        </w:rPr>
        <w:t>time points of collected data: pretransplant, one week, 3,</w:t>
      </w:r>
      <w:r w:rsidRPr="002746DC">
        <w:rPr>
          <w:rFonts w:ascii="Arial" w:hAnsi="Arial" w:cs="Arial"/>
          <w:spacing w:val="-8"/>
          <w:sz w:val="21"/>
          <w:szCs w:val="21"/>
          <w:rPrChange w:id="3411"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12" w:author="De Jesus Borges, Thiago" w:date="2024-08-15T12:22:00Z" w16du:dateUtc="2024-08-15T16:22:00Z">
            <w:rPr>
              <w:rFonts w:ascii="Arial" w:hAnsi="Arial" w:cs="Arial"/>
              <w:spacing w:val="-2"/>
            </w:rPr>
          </w:rPrChange>
        </w:rPr>
        <w:t>and</w:t>
      </w:r>
      <w:r w:rsidRPr="002746DC">
        <w:rPr>
          <w:rFonts w:ascii="Arial" w:hAnsi="Arial" w:cs="Arial"/>
          <w:spacing w:val="-8"/>
          <w:sz w:val="21"/>
          <w:szCs w:val="21"/>
          <w:rPrChange w:id="3413"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14" w:author="De Jesus Borges, Thiago" w:date="2024-08-15T12:22:00Z" w16du:dateUtc="2024-08-15T16:22:00Z">
            <w:rPr>
              <w:rFonts w:ascii="Arial" w:hAnsi="Arial" w:cs="Arial"/>
              <w:spacing w:val="-2"/>
            </w:rPr>
          </w:rPrChange>
        </w:rPr>
        <w:t>6</w:t>
      </w:r>
      <w:r w:rsidRPr="002746DC">
        <w:rPr>
          <w:rFonts w:ascii="Arial" w:hAnsi="Arial" w:cs="Arial"/>
          <w:spacing w:val="-8"/>
          <w:sz w:val="21"/>
          <w:szCs w:val="21"/>
          <w:rPrChange w:id="3415"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16" w:author="De Jesus Borges, Thiago" w:date="2024-08-15T12:22:00Z" w16du:dateUtc="2024-08-15T16:22:00Z">
            <w:rPr>
              <w:rFonts w:ascii="Arial" w:hAnsi="Arial" w:cs="Arial"/>
              <w:spacing w:val="-2"/>
            </w:rPr>
          </w:rPrChange>
        </w:rPr>
        <w:t>months</w:t>
      </w:r>
      <w:r w:rsidRPr="002746DC">
        <w:rPr>
          <w:rFonts w:ascii="Arial" w:hAnsi="Arial" w:cs="Arial"/>
          <w:spacing w:val="-8"/>
          <w:sz w:val="21"/>
          <w:szCs w:val="21"/>
          <w:rPrChange w:id="3417"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18" w:author="De Jesus Borges, Thiago" w:date="2024-08-15T12:22:00Z" w16du:dateUtc="2024-08-15T16:22:00Z">
            <w:rPr>
              <w:rFonts w:ascii="Arial" w:hAnsi="Arial" w:cs="Arial"/>
              <w:spacing w:val="-2"/>
            </w:rPr>
          </w:rPrChange>
        </w:rPr>
        <w:t>after</w:t>
      </w:r>
      <w:r w:rsidRPr="002746DC">
        <w:rPr>
          <w:rFonts w:ascii="Arial" w:hAnsi="Arial" w:cs="Arial"/>
          <w:spacing w:val="-8"/>
          <w:sz w:val="21"/>
          <w:szCs w:val="21"/>
          <w:rPrChange w:id="3419"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20" w:author="De Jesus Borges, Thiago" w:date="2024-08-15T12:22:00Z" w16du:dateUtc="2024-08-15T16:22:00Z">
            <w:rPr>
              <w:rFonts w:ascii="Arial" w:hAnsi="Arial" w:cs="Arial"/>
              <w:spacing w:val="-2"/>
            </w:rPr>
          </w:rPrChange>
        </w:rPr>
        <w:t>transplantation.</w:t>
      </w:r>
      <w:r w:rsidRPr="002746DC">
        <w:rPr>
          <w:rFonts w:ascii="Arial" w:hAnsi="Arial" w:cs="Arial"/>
          <w:spacing w:val="-8"/>
          <w:sz w:val="21"/>
          <w:szCs w:val="21"/>
          <w:rPrChange w:id="3421"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22" w:author="De Jesus Borges, Thiago" w:date="2024-08-15T12:22:00Z" w16du:dateUtc="2024-08-15T16:22:00Z">
            <w:rPr>
              <w:rFonts w:ascii="Arial" w:hAnsi="Arial" w:cs="Arial"/>
              <w:spacing w:val="-2"/>
            </w:rPr>
          </w:rPrChange>
        </w:rPr>
        <w:t>None</w:t>
      </w:r>
      <w:r w:rsidRPr="002746DC">
        <w:rPr>
          <w:rFonts w:ascii="Arial" w:hAnsi="Arial" w:cs="Arial"/>
          <w:spacing w:val="-8"/>
          <w:sz w:val="21"/>
          <w:szCs w:val="21"/>
          <w:rPrChange w:id="3423"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424" w:author="De Jesus Borges, Thiago" w:date="2024-08-15T12:22:00Z" w16du:dateUtc="2024-08-15T16:22:00Z">
            <w:rPr>
              <w:rFonts w:ascii="Arial" w:hAnsi="Arial" w:cs="Arial"/>
              <w:spacing w:val="-2"/>
            </w:rPr>
          </w:rPrChange>
        </w:rPr>
        <w:t xml:space="preserve">of </w:t>
      </w:r>
      <w:r w:rsidRPr="002746DC">
        <w:rPr>
          <w:rFonts w:ascii="Arial" w:hAnsi="Arial" w:cs="Arial"/>
          <w:sz w:val="21"/>
          <w:szCs w:val="21"/>
          <w:rPrChange w:id="3425" w:author="De Jesus Borges, Thiago" w:date="2024-08-15T12:22:00Z" w16du:dateUtc="2024-08-15T16:22:00Z">
            <w:rPr>
              <w:rFonts w:ascii="Arial" w:hAnsi="Arial" w:cs="Arial"/>
            </w:rPr>
          </w:rPrChange>
        </w:rPr>
        <w:t>the</w:t>
      </w:r>
      <w:r w:rsidRPr="002746DC">
        <w:rPr>
          <w:rFonts w:ascii="Arial" w:hAnsi="Arial" w:cs="Arial"/>
          <w:spacing w:val="-5"/>
          <w:sz w:val="21"/>
          <w:szCs w:val="21"/>
          <w:rPrChange w:id="342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27" w:author="De Jesus Borges, Thiago" w:date="2024-08-15T12:22:00Z" w16du:dateUtc="2024-08-15T16:22:00Z">
            <w:rPr>
              <w:rFonts w:ascii="Arial" w:hAnsi="Arial" w:cs="Arial"/>
            </w:rPr>
          </w:rPrChange>
        </w:rPr>
        <w:t>patients</w:t>
      </w:r>
      <w:r w:rsidRPr="002746DC">
        <w:rPr>
          <w:rFonts w:ascii="Arial" w:hAnsi="Arial" w:cs="Arial"/>
          <w:spacing w:val="-5"/>
          <w:sz w:val="21"/>
          <w:szCs w:val="21"/>
          <w:rPrChange w:id="3428"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29" w:author="De Jesus Borges, Thiago" w:date="2024-08-15T12:22:00Z" w16du:dateUtc="2024-08-15T16:22:00Z">
            <w:rPr>
              <w:rFonts w:ascii="Arial" w:hAnsi="Arial" w:cs="Arial"/>
            </w:rPr>
          </w:rPrChange>
        </w:rPr>
        <w:t>rejected</w:t>
      </w:r>
      <w:r w:rsidRPr="002746DC">
        <w:rPr>
          <w:rFonts w:ascii="Arial" w:hAnsi="Arial" w:cs="Arial"/>
          <w:spacing w:val="-5"/>
          <w:sz w:val="21"/>
          <w:szCs w:val="21"/>
          <w:rPrChange w:id="3430"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31" w:author="De Jesus Borges, Thiago" w:date="2024-08-15T12:22:00Z" w16du:dateUtc="2024-08-15T16:22:00Z">
            <w:rPr>
              <w:rFonts w:ascii="Arial" w:hAnsi="Arial" w:cs="Arial"/>
            </w:rPr>
          </w:rPrChange>
        </w:rPr>
        <w:t>the</w:t>
      </w:r>
      <w:r w:rsidRPr="002746DC">
        <w:rPr>
          <w:rFonts w:ascii="Arial" w:hAnsi="Arial" w:cs="Arial"/>
          <w:spacing w:val="-5"/>
          <w:sz w:val="21"/>
          <w:szCs w:val="21"/>
          <w:rPrChange w:id="3432"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33" w:author="De Jesus Borges, Thiago" w:date="2024-08-15T12:22:00Z" w16du:dateUtc="2024-08-15T16:22:00Z">
            <w:rPr>
              <w:rFonts w:ascii="Arial" w:hAnsi="Arial" w:cs="Arial"/>
            </w:rPr>
          </w:rPrChange>
        </w:rPr>
        <w:t>transplant</w:t>
      </w:r>
      <w:r w:rsidRPr="002746DC">
        <w:rPr>
          <w:rFonts w:ascii="Arial" w:hAnsi="Arial" w:cs="Arial"/>
          <w:spacing w:val="-5"/>
          <w:sz w:val="21"/>
          <w:szCs w:val="21"/>
          <w:rPrChange w:id="3434"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35" w:author="De Jesus Borges, Thiago" w:date="2024-08-15T12:22:00Z" w16du:dateUtc="2024-08-15T16:22:00Z">
            <w:rPr>
              <w:rFonts w:ascii="Arial" w:hAnsi="Arial" w:cs="Arial"/>
            </w:rPr>
          </w:rPrChange>
        </w:rPr>
        <w:t>at</w:t>
      </w:r>
      <w:r w:rsidRPr="002746DC">
        <w:rPr>
          <w:rFonts w:ascii="Arial" w:hAnsi="Arial" w:cs="Arial"/>
          <w:spacing w:val="-5"/>
          <w:sz w:val="21"/>
          <w:szCs w:val="21"/>
          <w:rPrChange w:id="343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37" w:author="De Jesus Borges, Thiago" w:date="2024-08-15T12:22:00Z" w16du:dateUtc="2024-08-15T16:22:00Z">
            <w:rPr>
              <w:rFonts w:ascii="Arial" w:hAnsi="Arial" w:cs="Arial"/>
            </w:rPr>
          </w:rPrChange>
        </w:rPr>
        <w:t>the</w:t>
      </w:r>
      <w:r w:rsidRPr="002746DC">
        <w:rPr>
          <w:rFonts w:ascii="Arial" w:hAnsi="Arial" w:cs="Arial"/>
          <w:spacing w:val="-5"/>
          <w:sz w:val="21"/>
          <w:szCs w:val="21"/>
          <w:rPrChange w:id="3438"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39" w:author="De Jesus Borges, Thiago" w:date="2024-08-15T12:22:00Z" w16du:dateUtc="2024-08-15T16:22:00Z">
            <w:rPr>
              <w:rFonts w:ascii="Arial" w:hAnsi="Arial" w:cs="Arial"/>
            </w:rPr>
          </w:rPrChange>
        </w:rPr>
        <w:t>time</w:t>
      </w:r>
      <w:r w:rsidRPr="002746DC">
        <w:rPr>
          <w:rFonts w:ascii="Arial" w:hAnsi="Arial" w:cs="Arial"/>
          <w:spacing w:val="-5"/>
          <w:sz w:val="21"/>
          <w:szCs w:val="21"/>
          <w:rPrChange w:id="3440"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41" w:author="De Jesus Borges, Thiago" w:date="2024-08-15T12:22:00Z" w16du:dateUtc="2024-08-15T16:22:00Z">
            <w:rPr>
              <w:rFonts w:ascii="Arial" w:hAnsi="Arial" w:cs="Arial"/>
            </w:rPr>
          </w:rPrChange>
        </w:rPr>
        <w:t>of</w:t>
      </w:r>
      <w:r w:rsidRPr="002746DC">
        <w:rPr>
          <w:rFonts w:ascii="Arial" w:hAnsi="Arial" w:cs="Arial"/>
          <w:spacing w:val="-5"/>
          <w:sz w:val="21"/>
          <w:szCs w:val="21"/>
          <w:rPrChange w:id="3442"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43" w:author="De Jesus Borges, Thiago" w:date="2024-08-15T12:22:00Z" w16du:dateUtc="2024-08-15T16:22:00Z">
            <w:rPr>
              <w:rFonts w:ascii="Arial" w:hAnsi="Arial" w:cs="Arial"/>
            </w:rPr>
          </w:rPrChange>
        </w:rPr>
        <w:t>collection.</w:t>
      </w:r>
      <w:r w:rsidRPr="002746DC">
        <w:rPr>
          <w:rFonts w:ascii="Arial" w:hAnsi="Arial" w:cs="Arial"/>
          <w:spacing w:val="-5"/>
          <w:sz w:val="21"/>
          <w:szCs w:val="21"/>
          <w:rPrChange w:id="3444"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45" w:author="De Jesus Borges, Thiago" w:date="2024-08-15T12:22:00Z" w16du:dateUtc="2024-08-15T16:22:00Z">
            <w:rPr>
              <w:rFonts w:ascii="Arial" w:hAnsi="Arial" w:cs="Arial"/>
            </w:rPr>
          </w:rPrChange>
        </w:rPr>
        <w:t>The</w:t>
      </w:r>
      <w:r w:rsidRPr="002746DC">
        <w:rPr>
          <w:rFonts w:ascii="Arial" w:hAnsi="Arial" w:cs="Arial"/>
          <w:spacing w:val="-5"/>
          <w:sz w:val="21"/>
          <w:szCs w:val="21"/>
          <w:rPrChange w:id="344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47" w:author="De Jesus Borges, Thiago" w:date="2024-08-15T12:22:00Z" w16du:dateUtc="2024-08-15T16:22:00Z">
            <w:rPr>
              <w:rFonts w:ascii="Arial" w:hAnsi="Arial" w:cs="Arial"/>
            </w:rPr>
          </w:rPrChange>
        </w:rPr>
        <w:t>dataset</w:t>
      </w:r>
      <w:r w:rsidRPr="002746DC">
        <w:rPr>
          <w:rFonts w:ascii="Arial" w:hAnsi="Arial" w:cs="Arial"/>
          <w:spacing w:val="-5"/>
          <w:sz w:val="21"/>
          <w:szCs w:val="21"/>
          <w:rPrChange w:id="3448"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449" w:author="De Jesus Borges, Thiago" w:date="2024-08-15T12:22:00Z" w16du:dateUtc="2024-08-15T16:22:00Z">
            <w:rPr>
              <w:rFonts w:ascii="Arial" w:hAnsi="Arial" w:cs="Arial"/>
            </w:rPr>
          </w:rPrChange>
        </w:rPr>
        <w:t>GSE120649 contains</w:t>
      </w:r>
      <w:r w:rsidRPr="002746DC">
        <w:rPr>
          <w:rFonts w:ascii="Arial" w:hAnsi="Arial" w:cs="Arial"/>
          <w:spacing w:val="-13"/>
          <w:sz w:val="21"/>
          <w:szCs w:val="21"/>
          <w:rPrChange w:id="3450"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3451" w:author="De Jesus Borges, Thiago" w:date="2024-08-15T12:22:00Z" w16du:dateUtc="2024-08-15T16:22:00Z">
            <w:rPr>
              <w:rFonts w:ascii="Arial" w:hAnsi="Arial" w:cs="Arial"/>
            </w:rPr>
          </w:rPrChange>
        </w:rPr>
        <w:t>16</w:t>
      </w:r>
      <w:r w:rsidRPr="002746DC">
        <w:rPr>
          <w:rFonts w:ascii="Arial" w:hAnsi="Arial" w:cs="Arial"/>
          <w:spacing w:val="-12"/>
          <w:sz w:val="21"/>
          <w:szCs w:val="21"/>
          <w:rPrChange w:id="345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53" w:author="De Jesus Borges, Thiago" w:date="2024-08-15T12:22:00Z" w16du:dateUtc="2024-08-15T16:22:00Z">
            <w:rPr>
              <w:rFonts w:ascii="Arial" w:hAnsi="Arial" w:cs="Arial"/>
            </w:rPr>
          </w:rPrChange>
        </w:rPr>
        <w:t>samples</w:t>
      </w:r>
      <w:r w:rsidRPr="002746DC">
        <w:rPr>
          <w:rFonts w:ascii="Arial" w:hAnsi="Arial" w:cs="Arial"/>
          <w:spacing w:val="-12"/>
          <w:sz w:val="21"/>
          <w:szCs w:val="21"/>
          <w:rPrChange w:id="345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55" w:author="De Jesus Borges, Thiago" w:date="2024-08-15T12:22:00Z" w16du:dateUtc="2024-08-15T16:22:00Z">
            <w:rPr>
              <w:rFonts w:ascii="Arial" w:hAnsi="Arial" w:cs="Arial"/>
            </w:rPr>
          </w:rPrChange>
        </w:rPr>
        <w:t>where</w:t>
      </w:r>
      <w:r w:rsidRPr="002746DC">
        <w:rPr>
          <w:rFonts w:ascii="Arial" w:hAnsi="Arial" w:cs="Arial"/>
          <w:spacing w:val="-12"/>
          <w:sz w:val="21"/>
          <w:szCs w:val="21"/>
          <w:rPrChange w:id="3456" w:author="De Jesus Borges, Thiago" w:date="2024-08-15T12:22:00Z" w16du:dateUtc="2024-08-15T16:22:00Z">
            <w:rPr>
              <w:rFonts w:ascii="Arial" w:hAnsi="Arial" w:cs="Arial"/>
              <w:spacing w:val="-12"/>
            </w:rPr>
          </w:rPrChange>
        </w:rPr>
        <w:t xml:space="preserve"> </w:t>
      </w:r>
      <w:r w:rsidR="00D34E12" w:rsidRPr="002746DC">
        <w:rPr>
          <w:rFonts w:ascii="Arial" w:hAnsi="Arial" w:cs="Arial"/>
          <w:sz w:val="21"/>
          <w:szCs w:val="21"/>
          <w:rPrChange w:id="3457" w:author="De Jesus Borges, Thiago" w:date="2024-08-15T12:22:00Z" w16du:dateUtc="2024-08-15T16:22:00Z">
            <w:rPr>
              <w:rFonts w:ascii="Arial" w:hAnsi="Arial" w:cs="Arial"/>
            </w:rPr>
          </w:rPrChange>
        </w:rPr>
        <w:t>six</w:t>
      </w:r>
      <w:r w:rsidRPr="002746DC">
        <w:rPr>
          <w:rFonts w:ascii="Arial" w:hAnsi="Arial" w:cs="Arial"/>
          <w:spacing w:val="-12"/>
          <w:sz w:val="21"/>
          <w:szCs w:val="21"/>
          <w:rPrChange w:id="345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59" w:author="De Jesus Borges, Thiago" w:date="2024-08-15T12:22:00Z" w16du:dateUtc="2024-08-15T16:22:00Z">
            <w:rPr>
              <w:rFonts w:ascii="Arial" w:hAnsi="Arial" w:cs="Arial"/>
            </w:rPr>
          </w:rPrChange>
        </w:rPr>
        <w:t>patients</w:t>
      </w:r>
      <w:r w:rsidRPr="002746DC">
        <w:rPr>
          <w:rFonts w:ascii="Arial" w:hAnsi="Arial" w:cs="Arial"/>
          <w:spacing w:val="-12"/>
          <w:sz w:val="21"/>
          <w:szCs w:val="21"/>
          <w:rPrChange w:id="346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61" w:author="De Jesus Borges, Thiago" w:date="2024-08-15T12:22:00Z" w16du:dateUtc="2024-08-15T16:22:00Z">
            <w:rPr>
              <w:rFonts w:ascii="Arial" w:hAnsi="Arial" w:cs="Arial"/>
            </w:rPr>
          </w:rPrChange>
        </w:rPr>
        <w:t>had</w:t>
      </w:r>
      <w:r w:rsidRPr="002746DC">
        <w:rPr>
          <w:rFonts w:ascii="Arial" w:hAnsi="Arial" w:cs="Arial"/>
          <w:spacing w:val="-12"/>
          <w:sz w:val="21"/>
          <w:szCs w:val="21"/>
          <w:rPrChange w:id="346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63" w:author="De Jesus Borges, Thiago" w:date="2024-08-15T12:22:00Z" w16du:dateUtc="2024-08-15T16:22:00Z">
            <w:rPr>
              <w:rFonts w:ascii="Arial" w:hAnsi="Arial" w:cs="Arial"/>
            </w:rPr>
          </w:rPrChange>
        </w:rPr>
        <w:t>stable</w:t>
      </w:r>
      <w:r w:rsidRPr="002746DC">
        <w:rPr>
          <w:rFonts w:ascii="Arial" w:hAnsi="Arial" w:cs="Arial"/>
          <w:spacing w:val="-12"/>
          <w:sz w:val="21"/>
          <w:szCs w:val="21"/>
          <w:rPrChange w:id="346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65" w:author="De Jesus Borges, Thiago" w:date="2024-08-15T12:22:00Z" w16du:dateUtc="2024-08-15T16:22:00Z">
            <w:rPr>
              <w:rFonts w:ascii="Arial" w:hAnsi="Arial" w:cs="Arial"/>
            </w:rPr>
          </w:rPrChange>
        </w:rPr>
        <w:t>graft</w:t>
      </w:r>
      <w:r w:rsidRPr="002746DC">
        <w:rPr>
          <w:rFonts w:ascii="Arial" w:hAnsi="Arial" w:cs="Arial"/>
          <w:spacing w:val="-12"/>
          <w:sz w:val="21"/>
          <w:szCs w:val="21"/>
          <w:rPrChange w:id="346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67" w:author="De Jesus Borges, Thiago" w:date="2024-08-15T12:22:00Z" w16du:dateUtc="2024-08-15T16:22:00Z">
            <w:rPr>
              <w:rFonts w:ascii="Arial" w:hAnsi="Arial" w:cs="Arial"/>
            </w:rPr>
          </w:rPrChange>
        </w:rPr>
        <w:t>function</w:t>
      </w:r>
      <w:r w:rsidRPr="002746DC">
        <w:rPr>
          <w:rFonts w:ascii="Arial" w:hAnsi="Arial" w:cs="Arial"/>
          <w:spacing w:val="-12"/>
          <w:sz w:val="21"/>
          <w:szCs w:val="21"/>
          <w:rPrChange w:id="346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69" w:author="De Jesus Borges, Thiago" w:date="2024-08-15T12:22:00Z" w16du:dateUtc="2024-08-15T16:22:00Z">
            <w:rPr>
              <w:rFonts w:ascii="Arial" w:hAnsi="Arial" w:cs="Arial"/>
            </w:rPr>
          </w:rPrChange>
        </w:rPr>
        <w:t>(non-rejection),</w:t>
      </w:r>
      <w:r w:rsidRPr="002746DC">
        <w:rPr>
          <w:rFonts w:ascii="Arial" w:hAnsi="Arial" w:cs="Arial"/>
          <w:spacing w:val="-12"/>
          <w:sz w:val="21"/>
          <w:szCs w:val="21"/>
          <w:rPrChange w:id="347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71" w:author="De Jesus Borges, Thiago" w:date="2024-08-15T12:22:00Z" w16du:dateUtc="2024-08-15T16:22:00Z">
            <w:rPr>
              <w:rFonts w:ascii="Arial" w:hAnsi="Arial" w:cs="Arial"/>
            </w:rPr>
          </w:rPrChange>
        </w:rPr>
        <w:t>6</w:t>
      </w:r>
      <w:r w:rsidRPr="002746DC">
        <w:rPr>
          <w:rFonts w:ascii="Arial" w:hAnsi="Arial" w:cs="Arial"/>
          <w:spacing w:val="-12"/>
          <w:sz w:val="21"/>
          <w:szCs w:val="21"/>
          <w:rPrChange w:id="347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473" w:author="De Jesus Borges, Thiago" w:date="2024-08-15T12:22:00Z" w16du:dateUtc="2024-08-15T16:22:00Z">
            <w:rPr>
              <w:rFonts w:ascii="Arial" w:hAnsi="Arial" w:cs="Arial"/>
            </w:rPr>
          </w:rPrChange>
        </w:rPr>
        <w:t>with antibody-mediated</w:t>
      </w:r>
      <w:r w:rsidRPr="002746DC">
        <w:rPr>
          <w:rFonts w:ascii="Arial" w:hAnsi="Arial" w:cs="Arial"/>
          <w:spacing w:val="-4"/>
          <w:sz w:val="21"/>
          <w:szCs w:val="21"/>
          <w:rPrChange w:id="347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75" w:author="De Jesus Borges, Thiago" w:date="2024-08-15T12:22:00Z" w16du:dateUtc="2024-08-15T16:22:00Z">
            <w:rPr>
              <w:rFonts w:ascii="Arial" w:hAnsi="Arial" w:cs="Arial"/>
            </w:rPr>
          </w:rPrChange>
        </w:rPr>
        <w:t>rejection</w:t>
      </w:r>
      <w:r w:rsidRPr="002746DC">
        <w:rPr>
          <w:rFonts w:ascii="Arial" w:hAnsi="Arial" w:cs="Arial"/>
          <w:spacing w:val="-4"/>
          <w:sz w:val="21"/>
          <w:szCs w:val="21"/>
          <w:rPrChange w:id="347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77" w:author="De Jesus Borges, Thiago" w:date="2024-08-15T12:22:00Z" w16du:dateUtc="2024-08-15T16:22:00Z">
            <w:rPr>
              <w:rFonts w:ascii="Arial" w:hAnsi="Arial" w:cs="Arial"/>
            </w:rPr>
          </w:rPrChange>
        </w:rPr>
        <w:t>(ABMR),</w:t>
      </w:r>
      <w:r w:rsidRPr="002746DC">
        <w:rPr>
          <w:rFonts w:ascii="Arial" w:hAnsi="Arial" w:cs="Arial"/>
          <w:spacing w:val="-4"/>
          <w:sz w:val="21"/>
          <w:szCs w:val="21"/>
          <w:rPrChange w:id="347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79" w:author="De Jesus Borges, Thiago" w:date="2024-08-15T12:22:00Z" w16du:dateUtc="2024-08-15T16:22:00Z">
            <w:rPr>
              <w:rFonts w:ascii="Arial" w:hAnsi="Arial" w:cs="Arial"/>
            </w:rPr>
          </w:rPrChange>
        </w:rPr>
        <w:t>and</w:t>
      </w:r>
      <w:r w:rsidRPr="002746DC">
        <w:rPr>
          <w:rFonts w:ascii="Arial" w:hAnsi="Arial" w:cs="Arial"/>
          <w:spacing w:val="-4"/>
          <w:sz w:val="21"/>
          <w:szCs w:val="21"/>
          <w:rPrChange w:id="348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81" w:author="De Jesus Borges, Thiago" w:date="2024-08-15T12:22:00Z" w16du:dateUtc="2024-08-15T16:22:00Z">
            <w:rPr>
              <w:rFonts w:ascii="Arial" w:hAnsi="Arial" w:cs="Arial"/>
            </w:rPr>
          </w:rPrChange>
        </w:rPr>
        <w:t>4</w:t>
      </w:r>
      <w:r w:rsidRPr="002746DC">
        <w:rPr>
          <w:rFonts w:ascii="Arial" w:hAnsi="Arial" w:cs="Arial"/>
          <w:spacing w:val="-4"/>
          <w:sz w:val="21"/>
          <w:szCs w:val="21"/>
          <w:rPrChange w:id="3482"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83" w:author="De Jesus Borges, Thiago" w:date="2024-08-15T12:22:00Z" w16du:dateUtc="2024-08-15T16:22:00Z">
            <w:rPr>
              <w:rFonts w:ascii="Arial" w:hAnsi="Arial" w:cs="Arial"/>
            </w:rPr>
          </w:rPrChange>
        </w:rPr>
        <w:t>with</w:t>
      </w:r>
      <w:r w:rsidRPr="002746DC">
        <w:rPr>
          <w:rFonts w:ascii="Arial" w:hAnsi="Arial" w:cs="Arial"/>
          <w:spacing w:val="-4"/>
          <w:sz w:val="21"/>
          <w:szCs w:val="21"/>
          <w:rPrChange w:id="3484"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85" w:author="De Jesus Borges, Thiago" w:date="2024-08-15T12:22:00Z" w16du:dateUtc="2024-08-15T16:22:00Z">
            <w:rPr>
              <w:rFonts w:ascii="Arial" w:hAnsi="Arial" w:cs="Arial"/>
            </w:rPr>
          </w:rPrChange>
        </w:rPr>
        <w:t>T-cell</w:t>
      </w:r>
      <w:r w:rsidRPr="002746DC">
        <w:rPr>
          <w:rFonts w:ascii="Arial" w:hAnsi="Arial" w:cs="Arial"/>
          <w:spacing w:val="-4"/>
          <w:sz w:val="21"/>
          <w:szCs w:val="21"/>
          <w:rPrChange w:id="3486"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87" w:author="De Jesus Borges, Thiago" w:date="2024-08-15T12:22:00Z" w16du:dateUtc="2024-08-15T16:22:00Z">
            <w:rPr>
              <w:rFonts w:ascii="Arial" w:hAnsi="Arial" w:cs="Arial"/>
            </w:rPr>
          </w:rPrChange>
        </w:rPr>
        <w:t>mediated</w:t>
      </w:r>
      <w:r w:rsidRPr="002746DC">
        <w:rPr>
          <w:rFonts w:ascii="Arial" w:hAnsi="Arial" w:cs="Arial"/>
          <w:spacing w:val="-4"/>
          <w:sz w:val="21"/>
          <w:szCs w:val="21"/>
          <w:rPrChange w:id="3488"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89" w:author="De Jesus Borges, Thiago" w:date="2024-08-15T12:22:00Z" w16du:dateUtc="2024-08-15T16:22:00Z">
            <w:rPr>
              <w:rFonts w:ascii="Arial" w:hAnsi="Arial" w:cs="Arial"/>
            </w:rPr>
          </w:rPrChange>
        </w:rPr>
        <w:t>rejection</w:t>
      </w:r>
      <w:r w:rsidRPr="002746DC">
        <w:rPr>
          <w:rFonts w:ascii="Arial" w:hAnsi="Arial" w:cs="Arial"/>
          <w:spacing w:val="-4"/>
          <w:sz w:val="21"/>
          <w:szCs w:val="21"/>
          <w:rPrChange w:id="3490"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491" w:author="De Jesus Borges, Thiago" w:date="2024-08-15T12:22:00Z" w16du:dateUtc="2024-08-15T16:22:00Z">
            <w:rPr>
              <w:rFonts w:ascii="Arial" w:hAnsi="Arial" w:cs="Arial"/>
            </w:rPr>
          </w:rPrChange>
        </w:rPr>
        <w:t xml:space="preserve">(TCMR). </w:t>
      </w:r>
      <w:r w:rsidRPr="002746DC">
        <w:rPr>
          <w:rFonts w:ascii="Arial" w:hAnsi="Arial" w:cs="Arial"/>
          <w:spacing w:val="-2"/>
          <w:sz w:val="21"/>
          <w:szCs w:val="21"/>
          <w:rPrChange w:id="3492" w:author="De Jesus Borges, Thiago" w:date="2024-08-15T12:22:00Z" w16du:dateUtc="2024-08-15T16:22:00Z">
            <w:rPr>
              <w:rFonts w:ascii="Arial" w:hAnsi="Arial" w:cs="Arial"/>
              <w:spacing w:val="-2"/>
            </w:rPr>
          </w:rPrChange>
        </w:rPr>
        <w:t>The</w:t>
      </w:r>
      <w:r w:rsidRPr="002746DC">
        <w:rPr>
          <w:rFonts w:ascii="Arial" w:hAnsi="Arial" w:cs="Arial"/>
          <w:spacing w:val="-6"/>
          <w:sz w:val="21"/>
          <w:szCs w:val="21"/>
          <w:rPrChange w:id="349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94" w:author="De Jesus Borges, Thiago" w:date="2024-08-15T12:22:00Z" w16du:dateUtc="2024-08-15T16:22:00Z">
            <w:rPr>
              <w:rFonts w:ascii="Arial" w:hAnsi="Arial" w:cs="Arial"/>
              <w:spacing w:val="-2"/>
            </w:rPr>
          </w:rPrChange>
        </w:rPr>
        <w:t>dataset</w:t>
      </w:r>
      <w:r w:rsidRPr="002746DC">
        <w:rPr>
          <w:rFonts w:ascii="Arial" w:hAnsi="Arial" w:cs="Arial"/>
          <w:spacing w:val="-6"/>
          <w:sz w:val="21"/>
          <w:szCs w:val="21"/>
          <w:rPrChange w:id="349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96" w:author="De Jesus Borges, Thiago" w:date="2024-08-15T12:22:00Z" w16du:dateUtc="2024-08-15T16:22:00Z">
            <w:rPr>
              <w:rFonts w:ascii="Arial" w:hAnsi="Arial" w:cs="Arial"/>
              <w:spacing w:val="-2"/>
            </w:rPr>
          </w:rPrChange>
        </w:rPr>
        <w:t>GSE175718</w:t>
      </w:r>
      <w:r w:rsidRPr="002746DC">
        <w:rPr>
          <w:rFonts w:ascii="Arial" w:hAnsi="Arial" w:cs="Arial"/>
          <w:spacing w:val="-6"/>
          <w:sz w:val="21"/>
          <w:szCs w:val="21"/>
          <w:rPrChange w:id="3497"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498" w:author="De Jesus Borges, Thiago" w:date="2024-08-15T12:22:00Z" w16du:dateUtc="2024-08-15T16:22:00Z">
            <w:rPr>
              <w:rFonts w:ascii="Arial" w:hAnsi="Arial" w:cs="Arial"/>
              <w:spacing w:val="-2"/>
            </w:rPr>
          </w:rPrChange>
        </w:rPr>
        <w:t>contains</w:t>
      </w:r>
      <w:r w:rsidRPr="002746DC">
        <w:rPr>
          <w:rFonts w:ascii="Arial" w:hAnsi="Arial" w:cs="Arial"/>
          <w:spacing w:val="-6"/>
          <w:sz w:val="21"/>
          <w:szCs w:val="21"/>
          <w:rPrChange w:id="349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00" w:author="De Jesus Borges, Thiago" w:date="2024-08-15T12:22:00Z" w16du:dateUtc="2024-08-15T16:22:00Z">
            <w:rPr>
              <w:rFonts w:ascii="Arial" w:hAnsi="Arial" w:cs="Arial"/>
              <w:spacing w:val="-2"/>
            </w:rPr>
          </w:rPrChange>
        </w:rPr>
        <w:t>384</w:t>
      </w:r>
      <w:r w:rsidRPr="002746DC">
        <w:rPr>
          <w:rFonts w:ascii="Arial" w:hAnsi="Arial" w:cs="Arial"/>
          <w:spacing w:val="-6"/>
          <w:sz w:val="21"/>
          <w:szCs w:val="21"/>
          <w:rPrChange w:id="350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02" w:author="De Jesus Borges, Thiago" w:date="2024-08-15T12:22:00Z" w16du:dateUtc="2024-08-15T16:22:00Z">
            <w:rPr>
              <w:rFonts w:ascii="Arial" w:hAnsi="Arial" w:cs="Arial"/>
              <w:spacing w:val="-2"/>
            </w:rPr>
          </w:rPrChange>
        </w:rPr>
        <w:t>samples</w:t>
      </w:r>
      <w:r w:rsidRPr="002746DC">
        <w:rPr>
          <w:rFonts w:ascii="Arial" w:hAnsi="Arial" w:cs="Arial"/>
          <w:spacing w:val="-6"/>
          <w:sz w:val="21"/>
          <w:szCs w:val="21"/>
          <w:rPrChange w:id="350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04" w:author="De Jesus Borges, Thiago" w:date="2024-08-15T12:22:00Z" w16du:dateUtc="2024-08-15T16:22:00Z">
            <w:rPr>
              <w:rFonts w:ascii="Arial" w:hAnsi="Arial" w:cs="Arial"/>
              <w:spacing w:val="-2"/>
            </w:rPr>
          </w:rPrChange>
        </w:rPr>
        <w:t>where</w:t>
      </w:r>
      <w:r w:rsidRPr="002746DC">
        <w:rPr>
          <w:rFonts w:ascii="Arial" w:hAnsi="Arial" w:cs="Arial"/>
          <w:spacing w:val="-6"/>
          <w:sz w:val="21"/>
          <w:szCs w:val="21"/>
          <w:rPrChange w:id="3505"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06" w:author="De Jesus Borges, Thiago" w:date="2024-08-15T12:22:00Z" w16du:dateUtc="2024-08-15T16:22:00Z">
            <w:rPr>
              <w:rFonts w:ascii="Arial" w:hAnsi="Arial" w:cs="Arial"/>
              <w:spacing w:val="-2"/>
            </w:rPr>
          </w:rPrChange>
        </w:rPr>
        <w:t>248</w:t>
      </w:r>
      <w:r w:rsidRPr="002746DC">
        <w:rPr>
          <w:rFonts w:ascii="Arial" w:hAnsi="Arial" w:cs="Arial"/>
          <w:spacing w:val="-6"/>
          <w:sz w:val="21"/>
          <w:szCs w:val="21"/>
          <w:rPrChange w:id="3507"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08" w:author="De Jesus Borges, Thiago" w:date="2024-08-15T12:22:00Z" w16du:dateUtc="2024-08-15T16:22:00Z">
            <w:rPr>
              <w:rFonts w:ascii="Arial" w:hAnsi="Arial" w:cs="Arial"/>
              <w:spacing w:val="-2"/>
            </w:rPr>
          </w:rPrChange>
        </w:rPr>
        <w:t>patients</w:t>
      </w:r>
      <w:r w:rsidRPr="002746DC">
        <w:rPr>
          <w:rFonts w:ascii="Arial" w:hAnsi="Arial" w:cs="Arial"/>
          <w:spacing w:val="-6"/>
          <w:sz w:val="21"/>
          <w:szCs w:val="21"/>
          <w:rPrChange w:id="350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10" w:author="De Jesus Borges, Thiago" w:date="2024-08-15T12:22:00Z" w16du:dateUtc="2024-08-15T16:22:00Z">
            <w:rPr>
              <w:rFonts w:ascii="Arial" w:hAnsi="Arial" w:cs="Arial"/>
              <w:spacing w:val="-2"/>
            </w:rPr>
          </w:rPrChange>
        </w:rPr>
        <w:t>didn’t</w:t>
      </w:r>
      <w:r w:rsidRPr="002746DC">
        <w:rPr>
          <w:rFonts w:ascii="Arial" w:hAnsi="Arial" w:cs="Arial"/>
          <w:spacing w:val="-6"/>
          <w:sz w:val="21"/>
          <w:szCs w:val="21"/>
          <w:rPrChange w:id="351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12" w:author="De Jesus Borges, Thiago" w:date="2024-08-15T12:22:00Z" w16du:dateUtc="2024-08-15T16:22:00Z">
            <w:rPr>
              <w:rFonts w:ascii="Arial" w:hAnsi="Arial" w:cs="Arial"/>
              <w:spacing w:val="-2"/>
            </w:rPr>
          </w:rPrChange>
        </w:rPr>
        <w:t>present</w:t>
      </w:r>
      <w:r w:rsidRPr="002746DC">
        <w:rPr>
          <w:rFonts w:ascii="Arial" w:hAnsi="Arial" w:cs="Arial"/>
          <w:spacing w:val="-6"/>
          <w:sz w:val="21"/>
          <w:szCs w:val="21"/>
          <w:rPrChange w:id="351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514" w:author="De Jesus Borges, Thiago" w:date="2024-08-15T12:22:00Z" w16du:dateUtc="2024-08-15T16:22:00Z">
            <w:rPr>
              <w:rFonts w:ascii="Arial" w:hAnsi="Arial" w:cs="Arial"/>
              <w:spacing w:val="-2"/>
            </w:rPr>
          </w:rPrChange>
        </w:rPr>
        <w:t>rejec</w:t>
      </w:r>
      <w:r w:rsidRPr="002746DC">
        <w:rPr>
          <w:rFonts w:ascii="Arial" w:hAnsi="Arial" w:cs="Arial"/>
          <w:sz w:val="21"/>
          <w:szCs w:val="21"/>
          <w:rPrChange w:id="3515" w:author="De Jesus Borges, Thiago" w:date="2024-08-15T12:22:00Z" w16du:dateUtc="2024-08-15T16:22:00Z">
            <w:rPr>
              <w:rFonts w:ascii="Arial" w:hAnsi="Arial" w:cs="Arial"/>
            </w:rPr>
          </w:rPrChange>
        </w:rPr>
        <w:t>tion, 86 presented ABMR, 68 presented TCMR, and 18 had concomitant ABMR</w:t>
      </w:r>
      <w:r w:rsidRPr="002746DC">
        <w:rPr>
          <w:rFonts w:ascii="Arial" w:hAnsi="Arial" w:cs="Arial"/>
          <w:spacing w:val="80"/>
          <w:w w:val="150"/>
          <w:sz w:val="21"/>
          <w:szCs w:val="21"/>
          <w:rPrChange w:id="3516" w:author="De Jesus Borges, Thiago" w:date="2024-08-15T12:22:00Z" w16du:dateUtc="2024-08-15T16:22:00Z">
            <w:rPr>
              <w:rFonts w:ascii="Arial" w:hAnsi="Arial" w:cs="Arial"/>
              <w:spacing w:val="80"/>
              <w:w w:val="150"/>
            </w:rPr>
          </w:rPrChange>
        </w:rPr>
        <w:t xml:space="preserve"> </w:t>
      </w:r>
      <w:r w:rsidRPr="002746DC">
        <w:rPr>
          <w:rFonts w:ascii="Arial" w:hAnsi="Arial" w:cs="Arial"/>
          <w:sz w:val="21"/>
          <w:szCs w:val="21"/>
          <w:rPrChange w:id="3517" w:author="De Jesus Borges, Thiago" w:date="2024-08-15T12:22:00Z" w16du:dateUtc="2024-08-15T16:22:00Z">
            <w:rPr>
              <w:rFonts w:ascii="Arial" w:hAnsi="Arial" w:cs="Arial"/>
            </w:rPr>
          </w:rPrChange>
        </w:rPr>
        <w:t>and TCMR. The dataset GSE112927 contains 235 pretransplant samples with 152 non-rejection and 83 patients with rejection.</w:t>
      </w:r>
    </w:p>
    <w:p w14:paraId="6034DFED" w14:textId="77777777" w:rsidR="00F675DE" w:rsidRPr="002746DC" w:rsidRDefault="00F675DE">
      <w:pPr>
        <w:pStyle w:val="BodyText"/>
        <w:ind w:left="360"/>
        <w:rPr>
          <w:rFonts w:ascii="Arial" w:hAnsi="Arial" w:cs="Arial"/>
          <w:sz w:val="21"/>
          <w:szCs w:val="21"/>
          <w:rPrChange w:id="3518" w:author="De Jesus Borges, Thiago" w:date="2024-08-15T12:22:00Z" w16du:dateUtc="2024-08-15T16:22:00Z">
            <w:rPr>
              <w:rFonts w:ascii="Arial" w:hAnsi="Arial" w:cs="Arial"/>
            </w:rPr>
          </w:rPrChange>
        </w:rPr>
        <w:pPrChange w:id="3519" w:author="De Jesus Borges, Thiago" w:date="2024-08-15T12:22:00Z" w16du:dateUtc="2024-08-15T16:22:00Z">
          <w:pPr>
            <w:pStyle w:val="BodyText"/>
          </w:pPr>
        </w:pPrChange>
      </w:pPr>
    </w:p>
    <w:p w14:paraId="677F6AD3" w14:textId="77777777" w:rsidR="00F675DE" w:rsidRPr="002746DC" w:rsidRDefault="0047037D">
      <w:pPr>
        <w:pStyle w:val="Heading2"/>
        <w:numPr>
          <w:ilvl w:val="1"/>
          <w:numId w:val="2"/>
        </w:numPr>
        <w:tabs>
          <w:tab w:val="left" w:pos="798"/>
        </w:tabs>
        <w:ind w:left="360" w:hanging="477"/>
        <w:jc w:val="both"/>
        <w:rPr>
          <w:rFonts w:ascii="Arial" w:hAnsi="Arial" w:cs="Arial"/>
          <w:sz w:val="28"/>
          <w:szCs w:val="28"/>
          <w:rPrChange w:id="3520" w:author="De Jesus Borges, Thiago" w:date="2024-08-15T12:22:00Z" w16du:dateUtc="2024-08-15T16:22:00Z">
            <w:rPr>
              <w:rFonts w:ascii="Arial" w:hAnsi="Arial" w:cs="Arial"/>
            </w:rPr>
          </w:rPrChange>
        </w:rPr>
        <w:pPrChange w:id="3521" w:author="De Jesus Borges, Thiago" w:date="2024-08-15T12:22:00Z" w16du:dateUtc="2024-08-15T16:22:00Z">
          <w:pPr>
            <w:pStyle w:val="Heading2"/>
            <w:numPr>
              <w:ilvl w:val="1"/>
              <w:numId w:val="2"/>
            </w:numPr>
            <w:tabs>
              <w:tab w:val="left" w:pos="798"/>
            </w:tabs>
            <w:ind w:left="798" w:hanging="479"/>
            <w:jc w:val="both"/>
          </w:pPr>
        </w:pPrChange>
      </w:pPr>
      <w:bookmarkStart w:id="3522" w:name="Public_microarray_processing"/>
      <w:bookmarkEnd w:id="3522"/>
      <w:r w:rsidRPr="002746DC">
        <w:rPr>
          <w:rFonts w:ascii="Arial" w:hAnsi="Arial" w:cs="Arial"/>
          <w:spacing w:val="-8"/>
          <w:sz w:val="28"/>
          <w:szCs w:val="28"/>
          <w:rPrChange w:id="3523" w:author="De Jesus Borges, Thiago" w:date="2024-08-15T12:22:00Z" w16du:dateUtc="2024-08-15T16:22:00Z">
            <w:rPr>
              <w:rFonts w:ascii="Arial" w:hAnsi="Arial" w:cs="Arial"/>
              <w:spacing w:val="-8"/>
            </w:rPr>
          </w:rPrChange>
        </w:rPr>
        <w:t>Public</w:t>
      </w:r>
      <w:r w:rsidRPr="002746DC">
        <w:rPr>
          <w:rFonts w:ascii="Arial" w:hAnsi="Arial" w:cs="Arial"/>
          <w:spacing w:val="11"/>
          <w:sz w:val="28"/>
          <w:szCs w:val="28"/>
          <w:rPrChange w:id="3524" w:author="De Jesus Borges, Thiago" w:date="2024-08-15T12:22:00Z" w16du:dateUtc="2024-08-15T16:22:00Z">
            <w:rPr>
              <w:rFonts w:ascii="Arial" w:hAnsi="Arial" w:cs="Arial"/>
              <w:spacing w:val="11"/>
            </w:rPr>
          </w:rPrChange>
        </w:rPr>
        <w:t xml:space="preserve"> </w:t>
      </w:r>
      <w:r w:rsidRPr="002746DC">
        <w:rPr>
          <w:rFonts w:ascii="Arial" w:hAnsi="Arial" w:cs="Arial"/>
          <w:spacing w:val="-8"/>
          <w:sz w:val="28"/>
          <w:szCs w:val="28"/>
          <w:rPrChange w:id="3525" w:author="De Jesus Borges, Thiago" w:date="2024-08-15T12:22:00Z" w16du:dateUtc="2024-08-15T16:22:00Z">
            <w:rPr>
              <w:rFonts w:ascii="Arial" w:hAnsi="Arial" w:cs="Arial"/>
              <w:spacing w:val="-8"/>
            </w:rPr>
          </w:rPrChange>
        </w:rPr>
        <w:t>microarray</w:t>
      </w:r>
      <w:r w:rsidRPr="002746DC">
        <w:rPr>
          <w:rFonts w:ascii="Arial" w:hAnsi="Arial" w:cs="Arial"/>
          <w:spacing w:val="11"/>
          <w:sz w:val="28"/>
          <w:szCs w:val="28"/>
          <w:rPrChange w:id="3526" w:author="De Jesus Borges, Thiago" w:date="2024-08-15T12:22:00Z" w16du:dateUtc="2024-08-15T16:22:00Z">
            <w:rPr>
              <w:rFonts w:ascii="Arial" w:hAnsi="Arial" w:cs="Arial"/>
              <w:spacing w:val="11"/>
            </w:rPr>
          </w:rPrChange>
        </w:rPr>
        <w:t xml:space="preserve"> </w:t>
      </w:r>
      <w:r w:rsidRPr="002746DC">
        <w:rPr>
          <w:rFonts w:ascii="Arial" w:hAnsi="Arial" w:cs="Arial"/>
          <w:spacing w:val="-8"/>
          <w:sz w:val="28"/>
          <w:szCs w:val="28"/>
          <w:rPrChange w:id="3527" w:author="De Jesus Borges, Thiago" w:date="2024-08-15T12:22:00Z" w16du:dateUtc="2024-08-15T16:22:00Z">
            <w:rPr>
              <w:rFonts w:ascii="Arial" w:hAnsi="Arial" w:cs="Arial"/>
              <w:spacing w:val="-8"/>
            </w:rPr>
          </w:rPrChange>
        </w:rPr>
        <w:t>processing</w:t>
      </w:r>
    </w:p>
    <w:p w14:paraId="1E3217CA" w14:textId="06C2C59C" w:rsidR="00F675DE" w:rsidRPr="002746DC" w:rsidRDefault="0047037D">
      <w:pPr>
        <w:pStyle w:val="BodyText"/>
        <w:spacing w:before="124" w:line="254" w:lineRule="auto"/>
        <w:ind w:left="360" w:right="808"/>
        <w:rPr>
          <w:rFonts w:ascii="Arial" w:hAnsi="Arial" w:cs="Arial"/>
          <w:sz w:val="21"/>
          <w:szCs w:val="21"/>
          <w:rPrChange w:id="3528" w:author="De Jesus Borges, Thiago" w:date="2024-08-15T12:22:00Z" w16du:dateUtc="2024-08-15T16:22:00Z">
            <w:rPr>
              <w:rFonts w:ascii="Arial" w:hAnsi="Arial" w:cs="Arial"/>
            </w:rPr>
          </w:rPrChange>
        </w:rPr>
        <w:pPrChange w:id="3529" w:author="De Jesus Borges, Thiago" w:date="2024-08-15T12:22:00Z" w16du:dateUtc="2024-08-15T16:22:00Z">
          <w:pPr>
            <w:pStyle w:val="BodyText"/>
            <w:spacing w:before="124" w:line="254" w:lineRule="auto"/>
            <w:ind w:left="321" w:right="808"/>
          </w:pPr>
        </w:pPrChange>
      </w:pPr>
      <w:r w:rsidRPr="002746DC">
        <w:rPr>
          <w:rFonts w:ascii="Arial" w:hAnsi="Arial" w:cs="Arial"/>
          <w:sz w:val="21"/>
          <w:szCs w:val="21"/>
          <w:rPrChange w:id="3530" w:author="De Jesus Borges, Thiago" w:date="2024-08-15T12:22:00Z" w16du:dateUtc="2024-08-15T16:22:00Z">
            <w:rPr>
              <w:rFonts w:ascii="Arial" w:hAnsi="Arial" w:cs="Arial"/>
            </w:rPr>
          </w:rPrChange>
        </w:rPr>
        <w:t xml:space="preserve">We download the CEL files of the following microarray studies based on </w:t>
      </w:r>
      <w:r w:rsidR="00D34E12" w:rsidRPr="002746DC">
        <w:rPr>
          <w:rFonts w:ascii="Arial" w:hAnsi="Arial" w:cs="Arial"/>
          <w:sz w:val="21"/>
          <w:szCs w:val="21"/>
          <w:rPrChange w:id="3531" w:author="De Jesus Borges, Thiago" w:date="2024-08-15T12:22:00Z" w16du:dateUtc="2024-08-15T16:22:00Z">
            <w:rPr>
              <w:rFonts w:ascii="Arial" w:hAnsi="Arial" w:cs="Arial"/>
            </w:rPr>
          </w:rPrChange>
        </w:rPr>
        <w:t>the peripheral blood of transplanted recipients GSE14346, GSE15296, GSE46474,</w:t>
      </w:r>
      <w:r w:rsidRPr="002746DC">
        <w:rPr>
          <w:rFonts w:ascii="Arial" w:hAnsi="Arial" w:cs="Arial"/>
          <w:sz w:val="21"/>
          <w:szCs w:val="21"/>
          <w:rPrChange w:id="3532" w:author="De Jesus Borges, Thiago" w:date="2024-08-15T12:22:00Z" w16du:dateUtc="2024-08-15T16:22:00Z">
            <w:rPr>
              <w:rFonts w:ascii="Arial" w:hAnsi="Arial" w:cs="Arial"/>
            </w:rPr>
          </w:rPrChange>
        </w:rPr>
        <w:t xml:space="preserve"> and GSE129166 (Table 1). The study GSE14346 contains samples from peripheral blood leukocytes, which</w:t>
      </w:r>
      <w:r w:rsidRPr="002746DC">
        <w:rPr>
          <w:rFonts w:ascii="Arial" w:hAnsi="Arial" w:cs="Arial"/>
          <w:spacing w:val="-1"/>
          <w:sz w:val="21"/>
          <w:szCs w:val="21"/>
          <w:rPrChange w:id="353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34" w:author="De Jesus Borges, Thiago" w:date="2024-08-15T12:22:00Z" w16du:dateUtc="2024-08-15T16:22:00Z">
            <w:rPr>
              <w:rFonts w:ascii="Arial" w:hAnsi="Arial" w:cs="Arial"/>
            </w:rPr>
          </w:rPrChange>
        </w:rPr>
        <w:t>were</w:t>
      </w:r>
      <w:r w:rsidRPr="002746DC">
        <w:rPr>
          <w:rFonts w:ascii="Arial" w:hAnsi="Arial" w:cs="Arial"/>
          <w:spacing w:val="-1"/>
          <w:sz w:val="21"/>
          <w:szCs w:val="21"/>
          <w:rPrChange w:id="353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36" w:author="De Jesus Borges, Thiago" w:date="2024-08-15T12:22:00Z" w16du:dateUtc="2024-08-15T16:22:00Z">
            <w:rPr>
              <w:rFonts w:ascii="Arial" w:hAnsi="Arial" w:cs="Arial"/>
            </w:rPr>
          </w:rPrChange>
        </w:rPr>
        <w:t>excluded,</w:t>
      </w:r>
      <w:r w:rsidRPr="002746DC">
        <w:rPr>
          <w:rFonts w:ascii="Arial" w:hAnsi="Arial" w:cs="Arial"/>
          <w:spacing w:val="-1"/>
          <w:sz w:val="21"/>
          <w:szCs w:val="21"/>
          <w:rPrChange w:id="3537"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38" w:author="De Jesus Borges, Thiago" w:date="2024-08-15T12:22:00Z" w16du:dateUtc="2024-08-15T16:22:00Z">
            <w:rPr>
              <w:rFonts w:ascii="Arial" w:hAnsi="Arial" w:cs="Arial"/>
            </w:rPr>
          </w:rPrChange>
        </w:rPr>
        <w:t>and</w:t>
      </w:r>
      <w:r w:rsidRPr="002746DC">
        <w:rPr>
          <w:rFonts w:ascii="Arial" w:hAnsi="Arial" w:cs="Arial"/>
          <w:spacing w:val="-1"/>
          <w:sz w:val="21"/>
          <w:szCs w:val="21"/>
          <w:rPrChange w:id="3539"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40" w:author="De Jesus Borges, Thiago" w:date="2024-08-15T12:22:00Z" w16du:dateUtc="2024-08-15T16:22:00Z">
            <w:rPr>
              <w:rFonts w:ascii="Arial" w:hAnsi="Arial" w:cs="Arial"/>
            </w:rPr>
          </w:rPrChange>
        </w:rPr>
        <w:t>samples</w:t>
      </w:r>
      <w:r w:rsidRPr="002746DC">
        <w:rPr>
          <w:rFonts w:ascii="Arial" w:hAnsi="Arial" w:cs="Arial"/>
          <w:spacing w:val="-1"/>
          <w:sz w:val="21"/>
          <w:szCs w:val="21"/>
          <w:rPrChange w:id="3541"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42" w:author="De Jesus Borges, Thiago" w:date="2024-08-15T12:22:00Z" w16du:dateUtc="2024-08-15T16:22:00Z">
            <w:rPr>
              <w:rFonts w:ascii="Arial" w:hAnsi="Arial" w:cs="Arial"/>
            </w:rPr>
          </w:rPrChange>
        </w:rPr>
        <w:t>from</w:t>
      </w:r>
      <w:r w:rsidRPr="002746DC">
        <w:rPr>
          <w:rFonts w:ascii="Arial" w:hAnsi="Arial" w:cs="Arial"/>
          <w:spacing w:val="-1"/>
          <w:sz w:val="21"/>
          <w:szCs w:val="21"/>
          <w:rPrChange w:id="3543"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44" w:author="De Jesus Borges, Thiago" w:date="2024-08-15T12:22:00Z" w16du:dateUtc="2024-08-15T16:22:00Z">
            <w:rPr>
              <w:rFonts w:ascii="Arial" w:hAnsi="Arial" w:cs="Arial"/>
            </w:rPr>
          </w:rPrChange>
        </w:rPr>
        <w:t>peripheral</w:t>
      </w:r>
      <w:r w:rsidRPr="002746DC">
        <w:rPr>
          <w:rFonts w:ascii="Arial" w:hAnsi="Arial" w:cs="Arial"/>
          <w:spacing w:val="-1"/>
          <w:sz w:val="21"/>
          <w:szCs w:val="21"/>
          <w:rPrChange w:id="3545"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46" w:author="De Jesus Borges, Thiago" w:date="2024-08-15T12:22:00Z" w16du:dateUtc="2024-08-15T16:22:00Z">
            <w:rPr>
              <w:rFonts w:ascii="Arial" w:hAnsi="Arial" w:cs="Arial"/>
            </w:rPr>
          </w:rPrChange>
        </w:rPr>
        <w:t>blood</w:t>
      </w:r>
      <w:r w:rsidR="00D34E12" w:rsidRPr="002746DC">
        <w:rPr>
          <w:rFonts w:ascii="Arial" w:hAnsi="Arial" w:cs="Arial"/>
          <w:sz w:val="21"/>
          <w:szCs w:val="21"/>
          <w:rPrChange w:id="3547" w:author="De Jesus Borges, Thiago" w:date="2024-08-15T12:22:00Z" w16du:dateUtc="2024-08-15T16:22:00Z">
            <w:rPr>
              <w:rFonts w:ascii="Arial" w:hAnsi="Arial" w:cs="Arial"/>
            </w:rPr>
          </w:rPrChange>
        </w:rPr>
        <w:t>,</w:t>
      </w:r>
      <w:r w:rsidRPr="002746DC">
        <w:rPr>
          <w:rFonts w:ascii="Arial" w:hAnsi="Arial" w:cs="Arial"/>
          <w:spacing w:val="-1"/>
          <w:sz w:val="21"/>
          <w:szCs w:val="21"/>
          <w:rPrChange w:id="3548"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49" w:author="De Jesus Borges, Thiago" w:date="2024-08-15T12:22:00Z" w16du:dateUtc="2024-08-15T16:22:00Z">
            <w:rPr>
              <w:rFonts w:ascii="Arial" w:hAnsi="Arial" w:cs="Arial"/>
            </w:rPr>
          </w:rPrChange>
        </w:rPr>
        <w:t>where</w:t>
      </w:r>
      <w:r w:rsidRPr="002746DC">
        <w:rPr>
          <w:rFonts w:ascii="Arial" w:hAnsi="Arial" w:cs="Arial"/>
          <w:spacing w:val="-1"/>
          <w:sz w:val="21"/>
          <w:szCs w:val="21"/>
          <w:rPrChange w:id="3550"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51" w:author="De Jesus Borges, Thiago" w:date="2024-08-15T12:22:00Z" w16du:dateUtc="2024-08-15T16:22:00Z">
            <w:rPr>
              <w:rFonts w:ascii="Arial" w:hAnsi="Arial" w:cs="Arial"/>
            </w:rPr>
          </w:rPrChange>
        </w:rPr>
        <w:t>28</w:t>
      </w:r>
      <w:r w:rsidRPr="002746DC">
        <w:rPr>
          <w:rFonts w:ascii="Arial" w:hAnsi="Arial" w:cs="Arial"/>
          <w:spacing w:val="-1"/>
          <w:sz w:val="21"/>
          <w:szCs w:val="21"/>
          <w:rPrChange w:id="3552"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53" w:author="De Jesus Borges, Thiago" w:date="2024-08-15T12:22:00Z" w16du:dateUtc="2024-08-15T16:22:00Z">
            <w:rPr>
              <w:rFonts w:ascii="Arial" w:hAnsi="Arial" w:cs="Arial"/>
            </w:rPr>
          </w:rPrChange>
        </w:rPr>
        <w:t>didn’t</w:t>
      </w:r>
      <w:r w:rsidRPr="002746DC">
        <w:rPr>
          <w:rFonts w:ascii="Arial" w:hAnsi="Arial" w:cs="Arial"/>
          <w:spacing w:val="-1"/>
          <w:sz w:val="21"/>
          <w:szCs w:val="21"/>
          <w:rPrChange w:id="3554"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55" w:author="De Jesus Borges, Thiago" w:date="2024-08-15T12:22:00Z" w16du:dateUtc="2024-08-15T16:22:00Z">
            <w:rPr>
              <w:rFonts w:ascii="Arial" w:hAnsi="Arial" w:cs="Arial"/>
            </w:rPr>
          </w:rPrChange>
        </w:rPr>
        <w:t>reject</w:t>
      </w:r>
      <w:r w:rsidRPr="002746DC">
        <w:rPr>
          <w:rFonts w:ascii="Arial" w:hAnsi="Arial" w:cs="Arial"/>
          <w:spacing w:val="-1"/>
          <w:sz w:val="21"/>
          <w:szCs w:val="21"/>
          <w:rPrChange w:id="3556" w:author="De Jesus Borges, Thiago" w:date="2024-08-15T12:22:00Z" w16du:dateUtc="2024-08-15T16:22:00Z">
            <w:rPr>
              <w:rFonts w:ascii="Arial" w:hAnsi="Arial" w:cs="Arial"/>
              <w:spacing w:val="-1"/>
            </w:rPr>
          </w:rPrChange>
        </w:rPr>
        <w:t xml:space="preserve"> </w:t>
      </w:r>
      <w:r w:rsidRPr="002746DC">
        <w:rPr>
          <w:rFonts w:ascii="Arial" w:hAnsi="Arial" w:cs="Arial"/>
          <w:sz w:val="21"/>
          <w:szCs w:val="21"/>
          <w:rPrChange w:id="3557" w:author="De Jesus Borges, Thiago" w:date="2024-08-15T12:22:00Z" w16du:dateUtc="2024-08-15T16:22:00Z">
            <w:rPr>
              <w:rFonts w:ascii="Arial" w:hAnsi="Arial" w:cs="Arial"/>
            </w:rPr>
          </w:rPrChange>
        </w:rPr>
        <w:t>and 31</w:t>
      </w:r>
      <w:r w:rsidRPr="002746DC">
        <w:rPr>
          <w:rFonts w:ascii="Arial" w:hAnsi="Arial" w:cs="Arial"/>
          <w:spacing w:val="-9"/>
          <w:sz w:val="21"/>
          <w:szCs w:val="21"/>
          <w:rPrChange w:id="355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59" w:author="De Jesus Borges, Thiago" w:date="2024-08-15T12:22:00Z" w16du:dateUtc="2024-08-15T16:22:00Z">
            <w:rPr>
              <w:rFonts w:ascii="Arial" w:hAnsi="Arial" w:cs="Arial"/>
            </w:rPr>
          </w:rPrChange>
        </w:rPr>
        <w:t>presented</w:t>
      </w:r>
      <w:r w:rsidRPr="002746DC">
        <w:rPr>
          <w:rFonts w:ascii="Arial" w:hAnsi="Arial" w:cs="Arial"/>
          <w:spacing w:val="-9"/>
          <w:sz w:val="21"/>
          <w:szCs w:val="21"/>
          <w:rPrChange w:id="356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61" w:author="De Jesus Borges, Thiago" w:date="2024-08-15T12:22:00Z" w16du:dateUtc="2024-08-15T16:22:00Z">
            <w:rPr>
              <w:rFonts w:ascii="Arial" w:hAnsi="Arial" w:cs="Arial"/>
            </w:rPr>
          </w:rPrChange>
        </w:rPr>
        <w:t>acute</w:t>
      </w:r>
      <w:r w:rsidRPr="002746DC">
        <w:rPr>
          <w:rFonts w:ascii="Arial" w:hAnsi="Arial" w:cs="Arial"/>
          <w:spacing w:val="-9"/>
          <w:sz w:val="21"/>
          <w:szCs w:val="21"/>
          <w:rPrChange w:id="356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63" w:author="De Jesus Borges, Thiago" w:date="2024-08-15T12:22:00Z" w16du:dateUtc="2024-08-15T16:22:00Z">
            <w:rPr>
              <w:rFonts w:ascii="Arial" w:hAnsi="Arial" w:cs="Arial"/>
            </w:rPr>
          </w:rPrChange>
        </w:rPr>
        <w:t>rejection.</w:t>
      </w:r>
      <w:r w:rsidRPr="002746DC">
        <w:rPr>
          <w:rFonts w:ascii="Arial" w:hAnsi="Arial" w:cs="Arial"/>
          <w:spacing w:val="-8"/>
          <w:sz w:val="21"/>
          <w:szCs w:val="21"/>
          <w:rPrChange w:id="3564"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565" w:author="De Jesus Borges, Thiago" w:date="2024-08-15T12:22:00Z" w16du:dateUtc="2024-08-15T16:22:00Z">
            <w:rPr>
              <w:rFonts w:ascii="Arial" w:hAnsi="Arial" w:cs="Arial"/>
            </w:rPr>
          </w:rPrChange>
        </w:rPr>
        <w:t>The</w:t>
      </w:r>
      <w:r w:rsidRPr="002746DC">
        <w:rPr>
          <w:rFonts w:ascii="Arial" w:hAnsi="Arial" w:cs="Arial"/>
          <w:spacing w:val="-9"/>
          <w:sz w:val="21"/>
          <w:szCs w:val="21"/>
          <w:rPrChange w:id="356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67" w:author="De Jesus Borges, Thiago" w:date="2024-08-15T12:22:00Z" w16du:dateUtc="2024-08-15T16:22:00Z">
            <w:rPr>
              <w:rFonts w:ascii="Arial" w:hAnsi="Arial" w:cs="Arial"/>
            </w:rPr>
          </w:rPrChange>
        </w:rPr>
        <w:t>study</w:t>
      </w:r>
      <w:r w:rsidRPr="002746DC">
        <w:rPr>
          <w:rFonts w:ascii="Arial" w:hAnsi="Arial" w:cs="Arial"/>
          <w:spacing w:val="-9"/>
          <w:sz w:val="21"/>
          <w:szCs w:val="21"/>
          <w:rPrChange w:id="356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69" w:author="De Jesus Borges, Thiago" w:date="2024-08-15T12:22:00Z" w16du:dateUtc="2024-08-15T16:22:00Z">
            <w:rPr>
              <w:rFonts w:ascii="Arial" w:hAnsi="Arial" w:cs="Arial"/>
            </w:rPr>
          </w:rPrChange>
        </w:rPr>
        <w:t>GSE15296</w:t>
      </w:r>
      <w:r w:rsidRPr="002746DC">
        <w:rPr>
          <w:rFonts w:ascii="Arial" w:hAnsi="Arial" w:cs="Arial"/>
          <w:spacing w:val="-9"/>
          <w:sz w:val="21"/>
          <w:szCs w:val="21"/>
          <w:rPrChange w:id="357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71" w:author="De Jesus Borges, Thiago" w:date="2024-08-15T12:22:00Z" w16du:dateUtc="2024-08-15T16:22:00Z">
            <w:rPr>
              <w:rFonts w:ascii="Arial" w:hAnsi="Arial" w:cs="Arial"/>
            </w:rPr>
          </w:rPrChange>
        </w:rPr>
        <w:t>contains</w:t>
      </w:r>
      <w:r w:rsidRPr="002746DC">
        <w:rPr>
          <w:rFonts w:ascii="Arial" w:hAnsi="Arial" w:cs="Arial"/>
          <w:spacing w:val="-9"/>
          <w:sz w:val="21"/>
          <w:szCs w:val="21"/>
          <w:rPrChange w:id="357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73" w:author="De Jesus Borges, Thiago" w:date="2024-08-15T12:22:00Z" w16du:dateUtc="2024-08-15T16:22:00Z">
            <w:rPr>
              <w:rFonts w:ascii="Arial" w:hAnsi="Arial" w:cs="Arial"/>
            </w:rPr>
          </w:rPrChange>
        </w:rPr>
        <w:t>51</w:t>
      </w:r>
      <w:r w:rsidRPr="002746DC">
        <w:rPr>
          <w:rFonts w:ascii="Arial" w:hAnsi="Arial" w:cs="Arial"/>
          <w:spacing w:val="-9"/>
          <w:sz w:val="21"/>
          <w:szCs w:val="21"/>
          <w:rPrChange w:id="357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75" w:author="De Jesus Borges, Thiago" w:date="2024-08-15T12:22:00Z" w16du:dateUtc="2024-08-15T16:22:00Z">
            <w:rPr>
              <w:rFonts w:ascii="Arial" w:hAnsi="Arial" w:cs="Arial"/>
            </w:rPr>
          </w:rPrChange>
        </w:rPr>
        <w:t>patients</w:t>
      </w:r>
      <w:r w:rsidRPr="002746DC">
        <w:rPr>
          <w:rFonts w:ascii="Arial" w:hAnsi="Arial" w:cs="Arial"/>
          <w:spacing w:val="-9"/>
          <w:sz w:val="21"/>
          <w:szCs w:val="21"/>
          <w:rPrChange w:id="357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77" w:author="De Jesus Borges, Thiago" w:date="2024-08-15T12:22:00Z" w16du:dateUtc="2024-08-15T16:22:00Z">
            <w:rPr>
              <w:rFonts w:ascii="Arial" w:hAnsi="Arial" w:cs="Arial"/>
            </w:rPr>
          </w:rPrChange>
        </w:rPr>
        <w:t>with</w:t>
      </w:r>
      <w:r w:rsidRPr="002746DC">
        <w:rPr>
          <w:rFonts w:ascii="Arial" w:hAnsi="Arial" w:cs="Arial"/>
          <w:spacing w:val="-9"/>
          <w:sz w:val="21"/>
          <w:szCs w:val="21"/>
          <w:rPrChange w:id="357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579" w:author="De Jesus Borges, Thiago" w:date="2024-08-15T12:22:00Z" w16du:dateUtc="2024-08-15T16:22:00Z">
            <w:rPr>
              <w:rFonts w:ascii="Arial" w:hAnsi="Arial" w:cs="Arial"/>
            </w:rPr>
          </w:rPrChange>
        </w:rPr>
        <w:t>rejection and</w:t>
      </w:r>
      <w:r w:rsidRPr="002746DC">
        <w:rPr>
          <w:rFonts w:ascii="Arial" w:hAnsi="Arial" w:cs="Arial"/>
          <w:spacing w:val="5"/>
          <w:sz w:val="21"/>
          <w:szCs w:val="21"/>
          <w:rPrChange w:id="3580"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81" w:author="De Jesus Borges, Thiago" w:date="2024-08-15T12:22:00Z" w16du:dateUtc="2024-08-15T16:22:00Z">
            <w:rPr>
              <w:rFonts w:ascii="Arial" w:hAnsi="Arial" w:cs="Arial"/>
            </w:rPr>
          </w:rPrChange>
        </w:rPr>
        <w:t>24</w:t>
      </w:r>
      <w:r w:rsidRPr="002746DC">
        <w:rPr>
          <w:rFonts w:ascii="Arial" w:hAnsi="Arial" w:cs="Arial"/>
          <w:spacing w:val="5"/>
          <w:sz w:val="21"/>
          <w:szCs w:val="21"/>
          <w:rPrChange w:id="3582"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83" w:author="De Jesus Borges, Thiago" w:date="2024-08-15T12:22:00Z" w16du:dateUtc="2024-08-15T16:22:00Z">
            <w:rPr>
              <w:rFonts w:ascii="Arial" w:hAnsi="Arial" w:cs="Arial"/>
            </w:rPr>
          </w:rPrChange>
        </w:rPr>
        <w:t>non-rejections.</w:t>
      </w:r>
      <w:r w:rsidRPr="002746DC">
        <w:rPr>
          <w:rFonts w:ascii="Arial" w:hAnsi="Arial" w:cs="Arial"/>
          <w:spacing w:val="5"/>
          <w:sz w:val="21"/>
          <w:szCs w:val="21"/>
          <w:rPrChange w:id="3584"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85" w:author="De Jesus Borges, Thiago" w:date="2024-08-15T12:22:00Z" w16du:dateUtc="2024-08-15T16:22:00Z">
            <w:rPr>
              <w:rFonts w:ascii="Arial" w:hAnsi="Arial" w:cs="Arial"/>
            </w:rPr>
          </w:rPrChange>
        </w:rPr>
        <w:t>The</w:t>
      </w:r>
      <w:r w:rsidRPr="002746DC">
        <w:rPr>
          <w:rFonts w:ascii="Arial" w:hAnsi="Arial" w:cs="Arial"/>
          <w:spacing w:val="5"/>
          <w:sz w:val="21"/>
          <w:szCs w:val="21"/>
          <w:rPrChange w:id="358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87" w:author="De Jesus Borges, Thiago" w:date="2024-08-15T12:22:00Z" w16du:dateUtc="2024-08-15T16:22:00Z">
            <w:rPr>
              <w:rFonts w:ascii="Arial" w:hAnsi="Arial" w:cs="Arial"/>
            </w:rPr>
          </w:rPrChange>
        </w:rPr>
        <w:t>study</w:t>
      </w:r>
      <w:r w:rsidRPr="002746DC">
        <w:rPr>
          <w:rFonts w:ascii="Arial" w:hAnsi="Arial" w:cs="Arial"/>
          <w:spacing w:val="5"/>
          <w:sz w:val="21"/>
          <w:szCs w:val="21"/>
          <w:rPrChange w:id="3588"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89" w:author="De Jesus Borges, Thiago" w:date="2024-08-15T12:22:00Z" w16du:dateUtc="2024-08-15T16:22:00Z">
            <w:rPr>
              <w:rFonts w:ascii="Arial" w:hAnsi="Arial" w:cs="Arial"/>
            </w:rPr>
          </w:rPrChange>
        </w:rPr>
        <w:t>GSE46474</w:t>
      </w:r>
      <w:r w:rsidRPr="002746DC">
        <w:rPr>
          <w:rFonts w:ascii="Arial" w:hAnsi="Arial" w:cs="Arial"/>
          <w:spacing w:val="5"/>
          <w:sz w:val="21"/>
          <w:szCs w:val="21"/>
          <w:rPrChange w:id="3590"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91" w:author="De Jesus Borges, Thiago" w:date="2024-08-15T12:22:00Z" w16du:dateUtc="2024-08-15T16:22:00Z">
            <w:rPr>
              <w:rFonts w:ascii="Arial" w:hAnsi="Arial" w:cs="Arial"/>
            </w:rPr>
          </w:rPrChange>
        </w:rPr>
        <w:t>classifies</w:t>
      </w:r>
      <w:r w:rsidRPr="002746DC">
        <w:rPr>
          <w:rFonts w:ascii="Arial" w:hAnsi="Arial" w:cs="Arial"/>
          <w:spacing w:val="6"/>
          <w:sz w:val="21"/>
          <w:szCs w:val="21"/>
          <w:rPrChange w:id="3592"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3593" w:author="De Jesus Borges, Thiago" w:date="2024-08-15T12:22:00Z" w16du:dateUtc="2024-08-15T16:22:00Z">
            <w:rPr>
              <w:rFonts w:ascii="Arial" w:hAnsi="Arial" w:cs="Arial"/>
            </w:rPr>
          </w:rPrChange>
        </w:rPr>
        <w:t>patients</w:t>
      </w:r>
      <w:r w:rsidRPr="002746DC">
        <w:rPr>
          <w:rFonts w:ascii="Arial" w:hAnsi="Arial" w:cs="Arial"/>
          <w:spacing w:val="5"/>
          <w:sz w:val="21"/>
          <w:szCs w:val="21"/>
          <w:rPrChange w:id="3594"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95" w:author="De Jesus Borges, Thiago" w:date="2024-08-15T12:22:00Z" w16du:dateUtc="2024-08-15T16:22:00Z">
            <w:rPr>
              <w:rFonts w:ascii="Arial" w:hAnsi="Arial" w:cs="Arial"/>
            </w:rPr>
          </w:rPrChange>
        </w:rPr>
        <w:t>in</w:t>
      </w:r>
      <w:r w:rsidRPr="002746DC">
        <w:rPr>
          <w:rFonts w:ascii="Arial" w:hAnsi="Arial" w:cs="Arial"/>
          <w:spacing w:val="5"/>
          <w:sz w:val="21"/>
          <w:szCs w:val="21"/>
          <w:rPrChange w:id="3596"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97" w:author="De Jesus Borges, Thiago" w:date="2024-08-15T12:22:00Z" w16du:dateUtc="2024-08-15T16:22:00Z">
            <w:rPr>
              <w:rFonts w:ascii="Arial" w:hAnsi="Arial" w:cs="Arial"/>
            </w:rPr>
          </w:rPrChange>
        </w:rPr>
        <w:t>acute</w:t>
      </w:r>
      <w:r w:rsidRPr="002746DC">
        <w:rPr>
          <w:rFonts w:ascii="Arial" w:hAnsi="Arial" w:cs="Arial"/>
          <w:spacing w:val="5"/>
          <w:sz w:val="21"/>
          <w:szCs w:val="21"/>
          <w:rPrChange w:id="3598" w:author="De Jesus Borges, Thiago" w:date="2024-08-15T12:22:00Z" w16du:dateUtc="2024-08-15T16:22:00Z">
            <w:rPr>
              <w:rFonts w:ascii="Arial" w:hAnsi="Arial" w:cs="Arial"/>
              <w:spacing w:val="5"/>
            </w:rPr>
          </w:rPrChange>
        </w:rPr>
        <w:t xml:space="preserve"> </w:t>
      </w:r>
      <w:r w:rsidRPr="002746DC">
        <w:rPr>
          <w:rFonts w:ascii="Arial" w:hAnsi="Arial" w:cs="Arial"/>
          <w:sz w:val="21"/>
          <w:szCs w:val="21"/>
          <w:rPrChange w:id="3599" w:author="De Jesus Borges, Thiago" w:date="2024-08-15T12:22:00Z" w16du:dateUtc="2024-08-15T16:22:00Z">
            <w:rPr>
              <w:rFonts w:ascii="Arial" w:hAnsi="Arial" w:cs="Arial"/>
            </w:rPr>
          </w:rPrChange>
        </w:rPr>
        <w:t>rejection</w:t>
      </w:r>
      <w:r w:rsidRPr="002746DC">
        <w:rPr>
          <w:rFonts w:ascii="Arial" w:hAnsi="Arial" w:cs="Arial"/>
          <w:spacing w:val="5"/>
          <w:sz w:val="21"/>
          <w:szCs w:val="21"/>
          <w:rPrChange w:id="3600" w:author="De Jesus Borges, Thiago" w:date="2024-08-15T12:22:00Z" w16du:dateUtc="2024-08-15T16:22:00Z">
            <w:rPr>
              <w:rFonts w:ascii="Arial" w:hAnsi="Arial" w:cs="Arial"/>
              <w:spacing w:val="5"/>
            </w:rPr>
          </w:rPrChange>
        </w:rPr>
        <w:t xml:space="preserve"> </w:t>
      </w:r>
      <w:r w:rsidRPr="002746DC">
        <w:rPr>
          <w:rFonts w:ascii="Arial" w:hAnsi="Arial" w:cs="Arial"/>
          <w:spacing w:val="-5"/>
          <w:sz w:val="21"/>
          <w:szCs w:val="21"/>
          <w:rPrChange w:id="3601" w:author="De Jesus Borges, Thiago" w:date="2024-08-15T12:22:00Z" w16du:dateUtc="2024-08-15T16:22:00Z">
            <w:rPr>
              <w:rFonts w:ascii="Arial" w:hAnsi="Arial" w:cs="Arial"/>
              <w:spacing w:val="-5"/>
            </w:rPr>
          </w:rPrChange>
        </w:rPr>
        <w:t>(n</w:t>
      </w:r>
    </w:p>
    <w:p w14:paraId="6BEE5D99" w14:textId="7122B8ED" w:rsidR="0088597B" w:rsidRPr="002746DC" w:rsidRDefault="0047037D">
      <w:pPr>
        <w:pStyle w:val="BodyText"/>
        <w:spacing w:line="254" w:lineRule="auto"/>
        <w:ind w:left="360" w:right="808"/>
        <w:rPr>
          <w:rFonts w:ascii="Arial" w:hAnsi="Arial" w:cs="Arial"/>
          <w:spacing w:val="-2"/>
          <w:sz w:val="21"/>
          <w:szCs w:val="21"/>
          <w:rPrChange w:id="3602" w:author="De Jesus Borges, Thiago" w:date="2024-08-15T12:22:00Z" w16du:dateUtc="2024-08-15T16:22:00Z">
            <w:rPr>
              <w:rFonts w:ascii="Arial" w:hAnsi="Arial" w:cs="Arial"/>
              <w:spacing w:val="-2"/>
            </w:rPr>
          </w:rPrChange>
        </w:rPr>
        <w:pPrChange w:id="3603" w:author="De Jesus Borges, Thiago" w:date="2024-08-15T12:22:00Z" w16du:dateUtc="2024-08-15T16:22:00Z">
          <w:pPr>
            <w:pStyle w:val="BodyText"/>
            <w:spacing w:line="254" w:lineRule="auto"/>
            <w:ind w:left="321" w:right="808"/>
          </w:pPr>
        </w:pPrChange>
      </w:pPr>
      <w:r w:rsidRPr="002746DC">
        <w:rPr>
          <w:rFonts w:ascii="Arial" w:hAnsi="Arial" w:cs="Arial"/>
          <w:sz w:val="21"/>
          <w:szCs w:val="21"/>
          <w:rPrChange w:id="3604" w:author="De Jesus Borges, Thiago" w:date="2024-08-15T12:22:00Z" w16du:dateUtc="2024-08-15T16:22:00Z">
            <w:rPr>
              <w:rFonts w:ascii="Arial" w:hAnsi="Arial" w:cs="Arial"/>
            </w:rPr>
          </w:rPrChange>
        </w:rPr>
        <w:t>= 20) and non-rejection (n = 20). The study GSE129166 contains 70 non-rejection samples</w:t>
      </w:r>
      <w:r w:rsidRPr="002746DC">
        <w:rPr>
          <w:rFonts w:ascii="Arial" w:hAnsi="Arial" w:cs="Arial"/>
          <w:spacing w:val="-12"/>
          <w:sz w:val="21"/>
          <w:szCs w:val="21"/>
          <w:rPrChange w:id="360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06"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360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08" w:author="De Jesus Borges, Thiago" w:date="2024-08-15T12:22:00Z" w16du:dateUtc="2024-08-15T16:22:00Z">
            <w:rPr>
              <w:rFonts w:ascii="Arial" w:hAnsi="Arial" w:cs="Arial"/>
            </w:rPr>
          </w:rPrChange>
        </w:rPr>
        <w:t>47</w:t>
      </w:r>
      <w:r w:rsidRPr="002746DC">
        <w:rPr>
          <w:rFonts w:ascii="Arial" w:hAnsi="Arial" w:cs="Arial"/>
          <w:spacing w:val="-12"/>
          <w:sz w:val="21"/>
          <w:szCs w:val="21"/>
          <w:rPrChange w:id="360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10" w:author="De Jesus Borges, Thiago" w:date="2024-08-15T12:22:00Z" w16du:dateUtc="2024-08-15T16:22:00Z">
            <w:rPr>
              <w:rFonts w:ascii="Arial" w:hAnsi="Arial" w:cs="Arial"/>
            </w:rPr>
          </w:rPrChange>
        </w:rPr>
        <w:t>acute</w:t>
      </w:r>
      <w:r w:rsidRPr="002746DC">
        <w:rPr>
          <w:rFonts w:ascii="Arial" w:hAnsi="Arial" w:cs="Arial"/>
          <w:spacing w:val="-12"/>
          <w:sz w:val="21"/>
          <w:szCs w:val="21"/>
          <w:rPrChange w:id="361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12" w:author="De Jesus Borges, Thiago" w:date="2024-08-15T12:22:00Z" w16du:dateUtc="2024-08-15T16:22:00Z">
            <w:rPr>
              <w:rFonts w:ascii="Arial" w:hAnsi="Arial" w:cs="Arial"/>
            </w:rPr>
          </w:rPrChange>
        </w:rPr>
        <w:t>rejections,</w:t>
      </w:r>
      <w:r w:rsidRPr="002746DC">
        <w:rPr>
          <w:rFonts w:ascii="Arial" w:hAnsi="Arial" w:cs="Arial"/>
          <w:spacing w:val="-12"/>
          <w:sz w:val="21"/>
          <w:szCs w:val="21"/>
          <w:rPrChange w:id="361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14" w:author="De Jesus Borges, Thiago" w:date="2024-08-15T12:22:00Z" w16du:dateUtc="2024-08-15T16:22:00Z">
            <w:rPr>
              <w:rFonts w:ascii="Arial" w:hAnsi="Arial" w:cs="Arial"/>
            </w:rPr>
          </w:rPrChange>
        </w:rPr>
        <w:t>where</w:t>
      </w:r>
      <w:r w:rsidRPr="002746DC">
        <w:rPr>
          <w:rFonts w:ascii="Arial" w:hAnsi="Arial" w:cs="Arial"/>
          <w:spacing w:val="-12"/>
          <w:sz w:val="21"/>
          <w:szCs w:val="21"/>
          <w:rPrChange w:id="361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16" w:author="De Jesus Borges, Thiago" w:date="2024-08-15T12:22:00Z" w16du:dateUtc="2024-08-15T16:22:00Z">
            <w:rPr>
              <w:rFonts w:ascii="Arial" w:hAnsi="Arial" w:cs="Arial"/>
            </w:rPr>
          </w:rPrChange>
        </w:rPr>
        <w:t>21</w:t>
      </w:r>
      <w:r w:rsidRPr="002746DC">
        <w:rPr>
          <w:rFonts w:ascii="Arial" w:hAnsi="Arial" w:cs="Arial"/>
          <w:spacing w:val="-12"/>
          <w:sz w:val="21"/>
          <w:szCs w:val="21"/>
          <w:rPrChange w:id="361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18" w:author="De Jesus Borges, Thiago" w:date="2024-08-15T12:22:00Z" w16du:dateUtc="2024-08-15T16:22:00Z">
            <w:rPr>
              <w:rFonts w:ascii="Arial" w:hAnsi="Arial" w:cs="Arial"/>
            </w:rPr>
          </w:rPrChange>
        </w:rPr>
        <w:t>were</w:t>
      </w:r>
      <w:r w:rsidRPr="002746DC">
        <w:rPr>
          <w:rFonts w:ascii="Arial" w:hAnsi="Arial" w:cs="Arial"/>
          <w:spacing w:val="-12"/>
          <w:sz w:val="21"/>
          <w:szCs w:val="21"/>
          <w:rPrChange w:id="361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20" w:author="De Jesus Borges, Thiago" w:date="2024-08-15T12:22:00Z" w16du:dateUtc="2024-08-15T16:22:00Z">
            <w:rPr>
              <w:rFonts w:ascii="Arial" w:hAnsi="Arial" w:cs="Arial"/>
            </w:rPr>
          </w:rPrChange>
        </w:rPr>
        <w:t>diagnosed</w:t>
      </w:r>
      <w:r w:rsidRPr="002746DC">
        <w:rPr>
          <w:rFonts w:ascii="Arial" w:hAnsi="Arial" w:cs="Arial"/>
          <w:spacing w:val="-12"/>
          <w:sz w:val="21"/>
          <w:szCs w:val="21"/>
          <w:rPrChange w:id="362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22" w:author="De Jesus Borges, Thiago" w:date="2024-08-15T12:22:00Z" w16du:dateUtc="2024-08-15T16:22:00Z">
            <w:rPr>
              <w:rFonts w:ascii="Arial" w:hAnsi="Arial" w:cs="Arial"/>
            </w:rPr>
          </w:rPrChange>
        </w:rPr>
        <w:t>with</w:t>
      </w:r>
      <w:r w:rsidRPr="002746DC">
        <w:rPr>
          <w:rFonts w:ascii="Arial" w:hAnsi="Arial" w:cs="Arial"/>
          <w:spacing w:val="-12"/>
          <w:sz w:val="21"/>
          <w:szCs w:val="21"/>
          <w:rPrChange w:id="362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24" w:author="De Jesus Borges, Thiago" w:date="2024-08-15T12:22:00Z" w16du:dateUtc="2024-08-15T16:22:00Z">
            <w:rPr>
              <w:rFonts w:ascii="Arial" w:hAnsi="Arial" w:cs="Arial"/>
            </w:rPr>
          </w:rPrChange>
        </w:rPr>
        <w:t>ABMR,</w:t>
      </w:r>
      <w:r w:rsidRPr="002746DC">
        <w:rPr>
          <w:rFonts w:ascii="Arial" w:hAnsi="Arial" w:cs="Arial"/>
          <w:spacing w:val="-12"/>
          <w:sz w:val="21"/>
          <w:szCs w:val="21"/>
          <w:rPrChange w:id="362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26" w:author="De Jesus Borges, Thiago" w:date="2024-08-15T12:22:00Z" w16du:dateUtc="2024-08-15T16:22:00Z">
            <w:rPr>
              <w:rFonts w:ascii="Arial" w:hAnsi="Arial" w:cs="Arial"/>
            </w:rPr>
          </w:rPrChange>
        </w:rPr>
        <w:t>17</w:t>
      </w:r>
      <w:r w:rsidRPr="002746DC">
        <w:rPr>
          <w:rFonts w:ascii="Arial" w:hAnsi="Arial" w:cs="Arial"/>
          <w:spacing w:val="-12"/>
          <w:sz w:val="21"/>
          <w:szCs w:val="21"/>
          <w:rPrChange w:id="362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28" w:author="De Jesus Borges, Thiago" w:date="2024-08-15T12:22:00Z" w16du:dateUtc="2024-08-15T16:22:00Z">
            <w:rPr>
              <w:rFonts w:ascii="Arial" w:hAnsi="Arial" w:cs="Arial"/>
            </w:rPr>
          </w:rPrChange>
        </w:rPr>
        <w:t>with</w:t>
      </w:r>
      <w:r w:rsidRPr="002746DC">
        <w:rPr>
          <w:rFonts w:ascii="Arial" w:hAnsi="Arial" w:cs="Arial"/>
          <w:spacing w:val="-12"/>
          <w:sz w:val="21"/>
          <w:szCs w:val="21"/>
          <w:rPrChange w:id="362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630" w:author="De Jesus Borges, Thiago" w:date="2024-08-15T12:22:00Z" w16du:dateUtc="2024-08-15T16:22:00Z">
            <w:rPr>
              <w:rFonts w:ascii="Arial" w:hAnsi="Arial" w:cs="Arial"/>
            </w:rPr>
          </w:rPrChange>
        </w:rPr>
        <w:t>TCMR</w:t>
      </w:r>
      <w:r w:rsidR="00D34E12" w:rsidRPr="002746DC">
        <w:rPr>
          <w:rFonts w:ascii="Arial" w:hAnsi="Arial" w:cs="Arial"/>
          <w:sz w:val="21"/>
          <w:szCs w:val="21"/>
          <w:rPrChange w:id="3631" w:author="De Jesus Borges, Thiago" w:date="2024-08-15T12:22:00Z" w16du:dateUtc="2024-08-15T16:22:00Z">
            <w:rPr>
              <w:rFonts w:ascii="Arial" w:hAnsi="Arial" w:cs="Arial"/>
            </w:rPr>
          </w:rPrChange>
        </w:rPr>
        <w:t>,</w:t>
      </w:r>
      <w:r w:rsidRPr="002746DC">
        <w:rPr>
          <w:rFonts w:ascii="Arial" w:hAnsi="Arial" w:cs="Arial"/>
          <w:sz w:val="21"/>
          <w:szCs w:val="21"/>
          <w:rPrChange w:id="3632" w:author="De Jesus Borges, Thiago" w:date="2024-08-15T12:22:00Z" w16du:dateUtc="2024-08-15T16:22:00Z">
            <w:rPr>
              <w:rFonts w:ascii="Arial" w:hAnsi="Arial" w:cs="Arial"/>
            </w:rPr>
          </w:rPrChange>
        </w:rPr>
        <w:t xml:space="preserve"> and 9 with both types of rejection. Only the last study provides ABMR and TCMR </w:t>
      </w:r>
      <w:r w:rsidRPr="002746DC">
        <w:rPr>
          <w:rFonts w:ascii="Arial" w:hAnsi="Arial" w:cs="Arial"/>
          <w:spacing w:val="-2"/>
          <w:sz w:val="21"/>
          <w:szCs w:val="21"/>
          <w:rPrChange w:id="3633" w:author="De Jesus Borges, Thiago" w:date="2024-08-15T12:22:00Z" w16du:dateUtc="2024-08-15T16:22:00Z">
            <w:rPr>
              <w:rFonts w:ascii="Arial" w:hAnsi="Arial" w:cs="Arial"/>
              <w:spacing w:val="-2"/>
            </w:rPr>
          </w:rPrChange>
        </w:rPr>
        <w:t>classification.</w:t>
      </w:r>
      <w:r w:rsidR="0088597B" w:rsidRPr="002746DC">
        <w:rPr>
          <w:rFonts w:ascii="Arial" w:hAnsi="Arial" w:cs="Arial"/>
          <w:spacing w:val="-2"/>
          <w:sz w:val="21"/>
          <w:szCs w:val="21"/>
          <w:rPrChange w:id="3634" w:author="De Jesus Borges, Thiago" w:date="2024-08-15T12:22:00Z" w16du:dateUtc="2024-08-15T16:22:00Z">
            <w:rPr>
              <w:rFonts w:ascii="Arial" w:hAnsi="Arial" w:cs="Arial"/>
              <w:spacing w:val="-2"/>
            </w:rPr>
          </w:rPrChange>
        </w:rPr>
        <w:t xml:space="preserve"> </w:t>
      </w:r>
    </w:p>
    <w:p w14:paraId="03A91A13" w14:textId="77777777" w:rsidR="0088597B" w:rsidRPr="002746DC" w:rsidRDefault="0047037D">
      <w:pPr>
        <w:pStyle w:val="BodyText"/>
        <w:spacing w:line="254" w:lineRule="auto"/>
        <w:ind w:left="360" w:right="808"/>
        <w:rPr>
          <w:rFonts w:ascii="Arial" w:hAnsi="Arial" w:cs="Arial"/>
          <w:spacing w:val="-4"/>
          <w:sz w:val="21"/>
          <w:szCs w:val="21"/>
          <w:rPrChange w:id="3635" w:author="De Jesus Borges, Thiago" w:date="2024-08-15T12:22:00Z" w16du:dateUtc="2024-08-15T16:22:00Z">
            <w:rPr>
              <w:rFonts w:ascii="Arial" w:hAnsi="Arial" w:cs="Arial"/>
              <w:spacing w:val="-4"/>
            </w:rPr>
          </w:rPrChange>
        </w:rPr>
        <w:pPrChange w:id="3636" w:author="De Jesus Borges, Thiago" w:date="2024-08-15T12:22:00Z" w16du:dateUtc="2024-08-15T16:22:00Z">
          <w:pPr>
            <w:pStyle w:val="BodyText"/>
            <w:spacing w:line="254" w:lineRule="auto"/>
            <w:ind w:left="321" w:right="808"/>
          </w:pPr>
        </w:pPrChange>
      </w:pPr>
      <w:r w:rsidRPr="002746DC">
        <w:rPr>
          <w:rFonts w:ascii="Arial" w:hAnsi="Arial" w:cs="Arial"/>
          <w:sz w:val="21"/>
          <w:szCs w:val="21"/>
          <w:rPrChange w:id="3637" w:author="De Jesus Borges, Thiago" w:date="2024-08-15T12:22:00Z" w16du:dateUtc="2024-08-15T16:22:00Z">
            <w:rPr>
              <w:rFonts w:ascii="Arial" w:hAnsi="Arial" w:cs="Arial"/>
            </w:rPr>
          </w:rPrChange>
        </w:rPr>
        <w:t>All studies were run on Affymetrix Human Genome U133 Plus 2.0 Array platform.</w:t>
      </w:r>
      <w:r w:rsidRPr="002746DC">
        <w:rPr>
          <w:rFonts w:ascii="Arial" w:hAnsi="Arial" w:cs="Arial"/>
          <w:spacing w:val="31"/>
          <w:sz w:val="21"/>
          <w:szCs w:val="21"/>
          <w:rPrChange w:id="3638"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39" w:author="De Jesus Borges, Thiago" w:date="2024-08-15T12:22:00Z" w16du:dateUtc="2024-08-15T16:22:00Z">
            <w:rPr>
              <w:rFonts w:ascii="Arial" w:hAnsi="Arial" w:cs="Arial"/>
            </w:rPr>
          </w:rPrChange>
        </w:rPr>
        <w:t>We</w:t>
      </w:r>
      <w:r w:rsidRPr="002746DC">
        <w:rPr>
          <w:rFonts w:ascii="Arial" w:hAnsi="Arial" w:cs="Arial"/>
          <w:spacing w:val="31"/>
          <w:sz w:val="21"/>
          <w:szCs w:val="21"/>
          <w:rPrChange w:id="3640"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41" w:author="De Jesus Borges, Thiago" w:date="2024-08-15T12:22:00Z" w16du:dateUtc="2024-08-15T16:22:00Z">
            <w:rPr>
              <w:rFonts w:ascii="Arial" w:hAnsi="Arial" w:cs="Arial"/>
            </w:rPr>
          </w:rPrChange>
        </w:rPr>
        <w:t>extract</w:t>
      </w:r>
      <w:r w:rsidRPr="002746DC">
        <w:rPr>
          <w:rFonts w:ascii="Arial" w:hAnsi="Arial" w:cs="Arial"/>
          <w:spacing w:val="31"/>
          <w:sz w:val="21"/>
          <w:szCs w:val="21"/>
          <w:rPrChange w:id="3642"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43" w:author="De Jesus Borges, Thiago" w:date="2024-08-15T12:22:00Z" w16du:dateUtc="2024-08-15T16:22:00Z">
            <w:rPr>
              <w:rFonts w:ascii="Arial" w:hAnsi="Arial" w:cs="Arial"/>
            </w:rPr>
          </w:rPrChange>
        </w:rPr>
        <w:t>the</w:t>
      </w:r>
      <w:r w:rsidRPr="002746DC">
        <w:rPr>
          <w:rFonts w:ascii="Arial" w:hAnsi="Arial" w:cs="Arial"/>
          <w:spacing w:val="31"/>
          <w:sz w:val="21"/>
          <w:szCs w:val="21"/>
          <w:rPrChange w:id="3644"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45" w:author="De Jesus Borges, Thiago" w:date="2024-08-15T12:22:00Z" w16du:dateUtc="2024-08-15T16:22:00Z">
            <w:rPr>
              <w:rFonts w:ascii="Arial" w:hAnsi="Arial" w:cs="Arial"/>
            </w:rPr>
          </w:rPrChange>
        </w:rPr>
        <w:t>expression</w:t>
      </w:r>
      <w:r w:rsidRPr="002746DC">
        <w:rPr>
          <w:rFonts w:ascii="Arial" w:hAnsi="Arial" w:cs="Arial"/>
          <w:spacing w:val="31"/>
          <w:sz w:val="21"/>
          <w:szCs w:val="21"/>
          <w:rPrChange w:id="3646"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47" w:author="De Jesus Borges, Thiago" w:date="2024-08-15T12:22:00Z" w16du:dateUtc="2024-08-15T16:22:00Z">
            <w:rPr>
              <w:rFonts w:ascii="Arial" w:hAnsi="Arial" w:cs="Arial"/>
            </w:rPr>
          </w:rPrChange>
        </w:rPr>
        <w:t>levels</w:t>
      </w:r>
      <w:r w:rsidRPr="002746DC">
        <w:rPr>
          <w:rFonts w:ascii="Arial" w:hAnsi="Arial" w:cs="Arial"/>
          <w:spacing w:val="31"/>
          <w:sz w:val="21"/>
          <w:szCs w:val="21"/>
          <w:rPrChange w:id="3648"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49" w:author="De Jesus Borges, Thiago" w:date="2024-08-15T12:22:00Z" w16du:dateUtc="2024-08-15T16:22:00Z">
            <w:rPr>
              <w:rFonts w:ascii="Arial" w:hAnsi="Arial" w:cs="Arial"/>
            </w:rPr>
          </w:rPrChange>
        </w:rPr>
        <w:t>with</w:t>
      </w:r>
      <w:r w:rsidRPr="002746DC">
        <w:rPr>
          <w:rFonts w:ascii="Arial" w:hAnsi="Arial" w:cs="Arial"/>
          <w:spacing w:val="31"/>
          <w:sz w:val="21"/>
          <w:szCs w:val="21"/>
          <w:rPrChange w:id="3650"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51" w:author="De Jesus Borges, Thiago" w:date="2024-08-15T12:22:00Z" w16du:dateUtc="2024-08-15T16:22:00Z">
            <w:rPr>
              <w:rFonts w:ascii="Arial" w:hAnsi="Arial" w:cs="Arial"/>
            </w:rPr>
          </w:rPrChange>
        </w:rPr>
        <w:t>the</w:t>
      </w:r>
      <w:r w:rsidRPr="002746DC">
        <w:rPr>
          <w:rFonts w:ascii="Arial" w:hAnsi="Arial" w:cs="Arial"/>
          <w:spacing w:val="31"/>
          <w:sz w:val="21"/>
          <w:szCs w:val="21"/>
          <w:rPrChange w:id="3652"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53" w:author="De Jesus Borges, Thiago" w:date="2024-08-15T12:22:00Z" w16du:dateUtc="2024-08-15T16:22:00Z">
            <w:rPr>
              <w:rFonts w:ascii="Arial" w:hAnsi="Arial" w:cs="Arial"/>
            </w:rPr>
          </w:rPrChange>
        </w:rPr>
        <w:t>R</w:t>
      </w:r>
      <w:r w:rsidRPr="002746DC">
        <w:rPr>
          <w:rFonts w:ascii="Arial" w:hAnsi="Arial" w:cs="Arial"/>
          <w:spacing w:val="31"/>
          <w:sz w:val="21"/>
          <w:szCs w:val="21"/>
          <w:rPrChange w:id="3654"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55" w:author="De Jesus Borges, Thiago" w:date="2024-08-15T12:22:00Z" w16du:dateUtc="2024-08-15T16:22:00Z">
            <w:rPr>
              <w:rFonts w:ascii="Arial" w:hAnsi="Arial" w:cs="Arial"/>
            </w:rPr>
          </w:rPrChange>
        </w:rPr>
        <w:t>4.4.0</w:t>
      </w:r>
      <w:r w:rsidRPr="002746DC">
        <w:rPr>
          <w:rFonts w:ascii="Arial" w:hAnsi="Arial" w:cs="Arial"/>
          <w:spacing w:val="31"/>
          <w:sz w:val="21"/>
          <w:szCs w:val="21"/>
          <w:rPrChange w:id="3656"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57" w:author="De Jesus Borges, Thiago" w:date="2024-08-15T12:22:00Z" w16du:dateUtc="2024-08-15T16:22:00Z">
            <w:rPr>
              <w:rFonts w:ascii="Arial" w:hAnsi="Arial" w:cs="Arial"/>
            </w:rPr>
          </w:rPrChange>
        </w:rPr>
        <w:t>package</w:t>
      </w:r>
      <w:r w:rsidRPr="002746DC">
        <w:rPr>
          <w:rFonts w:ascii="Arial" w:hAnsi="Arial" w:cs="Arial"/>
          <w:spacing w:val="31"/>
          <w:sz w:val="21"/>
          <w:szCs w:val="21"/>
          <w:rPrChange w:id="3658" w:author="De Jesus Borges, Thiago" w:date="2024-08-15T12:22:00Z" w16du:dateUtc="2024-08-15T16:22:00Z">
            <w:rPr>
              <w:rFonts w:ascii="Arial" w:hAnsi="Arial" w:cs="Arial"/>
              <w:spacing w:val="31"/>
            </w:rPr>
          </w:rPrChange>
        </w:rPr>
        <w:t xml:space="preserve"> </w:t>
      </w:r>
      <w:proofErr w:type="spellStart"/>
      <w:r w:rsidRPr="002746DC">
        <w:rPr>
          <w:rFonts w:ascii="Arial" w:hAnsi="Arial" w:cs="Arial"/>
          <w:sz w:val="21"/>
          <w:szCs w:val="21"/>
          <w:rPrChange w:id="3659" w:author="De Jesus Borges, Thiago" w:date="2024-08-15T12:22:00Z" w16du:dateUtc="2024-08-15T16:22:00Z">
            <w:rPr>
              <w:rFonts w:ascii="Arial" w:hAnsi="Arial" w:cs="Arial"/>
            </w:rPr>
          </w:rPrChange>
        </w:rPr>
        <w:t>affy</w:t>
      </w:r>
      <w:proofErr w:type="spellEnd"/>
      <w:r w:rsidRPr="002746DC">
        <w:rPr>
          <w:rFonts w:ascii="Arial" w:hAnsi="Arial" w:cs="Arial"/>
          <w:spacing w:val="31"/>
          <w:sz w:val="21"/>
          <w:szCs w:val="21"/>
          <w:rPrChange w:id="3660" w:author="De Jesus Borges, Thiago" w:date="2024-08-15T12:22:00Z" w16du:dateUtc="2024-08-15T16:22:00Z">
            <w:rPr>
              <w:rFonts w:ascii="Arial" w:hAnsi="Arial" w:cs="Arial"/>
              <w:spacing w:val="31"/>
            </w:rPr>
          </w:rPrChange>
        </w:rPr>
        <w:t xml:space="preserve"> </w:t>
      </w:r>
      <w:r w:rsidRPr="002746DC">
        <w:rPr>
          <w:rFonts w:ascii="Arial" w:hAnsi="Arial" w:cs="Arial"/>
          <w:sz w:val="21"/>
          <w:szCs w:val="21"/>
          <w:rPrChange w:id="3661" w:author="De Jesus Borges, Thiago" w:date="2024-08-15T12:22:00Z" w16du:dateUtc="2024-08-15T16:22:00Z">
            <w:rPr>
              <w:rFonts w:ascii="Arial" w:hAnsi="Arial" w:cs="Arial"/>
            </w:rPr>
          </w:rPrChange>
        </w:rPr>
        <w:t>1.82.0</w:t>
      </w:r>
      <w:r w:rsidRPr="002746DC">
        <w:rPr>
          <w:rFonts w:ascii="Arial" w:hAnsi="Arial" w:cs="Arial"/>
          <w:spacing w:val="30"/>
          <w:sz w:val="21"/>
          <w:szCs w:val="21"/>
          <w:rPrChange w:id="3662" w:author="De Jesus Borges, Thiago" w:date="2024-08-15T12:22:00Z" w16du:dateUtc="2024-08-15T16:22:00Z">
            <w:rPr>
              <w:rFonts w:ascii="Arial" w:hAnsi="Arial" w:cs="Arial"/>
              <w:spacing w:val="30"/>
            </w:rPr>
          </w:rPrChange>
        </w:rPr>
        <w:t xml:space="preserve"> </w:t>
      </w:r>
      <w:r w:rsidRPr="002746DC">
        <w:rPr>
          <w:rFonts w:ascii="Arial" w:hAnsi="Arial" w:cs="Arial"/>
          <w:spacing w:val="-4"/>
          <w:sz w:val="21"/>
          <w:szCs w:val="21"/>
          <w:rPrChange w:id="3663" w:author="De Jesus Borges, Thiago" w:date="2024-08-15T12:22:00Z" w16du:dateUtc="2024-08-15T16:22:00Z">
            <w:rPr>
              <w:rFonts w:ascii="Arial" w:hAnsi="Arial" w:cs="Arial"/>
              <w:spacing w:val="-4"/>
            </w:rPr>
          </w:rPrChange>
        </w:rPr>
        <w:t>[</w:t>
      </w:r>
      <w:r w:rsidRPr="002746DC">
        <w:rPr>
          <w:sz w:val="21"/>
          <w:szCs w:val="21"/>
          <w:rPrChange w:id="3664" w:author="De Jesus Borges, Thiago" w:date="2024-08-15T12:22:00Z" w16du:dateUtc="2024-08-15T16:22:00Z">
            <w:rPr/>
          </w:rPrChange>
        </w:rPr>
        <w:fldChar w:fldCharType="begin"/>
      </w:r>
      <w:r w:rsidRPr="002746DC">
        <w:rPr>
          <w:sz w:val="21"/>
          <w:szCs w:val="21"/>
          <w:rPrChange w:id="3665" w:author="De Jesus Borges, Thiago" w:date="2024-08-15T12:22:00Z" w16du:dateUtc="2024-08-15T16:22:00Z">
            <w:rPr/>
          </w:rPrChange>
        </w:rPr>
        <w:instrText>HYPERLINK \l "_bookmark54"</w:instrText>
      </w:r>
      <w:r w:rsidRPr="00EB5EE6">
        <w:rPr>
          <w:sz w:val="21"/>
          <w:szCs w:val="21"/>
        </w:rPr>
      </w:r>
      <w:r w:rsidRPr="002746DC">
        <w:rPr>
          <w:sz w:val="21"/>
          <w:szCs w:val="21"/>
          <w:rPrChange w:id="3666"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3667" w:author="De Jesus Borges, Thiago" w:date="2024-08-15T12:22:00Z" w16du:dateUtc="2024-08-15T16:22:00Z">
            <w:rPr>
              <w:rFonts w:ascii="Arial" w:hAnsi="Arial" w:cs="Arial"/>
              <w:color w:val="0000FF"/>
              <w:spacing w:val="-4"/>
            </w:rPr>
          </w:rPrChange>
        </w:rPr>
        <w:t>54</w:t>
      </w:r>
      <w:r w:rsidRPr="002746DC">
        <w:rPr>
          <w:rFonts w:ascii="Arial" w:hAnsi="Arial" w:cs="Arial"/>
          <w:color w:val="0000FF"/>
          <w:spacing w:val="-4"/>
          <w:sz w:val="21"/>
          <w:szCs w:val="21"/>
          <w:rPrChange w:id="3668"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3669" w:author="De Jesus Borges, Thiago" w:date="2024-08-15T12:22:00Z" w16du:dateUtc="2024-08-15T16:22:00Z">
            <w:rPr>
              <w:rFonts w:ascii="Arial" w:hAnsi="Arial" w:cs="Arial"/>
              <w:spacing w:val="-4"/>
            </w:rPr>
          </w:rPrChange>
        </w:rPr>
        <w:t>].</w:t>
      </w:r>
    </w:p>
    <w:p w14:paraId="615389D8" w14:textId="77E56762" w:rsidR="00F675DE" w:rsidRPr="002746DC" w:rsidRDefault="0047037D">
      <w:pPr>
        <w:pStyle w:val="BodyText"/>
        <w:spacing w:line="254" w:lineRule="auto"/>
        <w:ind w:left="360" w:right="808" w:firstLine="399"/>
        <w:rPr>
          <w:rFonts w:ascii="Arial" w:hAnsi="Arial" w:cs="Arial"/>
          <w:sz w:val="21"/>
          <w:szCs w:val="21"/>
          <w:rPrChange w:id="3670" w:author="De Jesus Borges, Thiago" w:date="2024-08-15T12:22:00Z" w16du:dateUtc="2024-08-15T16:22:00Z">
            <w:rPr>
              <w:rFonts w:ascii="Arial" w:hAnsi="Arial" w:cs="Arial"/>
            </w:rPr>
          </w:rPrChange>
        </w:rPr>
        <w:pPrChange w:id="3671" w:author="De Jesus Borges, Thiago" w:date="2024-08-15T12:22:00Z" w16du:dateUtc="2024-08-15T16:22:00Z">
          <w:pPr>
            <w:pStyle w:val="BodyText"/>
            <w:spacing w:line="254" w:lineRule="auto"/>
            <w:ind w:left="321" w:right="808" w:firstLine="399"/>
          </w:pPr>
        </w:pPrChange>
      </w:pPr>
      <w:r w:rsidRPr="002746DC">
        <w:rPr>
          <w:rFonts w:ascii="Arial" w:hAnsi="Arial" w:cs="Arial"/>
          <w:sz w:val="21"/>
          <w:szCs w:val="21"/>
          <w:rPrChange w:id="3672" w:author="De Jesus Borges, Thiago" w:date="2024-08-15T12:22:00Z" w16du:dateUtc="2024-08-15T16:22:00Z">
            <w:rPr>
              <w:rFonts w:ascii="Arial" w:hAnsi="Arial" w:cs="Arial"/>
            </w:rPr>
          </w:rPrChange>
        </w:rPr>
        <w:t xml:space="preserve">The metadata </w:t>
      </w:r>
      <w:r w:rsidR="007654F3" w:rsidRPr="002746DC">
        <w:rPr>
          <w:rFonts w:ascii="Arial" w:hAnsi="Arial" w:cs="Arial"/>
          <w:sz w:val="21"/>
          <w:szCs w:val="21"/>
          <w:rPrChange w:id="3673" w:author="De Jesus Borges, Thiago" w:date="2024-08-15T12:22:00Z" w16du:dateUtc="2024-08-15T16:22:00Z">
            <w:rPr>
              <w:rFonts w:ascii="Arial" w:hAnsi="Arial" w:cs="Arial"/>
            </w:rPr>
          </w:rPrChange>
        </w:rPr>
        <w:t>was</w:t>
      </w:r>
      <w:r w:rsidRPr="002746DC">
        <w:rPr>
          <w:rFonts w:ascii="Arial" w:hAnsi="Arial" w:cs="Arial"/>
          <w:sz w:val="21"/>
          <w:szCs w:val="21"/>
          <w:rPrChange w:id="3674" w:author="De Jesus Borges, Thiago" w:date="2024-08-15T12:22:00Z" w16du:dateUtc="2024-08-15T16:22:00Z">
            <w:rPr>
              <w:rFonts w:ascii="Arial" w:hAnsi="Arial" w:cs="Arial"/>
            </w:rPr>
          </w:rPrChange>
        </w:rPr>
        <w:t xml:space="preserve"> extracted from an </w:t>
      </w:r>
      <w:r w:rsidRPr="002746DC">
        <w:rPr>
          <w:rFonts w:ascii="Arial" w:hAnsi="Arial" w:cs="Arial"/>
          <w:i/>
          <w:sz w:val="21"/>
          <w:szCs w:val="21"/>
          <w:rPrChange w:id="3675" w:author="De Jesus Borges, Thiago" w:date="2024-08-15T12:22:00Z" w16du:dateUtc="2024-08-15T16:22:00Z">
            <w:rPr>
              <w:rFonts w:ascii="Arial" w:hAnsi="Arial" w:cs="Arial"/>
              <w:i/>
            </w:rPr>
          </w:rPrChange>
        </w:rPr>
        <w:t xml:space="preserve">in-home </w:t>
      </w:r>
      <w:r w:rsidRPr="002746DC">
        <w:rPr>
          <w:rFonts w:ascii="Arial" w:hAnsi="Arial" w:cs="Arial"/>
          <w:sz w:val="21"/>
          <w:szCs w:val="21"/>
          <w:rPrChange w:id="3676" w:author="De Jesus Borges, Thiago" w:date="2024-08-15T12:22:00Z" w16du:dateUtc="2024-08-15T16:22:00Z">
            <w:rPr>
              <w:rFonts w:ascii="Arial" w:hAnsi="Arial" w:cs="Arial"/>
            </w:rPr>
          </w:rPrChange>
        </w:rPr>
        <w:t xml:space="preserve">Python 3.12.1 algorithm. We transformed </w:t>
      </w:r>
      <w:r w:rsidR="00D34E12" w:rsidRPr="002746DC">
        <w:rPr>
          <w:rFonts w:ascii="Arial" w:hAnsi="Arial" w:cs="Arial"/>
          <w:sz w:val="21"/>
          <w:szCs w:val="21"/>
          <w:rPrChange w:id="3677" w:author="De Jesus Borges, Thiago" w:date="2024-08-15T12:22:00Z" w16du:dateUtc="2024-08-15T16:22:00Z">
            <w:rPr>
              <w:rFonts w:ascii="Arial" w:hAnsi="Arial" w:cs="Arial"/>
            </w:rPr>
          </w:rPrChange>
        </w:rPr>
        <w:t>the names of the probes</w:t>
      </w:r>
      <w:r w:rsidRPr="002746DC">
        <w:rPr>
          <w:rFonts w:ascii="Arial" w:hAnsi="Arial" w:cs="Arial"/>
          <w:sz w:val="21"/>
          <w:szCs w:val="21"/>
          <w:rPrChange w:id="3678" w:author="De Jesus Borges, Thiago" w:date="2024-08-15T12:22:00Z" w16du:dateUtc="2024-08-15T16:22:00Z">
            <w:rPr>
              <w:rFonts w:ascii="Arial" w:hAnsi="Arial" w:cs="Arial"/>
            </w:rPr>
          </w:rPrChange>
        </w:rPr>
        <w:t xml:space="preserve"> to symbol genes based on the same reference genome</w:t>
      </w:r>
      <w:r w:rsidRPr="002746DC">
        <w:rPr>
          <w:rFonts w:ascii="Arial" w:hAnsi="Arial" w:cs="Arial"/>
          <w:spacing w:val="40"/>
          <w:sz w:val="21"/>
          <w:szCs w:val="21"/>
          <w:rPrChange w:id="3679" w:author="De Jesus Borges, Thiago" w:date="2024-08-15T12:22:00Z" w16du:dateUtc="2024-08-15T16:22:00Z">
            <w:rPr>
              <w:rFonts w:ascii="Arial" w:hAnsi="Arial" w:cs="Arial"/>
              <w:spacing w:val="40"/>
            </w:rPr>
          </w:rPrChange>
        </w:rPr>
        <w:t xml:space="preserve"> </w:t>
      </w:r>
      <w:r w:rsidRPr="002746DC">
        <w:rPr>
          <w:rFonts w:ascii="Arial" w:hAnsi="Arial" w:cs="Arial"/>
          <w:sz w:val="21"/>
          <w:szCs w:val="21"/>
          <w:rPrChange w:id="3680" w:author="De Jesus Borges, Thiago" w:date="2024-08-15T12:22:00Z" w16du:dateUtc="2024-08-15T16:22:00Z">
            <w:rPr>
              <w:rFonts w:ascii="Arial" w:hAnsi="Arial" w:cs="Arial"/>
            </w:rPr>
          </w:rPrChange>
        </w:rPr>
        <w:t>used in NGS RNA-seq processing. To update the probes to that genome, we used MyGene.py 3.2.2 [</w:t>
      </w:r>
      <w:r w:rsidRPr="002746DC">
        <w:rPr>
          <w:sz w:val="21"/>
          <w:szCs w:val="21"/>
          <w:rPrChange w:id="3681" w:author="De Jesus Borges, Thiago" w:date="2024-08-15T12:22:00Z" w16du:dateUtc="2024-08-15T16:22:00Z">
            <w:rPr/>
          </w:rPrChange>
        </w:rPr>
        <w:fldChar w:fldCharType="begin"/>
      </w:r>
      <w:r w:rsidRPr="002746DC">
        <w:rPr>
          <w:sz w:val="21"/>
          <w:szCs w:val="21"/>
          <w:rPrChange w:id="3682" w:author="De Jesus Borges, Thiago" w:date="2024-08-15T12:22:00Z" w16du:dateUtc="2024-08-15T16:22:00Z">
            <w:rPr/>
          </w:rPrChange>
        </w:rPr>
        <w:instrText>HYPERLINK \l "_bookmark55"</w:instrText>
      </w:r>
      <w:r w:rsidRPr="00EB5EE6">
        <w:rPr>
          <w:sz w:val="21"/>
          <w:szCs w:val="21"/>
        </w:rPr>
      </w:r>
      <w:r w:rsidRPr="002746DC">
        <w:rPr>
          <w:sz w:val="21"/>
          <w:szCs w:val="21"/>
          <w:rPrChange w:id="3683"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684" w:author="De Jesus Borges, Thiago" w:date="2024-08-15T12:22:00Z" w16du:dateUtc="2024-08-15T16:22:00Z">
            <w:rPr>
              <w:rFonts w:ascii="Arial" w:hAnsi="Arial" w:cs="Arial"/>
              <w:color w:val="0000FF"/>
            </w:rPr>
          </w:rPrChange>
        </w:rPr>
        <w:t>55</w:t>
      </w:r>
      <w:r w:rsidRPr="002746DC">
        <w:rPr>
          <w:rFonts w:ascii="Arial" w:hAnsi="Arial" w:cs="Arial"/>
          <w:color w:val="0000FF"/>
          <w:sz w:val="21"/>
          <w:szCs w:val="21"/>
          <w:rPrChange w:id="3685"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686" w:author="De Jesus Borges, Thiago" w:date="2024-08-15T12:22:00Z" w16du:dateUtc="2024-08-15T16:22:00Z">
            <w:rPr>
              <w:rFonts w:ascii="Arial" w:hAnsi="Arial" w:cs="Arial"/>
            </w:rPr>
          </w:rPrChange>
        </w:rPr>
        <w:t xml:space="preserve">] and grouped the duplicated gene symbols by the median of each sample. </w:t>
      </w:r>
      <w:proofErr w:type="spellStart"/>
      <w:r w:rsidRPr="002746DC">
        <w:rPr>
          <w:rFonts w:ascii="Arial" w:hAnsi="Arial" w:cs="Arial"/>
          <w:sz w:val="21"/>
          <w:szCs w:val="21"/>
          <w:rPrChange w:id="3687" w:author="De Jesus Borges, Thiago" w:date="2024-08-15T12:22:00Z" w16du:dateUtc="2024-08-15T16:22:00Z">
            <w:rPr>
              <w:rFonts w:ascii="Arial" w:hAnsi="Arial" w:cs="Arial"/>
            </w:rPr>
          </w:rPrChange>
        </w:rPr>
        <w:t>MyGene</w:t>
      </w:r>
      <w:proofErr w:type="spellEnd"/>
      <w:r w:rsidRPr="002746DC">
        <w:rPr>
          <w:rFonts w:ascii="Arial" w:hAnsi="Arial" w:cs="Arial"/>
          <w:sz w:val="21"/>
          <w:szCs w:val="21"/>
          <w:rPrChange w:id="3688" w:author="De Jesus Borges, Thiago" w:date="2024-08-15T12:22:00Z" w16du:dateUtc="2024-08-15T16:22:00Z">
            <w:rPr>
              <w:rFonts w:ascii="Arial" w:hAnsi="Arial" w:cs="Arial"/>
            </w:rPr>
          </w:rPrChange>
        </w:rPr>
        <w:t xml:space="preserve"> package didn’t </w:t>
      </w:r>
      <w:r w:rsidR="00D34E12" w:rsidRPr="002746DC">
        <w:rPr>
          <w:rFonts w:ascii="Arial" w:hAnsi="Arial" w:cs="Arial"/>
          <w:sz w:val="21"/>
          <w:szCs w:val="21"/>
          <w:rPrChange w:id="3689" w:author="De Jesus Borges, Thiago" w:date="2024-08-15T12:22:00Z" w16du:dateUtc="2024-08-15T16:22:00Z">
            <w:rPr>
              <w:rFonts w:ascii="Arial" w:hAnsi="Arial" w:cs="Arial"/>
            </w:rPr>
          </w:rPrChange>
        </w:rPr>
        <w:t>translate the probe ID to genes MT-CO1 and UBNX6; we manually searched for their probe</w:t>
      </w:r>
      <w:r w:rsidRPr="002746DC">
        <w:rPr>
          <w:rFonts w:ascii="Arial" w:hAnsi="Arial" w:cs="Arial"/>
          <w:sz w:val="21"/>
          <w:szCs w:val="21"/>
          <w:rPrChange w:id="3690" w:author="De Jesus Borges, Thiago" w:date="2024-08-15T12:22:00Z" w16du:dateUtc="2024-08-15T16:22:00Z">
            <w:rPr>
              <w:rFonts w:ascii="Arial" w:hAnsi="Arial" w:cs="Arial"/>
            </w:rPr>
          </w:rPrChange>
        </w:rPr>
        <w:t xml:space="preserve"> codes on the GEO platform database </w:t>
      </w:r>
      <w:r w:rsidRPr="002746DC">
        <w:rPr>
          <w:rFonts w:ascii="Arial" w:hAnsi="Arial" w:cs="Arial"/>
          <w:spacing w:val="-2"/>
          <w:sz w:val="21"/>
          <w:szCs w:val="21"/>
          <w:rPrChange w:id="3691" w:author="De Jesus Borges, Thiago" w:date="2024-08-15T12:22:00Z" w16du:dateUtc="2024-08-15T16:22:00Z">
            <w:rPr>
              <w:rFonts w:ascii="Arial" w:hAnsi="Arial" w:cs="Arial"/>
              <w:spacing w:val="-2"/>
            </w:rPr>
          </w:rPrChange>
        </w:rPr>
        <w:t>(h</w:t>
      </w:r>
      <w:r w:rsidRPr="002746DC">
        <w:rPr>
          <w:sz w:val="21"/>
          <w:szCs w:val="21"/>
          <w:rPrChange w:id="3692" w:author="De Jesus Borges, Thiago" w:date="2024-08-15T12:22:00Z" w16du:dateUtc="2024-08-15T16:22:00Z">
            <w:rPr/>
          </w:rPrChange>
        </w:rPr>
        <w:fldChar w:fldCharType="begin"/>
      </w:r>
      <w:r w:rsidRPr="002746DC">
        <w:rPr>
          <w:sz w:val="21"/>
          <w:szCs w:val="21"/>
          <w:rPrChange w:id="3693" w:author="De Jesus Borges, Thiago" w:date="2024-08-15T12:22:00Z" w16du:dateUtc="2024-08-15T16:22:00Z">
            <w:rPr/>
          </w:rPrChange>
        </w:rPr>
        <w:instrText>HYPERLINK "http://www.ncbi.nlm.nih.gov/geo/query/acc.cgi?acc=GPL570)" \h</w:instrText>
      </w:r>
      <w:r w:rsidRPr="00EB5EE6">
        <w:rPr>
          <w:sz w:val="21"/>
          <w:szCs w:val="21"/>
        </w:rPr>
      </w:r>
      <w:r w:rsidRPr="002746DC">
        <w:rPr>
          <w:sz w:val="21"/>
          <w:szCs w:val="21"/>
          <w:rPrChange w:id="3694" w:author="De Jesus Borges, Thiago" w:date="2024-08-15T12:22:00Z" w16du:dateUtc="2024-08-15T16:22:00Z">
            <w:rPr>
              <w:rFonts w:ascii="Arial" w:hAnsi="Arial" w:cs="Arial"/>
              <w:spacing w:val="-2"/>
            </w:rPr>
          </w:rPrChange>
        </w:rPr>
        <w:fldChar w:fldCharType="separate"/>
      </w:r>
      <w:r w:rsidRPr="002746DC">
        <w:rPr>
          <w:rFonts w:ascii="Arial" w:hAnsi="Arial" w:cs="Arial"/>
          <w:spacing w:val="-2"/>
          <w:sz w:val="21"/>
          <w:szCs w:val="21"/>
          <w:rPrChange w:id="3695" w:author="De Jesus Borges, Thiago" w:date="2024-08-15T12:22:00Z" w16du:dateUtc="2024-08-15T16:22:00Z">
            <w:rPr>
              <w:rFonts w:ascii="Arial" w:hAnsi="Arial" w:cs="Arial"/>
              <w:spacing w:val="-2"/>
            </w:rPr>
          </w:rPrChange>
        </w:rPr>
        <w:t>ttps://www.ncbi.nlm.nih.gov/geo/query/acc.cgi?acc=GPL570).</w:t>
      </w:r>
      <w:r w:rsidRPr="002746DC">
        <w:rPr>
          <w:rFonts w:ascii="Arial" w:hAnsi="Arial" w:cs="Arial"/>
          <w:spacing w:val="-2"/>
          <w:sz w:val="21"/>
          <w:szCs w:val="21"/>
          <w:rPrChange w:id="3696" w:author="De Jesus Borges, Thiago" w:date="2024-08-15T12:22:00Z" w16du:dateUtc="2024-08-15T16:22:00Z">
            <w:rPr>
              <w:rFonts w:ascii="Arial" w:hAnsi="Arial" w:cs="Arial"/>
              <w:spacing w:val="-2"/>
            </w:rPr>
          </w:rPrChange>
        </w:rPr>
        <w:fldChar w:fldCharType="end"/>
      </w:r>
    </w:p>
    <w:p w14:paraId="5CDC0C5E" w14:textId="77777777" w:rsidR="00F675DE" w:rsidRPr="002746DC" w:rsidRDefault="00F675DE">
      <w:pPr>
        <w:pStyle w:val="BodyText"/>
        <w:spacing w:before="9"/>
        <w:ind w:left="360"/>
        <w:rPr>
          <w:rFonts w:ascii="Arial" w:hAnsi="Arial" w:cs="Arial"/>
          <w:sz w:val="21"/>
          <w:szCs w:val="21"/>
          <w:rPrChange w:id="3697" w:author="De Jesus Borges, Thiago" w:date="2024-08-15T12:22:00Z" w16du:dateUtc="2024-08-15T16:22:00Z">
            <w:rPr>
              <w:rFonts w:ascii="Arial" w:hAnsi="Arial" w:cs="Arial"/>
            </w:rPr>
          </w:rPrChange>
        </w:rPr>
        <w:pPrChange w:id="3698" w:author="De Jesus Borges, Thiago" w:date="2024-08-15T12:22:00Z" w16du:dateUtc="2024-08-15T16:22:00Z">
          <w:pPr>
            <w:pStyle w:val="BodyText"/>
            <w:spacing w:before="9"/>
          </w:pPr>
        </w:pPrChange>
      </w:pPr>
    </w:p>
    <w:p w14:paraId="00D35761" w14:textId="77777777" w:rsidR="00F675DE" w:rsidRPr="002746DC" w:rsidRDefault="0047037D">
      <w:pPr>
        <w:pStyle w:val="Heading2"/>
        <w:numPr>
          <w:ilvl w:val="1"/>
          <w:numId w:val="2"/>
        </w:numPr>
        <w:tabs>
          <w:tab w:val="left" w:pos="1288"/>
        </w:tabs>
        <w:ind w:left="360" w:hanging="477"/>
        <w:jc w:val="both"/>
        <w:rPr>
          <w:rFonts w:ascii="Arial" w:hAnsi="Arial" w:cs="Arial"/>
          <w:sz w:val="28"/>
          <w:szCs w:val="28"/>
          <w:rPrChange w:id="3699" w:author="De Jesus Borges, Thiago" w:date="2024-08-15T12:22:00Z" w16du:dateUtc="2024-08-15T16:22:00Z">
            <w:rPr>
              <w:rFonts w:ascii="Arial" w:hAnsi="Arial" w:cs="Arial"/>
            </w:rPr>
          </w:rPrChange>
        </w:rPr>
        <w:pPrChange w:id="3700" w:author="De Jesus Borges, Thiago" w:date="2024-08-15T12:22:00Z" w16du:dateUtc="2024-08-15T16:22:00Z">
          <w:pPr>
            <w:pStyle w:val="Heading2"/>
            <w:numPr>
              <w:ilvl w:val="1"/>
              <w:numId w:val="2"/>
            </w:numPr>
            <w:tabs>
              <w:tab w:val="left" w:pos="1288"/>
            </w:tabs>
            <w:ind w:left="799" w:hanging="479"/>
            <w:jc w:val="both"/>
          </w:pPr>
        </w:pPrChange>
      </w:pPr>
      <w:bookmarkStart w:id="3701" w:name="Statistical_Analysis"/>
      <w:bookmarkEnd w:id="3701"/>
      <w:r w:rsidRPr="002746DC">
        <w:rPr>
          <w:rFonts w:ascii="Arial" w:hAnsi="Arial" w:cs="Arial"/>
          <w:spacing w:val="-4"/>
          <w:sz w:val="28"/>
          <w:szCs w:val="28"/>
          <w:rPrChange w:id="3702" w:author="De Jesus Borges, Thiago" w:date="2024-08-15T12:22:00Z" w16du:dateUtc="2024-08-15T16:22:00Z">
            <w:rPr>
              <w:rFonts w:ascii="Arial" w:hAnsi="Arial" w:cs="Arial"/>
              <w:spacing w:val="-4"/>
            </w:rPr>
          </w:rPrChange>
        </w:rPr>
        <w:t>Statistical</w:t>
      </w:r>
      <w:r w:rsidRPr="002746DC">
        <w:rPr>
          <w:rFonts w:ascii="Arial" w:hAnsi="Arial" w:cs="Arial"/>
          <w:spacing w:val="10"/>
          <w:sz w:val="28"/>
          <w:szCs w:val="28"/>
          <w:rPrChange w:id="370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8"/>
          <w:szCs w:val="28"/>
          <w:rPrChange w:id="3704" w:author="De Jesus Borges, Thiago" w:date="2024-08-15T12:22:00Z" w16du:dateUtc="2024-08-15T16:22:00Z">
            <w:rPr>
              <w:rFonts w:ascii="Arial" w:hAnsi="Arial" w:cs="Arial"/>
              <w:spacing w:val="-2"/>
            </w:rPr>
          </w:rPrChange>
        </w:rPr>
        <w:t>Analysis</w:t>
      </w:r>
    </w:p>
    <w:p w14:paraId="1A1821DF" w14:textId="3C6695BF" w:rsidR="00F675DE" w:rsidRPr="002746DC" w:rsidRDefault="007654F3">
      <w:pPr>
        <w:pStyle w:val="BodyText"/>
        <w:spacing w:before="123" w:line="254" w:lineRule="auto"/>
        <w:ind w:left="360" w:right="317"/>
        <w:rPr>
          <w:rFonts w:ascii="Arial" w:hAnsi="Arial" w:cs="Arial"/>
          <w:sz w:val="21"/>
          <w:szCs w:val="21"/>
          <w:rPrChange w:id="3705" w:author="De Jesus Borges, Thiago" w:date="2024-08-15T12:22:00Z" w16du:dateUtc="2024-08-15T16:22:00Z">
            <w:rPr>
              <w:rFonts w:ascii="Arial" w:hAnsi="Arial" w:cs="Arial"/>
            </w:rPr>
          </w:rPrChange>
        </w:rPr>
        <w:pPrChange w:id="3706" w:author="De Jesus Borges, Thiago" w:date="2024-08-15T12:22:00Z" w16du:dateUtc="2024-08-15T16:22:00Z">
          <w:pPr>
            <w:pStyle w:val="BodyText"/>
            <w:spacing w:before="123" w:line="254" w:lineRule="auto"/>
            <w:ind w:left="811" w:right="317"/>
          </w:pPr>
        </w:pPrChange>
      </w:pPr>
      <w:r w:rsidRPr="002746DC">
        <w:rPr>
          <w:rFonts w:ascii="Arial" w:hAnsi="Arial" w:cs="Arial"/>
          <w:i/>
          <w:sz w:val="21"/>
          <w:szCs w:val="21"/>
          <w:rPrChange w:id="3707" w:author="De Jesus Borges, Thiago" w:date="2024-08-15T12:22:00Z" w16du:dateUtc="2024-08-15T16:22:00Z">
            <w:rPr>
              <w:rFonts w:ascii="Arial" w:hAnsi="Arial" w:cs="Arial"/>
              <w:i/>
            </w:rPr>
          </w:rPrChange>
        </w:rPr>
        <w:t>Discovering</w:t>
      </w:r>
      <w:r w:rsidRPr="002746DC">
        <w:rPr>
          <w:rFonts w:ascii="Arial" w:hAnsi="Arial" w:cs="Arial"/>
          <w:i/>
          <w:spacing w:val="-13"/>
          <w:sz w:val="21"/>
          <w:szCs w:val="21"/>
          <w:rPrChange w:id="3708" w:author="De Jesus Borges, Thiago" w:date="2024-08-15T12:22:00Z" w16du:dateUtc="2024-08-15T16:22:00Z">
            <w:rPr>
              <w:rFonts w:ascii="Arial" w:hAnsi="Arial" w:cs="Arial"/>
              <w:i/>
              <w:spacing w:val="-13"/>
            </w:rPr>
          </w:rPrChange>
        </w:rPr>
        <w:t>:</w:t>
      </w:r>
      <w:r w:rsidRPr="002746DC">
        <w:rPr>
          <w:rFonts w:ascii="Arial" w:hAnsi="Arial" w:cs="Arial"/>
          <w:spacing w:val="-12"/>
          <w:sz w:val="21"/>
          <w:szCs w:val="21"/>
          <w:rPrChange w:id="370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710" w:author="De Jesus Borges, Thiago" w:date="2024-08-15T12:22:00Z" w16du:dateUtc="2024-08-15T16:22:00Z">
            <w:rPr>
              <w:rFonts w:ascii="Arial" w:hAnsi="Arial" w:cs="Arial"/>
            </w:rPr>
          </w:rPrChange>
        </w:rPr>
        <w:t>We</w:t>
      </w:r>
      <w:r w:rsidRPr="002746DC">
        <w:rPr>
          <w:rFonts w:ascii="Arial" w:hAnsi="Arial" w:cs="Arial"/>
          <w:spacing w:val="-12"/>
          <w:sz w:val="21"/>
          <w:szCs w:val="21"/>
          <w:rPrChange w:id="371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712" w:author="De Jesus Borges, Thiago" w:date="2024-08-15T12:22:00Z" w16du:dateUtc="2024-08-15T16:22:00Z">
            <w:rPr>
              <w:rFonts w:ascii="Arial" w:hAnsi="Arial" w:cs="Arial"/>
            </w:rPr>
          </w:rPrChange>
        </w:rPr>
        <w:t>use</w:t>
      </w:r>
      <w:r w:rsidRPr="002746DC">
        <w:rPr>
          <w:rFonts w:ascii="Arial" w:hAnsi="Arial" w:cs="Arial"/>
          <w:spacing w:val="-12"/>
          <w:sz w:val="21"/>
          <w:szCs w:val="21"/>
          <w:rPrChange w:id="3713" w:author="De Jesus Borges, Thiago" w:date="2024-08-15T12:22:00Z" w16du:dateUtc="2024-08-15T16:22:00Z">
            <w:rPr>
              <w:rFonts w:ascii="Arial" w:hAnsi="Arial" w:cs="Arial"/>
              <w:spacing w:val="-12"/>
            </w:rPr>
          </w:rPrChange>
        </w:rPr>
        <w:t xml:space="preserve"> </w:t>
      </w:r>
      <w:proofErr w:type="spellStart"/>
      <w:r w:rsidRPr="002746DC">
        <w:rPr>
          <w:rFonts w:ascii="Arial" w:hAnsi="Arial" w:cs="Arial"/>
          <w:sz w:val="21"/>
          <w:szCs w:val="21"/>
          <w:rPrChange w:id="3714" w:author="De Jesus Borges, Thiago" w:date="2024-08-15T12:22:00Z" w16du:dateUtc="2024-08-15T16:22:00Z">
            <w:rPr>
              <w:rFonts w:ascii="Arial" w:hAnsi="Arial" w:cs="Arial"/>
            </w:rPr>
          </w:rPrChange>
        </w:rPr>
        <w:t>Tximport</w:t>
      </w:r>
      <w:proofErr w:type="spellEnd"/>
      <w:r w:rsidRPr="002746DC">
        <w:rPr>
          <w:rFonts w:ascii="Arial" w:hAnsi="Arial" w:cs="Arial"/>
          <w:spacing w:val="-12"/>
          <w:sz w:val="21"/>
          <w:szCs w:val="21"/>
          <w:rPrChange w:id="371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716" w:author="De Jesus Borges, Thiago" w:date="2024-08-15T12:22:00Z" w16du:dateUtc="2024-08-15T16:22:00Z">
            <w:rPr>
              <w:rFonts w:ascii="Arial" w:hAnsi="Arial" w:cs="Arial"/>
            </w:rPr>
          </w:rPrChange>
        </w:rPr>
        <w:t>1.32.0</w:t>
      </w:r>
      <w:r w:rsidRPr="002746DC">
        <w:rPr>
          <w:rFonts w:ascii="Arial" w:hAnsi="Arial" w:cs="Arial"/>
          <w:spacing w:val="-12"/>
          <w:sz w:val="21"/>
          <w:szCs w:val="21"/>
          <w:rPrChange w:id="371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718" w:author="De Jesus Borges, Thiago" w:date="2024-08-15T12:22:00Z" w16du:dateUtc="2024-08-15T16:22:00Z">
            <w:rPr>
              <w:rFonts w:ascii="Arial" w:hAnsi="Arial" w:cs="Arial"/>
            </w:rPr>
          </w:rPrChange>
        </w:rPr>
        <w:t>[</w:t>
      </w:r>
      <w:r w:rsidR="0047037D" w:rsidRPr="002746DC">
        <w:rPr>
          <w:sz w:val="21"/>
          <w:szCs w:val="21"/>
          <w:rPrChange w:id="3719" w:author="De Jesus Borges, Thiago" w:date="2024-08-15T12:22:00Z" w16du:dateUtc="2024-08-15T16:22:00Z">
            <w:rPr/>
          </w:rPrChange>
        </w:rPr>
        <w:fldChar w:fldCharType="begin"/>
      </w:r>
      <w:r w:rsidR="0047037D" w:rsidRPr="002746DC">
        <w:rPr>
          <w:sz w:val="21"/>
          <w:szCs w:val="21"/>
          <w:rPrChange w:id="3720" w:author="De Jesus Borges, Thiago" w:date="2024-08-15T12:22:00Z" w16du:dateUtc="2024-08-15T16:22:00Z">
            <w:rPr/>
          </w:rPrChange>
        </w:rPr>
        <w:instrText>HYPERLINK \l "_bookmark56"</w:instrText>
      </w:r>
      <w:r w:rsidR="0047037D" w:rsidRPr="00EB5EE6">
        <w:rPr>
          <w:sz w:val="21"/>
          <w:szCs w:val="21"/>
        </w:rPr>
      </w:r>
      <w:r w:rsidR="0047037D" w:rsidRPr="002746DC">
        <w:rPr>
          <w:sz w:val="21"/>
          <w:szCs w:val="21"/>
          <w:rPrChange w:id="3721"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722" w:author="De Jesus Borges, Thiago" w:date="2024-08-15T12:22:00Z" w16du:dateUtc="2024-08-15T16:22:00Z">
            <w:rPr>
              <w:rFonts w:ascii="Arial" w:hAnsi="Arial" w:cs="Arial"/>
              <w:color w:val="0000FF"/>
            </w:rPr>
          </w:rPrChange>
        </w:rPr>
        <w:t>56</w:t>
      </w:r>
      <w:r w:rsidR="0047037D" w:rsidRPr="002746DC">
        <w:rPr>
          <w:rFonts w:ascii="Arial" w:hAnsi="Arial" w:cs="Arial"/>
          <w:color w:val="0000FF"/>
          <w:sz w:val="21"/>
          <w:szCs w:val="21"/>
          <w:rPrChange w:id="3723"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724" w:author="De Jesus Borges, Thiago" w:date="2024-08-15T12:22:00Z" w16du:dateUtc="2024-08-15T16:22:00Z">
            <w:rPr>
              <w:rFonts w:ascii="Arial" w:hAnsi="Arial" w:cs="Arial"/>
            </w:rPr>
          </w:rPrChange>
        </w:rPr>
        <w:t>]</w:t>
      </w:r>
      <w:r w:rsidRPr="002746DC">
        <w:rPr>
          <w:rFonts w:ascii="Arial" w:hAnsi="Arial" w:cs="Arial"/>
          <w:spacing w:val="-7"/>
          <w:sz w:val="21"/>
          <w:szCs w:val="21"/>
          <w:rPrChange w:id="372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3726" w:author="De Jesus Borges, Thiago" w:date="2024-08-15T12:22:00Z" w16du:dateUtc="2024-08-15T16:22:00Z">
            <w:rPr>
              <w:rFonts w:ascii="Arial" w:hAnsi="Arial" w:cs="Arial"/>
            </w:rPr>
          </w:rPrChange>
        </w:rPr>
        <w:t>to</w:t>
      </w:r>
      <w:r w:rsidRPr="002746DC">
        <w:rPr>
          <w:rFonts w:ascii="Arial" w:hAnsi="Arial" w:cs="Arial"/>
          <w:spacing w:val="-8"/>
          <w:sz w:val="21"/>
          <w:szCs w:val="21"/>
          <w:rPrChange w:id="3727"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728" w:author="De Jesus Borges, Thiago" w:date="2024-08-15T12:22:00Z" w16du:dateUtc="2024-08-15T16:22:00Z">
            <w:rPr>
              <w:rFonts w:ascii="Arial" w:hAnsi="Arial" w:cs="Arial"/>
            </w:rPr>
          </w:rPrChange>
        </w:rPr>
        <w:t>import</w:t>
      </w:r>
      <w:r w:rsidRPr="002746DC">
        <w:rPr>
          <w:rFonts w:ascii="Arial" w:hAnsi="Arial" w:cs="Arial"/>
          <w:spacing w:val="-8"/>
          <w:sz w:val="21"/>
          <w:szCs w:val="21"/>
          <w:rPrChange w:id="3729"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730" w:author="De Jesus Borges, Thiago" w:date="2024-08-15T12:22:00Z" w16du:dateUtc="2024-08-15T16:22:00Z">
            <w:rPr>
              <w:rFonts w:ascii="Arial" w:hAnsi="Arial" w:cs="Arial"/>
            </w:rPr>
          </w:rPrChange>
        </w:rPr>
        <w:t>the</w:t>
      </w:r>
      <w:r w:rsidRPr="002746DC">
        <w:rPr>
          <w:rFonts w:ascii="Arial" w:hAnsi="Arial" w:cs="Arial"/>
          <w:spacing w:val="-8"/>
          <w:sz w:val="21"/>
          <w:szCs w:val="21"/>
          <w:rPrChange w:id="3731"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732" w:author="De Jesus Borges, Thiago" w:date="2024-08-15T12:22:00Z" w16du:dateUtc="2024-08-15T16:22:00Z">
            <w:rPr>
              <w:rFonts w:ascii="Arial" w:hAnsi="Arial" w:cs="Arial"/>
            </w:rPr>
          </w:rPrChange>
        </w:rPr>
        <w:t>abundance</w:t>
      </w:r>
      <w:r w:rsidRPr="002746DC">
        <w:rPr>
          <w:rFonts w:ascii="Arial" w:hAnsi="Arial" w:cs="Arial"/>
          <w:spacing w:val="-8"/>
          <w:sz w:val="21"/>
          <w:szCs w:val="21"/>
          <w:rPrChange w:id="3733"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734" w:author="De Jesus Borges, Thiago" w:date="2024-08-15T12:22:00Z" w16du:dateUtc="2024-08-15T16:22:00Z">
            <w:rPr>
              <w:rFonts w:ascii="Arial" w:hAnsi="Arial" w:cs="Arial"/>
            </w:rPr>
          </w:rPrChange>
        </w:rPr>
        <w:t>files</w:t>
      </w:r>
      <w:r w:rsidRPr="002746DC">
        <w:rPr>
          <w:rFonts w:ascii="Arial" w:hAnsi="Arial" w:cs="Arial"/>
          <w:spacing w:val="-8"/>
          <w:sz w:val="21"/>
          <w:szCs w:val="21"/>
          <w:rPrChange w:id="3735" w:author="De Jesus Borges, Thiago" w:date="2024-08-15T12:22:00Z" w16du:dateUtc="2024-08-15T16:22:00Z">
            <w:rPr>
              <w:rFonts w:ascii="Arial" w:hAnsi="Arial" w:cs="Arial"/>
              <w:spacing w:val="-8"/>
            </w:rPr>
          </w:rPrChange>
        </w:rPr>
        <w:t xml:space="preserve"> </w:t>
      </w:r>
      <w:r w:rsidR="00D34E12" w:rsidRPr="002746DC">
        <w:rPr>
          <w:rFonts w:ascii="Arial" w:hAnsi="Arial" w:cs="Arial"/>
          <w:sz w:val="21"/>
          <w:szCs w:val="21"/>
          <w:rPrChange w:id="3736" w:author="De Jesus Borges, Thiago" w:date="2024-08-15T12:22:00Z" w16du:dateUtc="2024-08-15T16:22:00Z">
            <w:rPr>
              <w:rFonts w:ascii="Arial" w:hAnsi="Arial" w:cs="Arial"/>
            </w:rPr>
          </w:rPrChange>
        </w:rPr>
        <w:t>and analyze them</w:t>
      </w:r>
      <w:r w:rsidRPr="002746DC">
        <w:rPr>
          <w:rFonts w:ascii="Arial" w:hAnsi="Arial" w:cs="Arial"/>
          <w:sz w:val="21"/>
          <w:szCs w:val="21"/>
          <w:rPrChange w:id="3737" w:author="De Jesus Borges, Thiago" w:date="2024-08-15T12:22:00Z" w16du:dateUtc="2024-08-15T16:22:00Z">
            <w:rPr>
              <w:rFonts w:ascii="Arial" w:hAnsi="Arial" w:cs="Arial"/>
            </w:rPr>
          </w:rPrChange>
        </w:rPr>
        <w:t xml:space="preserve"> with DESeq2 1.44.0 [</w:t>
      </w:r>
      <w:r w:rsidR="0047037D" w:rsidRPr="002746DC">
        <w:rPr>
          <w:sz w:val="21"/>
          <w:szCs w:val="21"/>
          <w:rPrChange w:id="3738" w:author="De Jesus Borges, Thiago" w:date="2024-08-15T12:22:00Z" w16du:dateUtc="2024-08-15T16:22:00Z">
            <w:rPr/>
          </w:rPrChange>
        </w:rPr>
        <w:fldChar w:fldCharType="begin"/>
      </w:r>
      <w:r w:rsidR="0047037D" w:rsidRPr="002746DC">
        <w:rPr>
          <w:sz w:val="21"/>
          <w:szCs w:val="21"/>
          <w:rPrChange w:id="3739" w:author="De Jesus Borges, Thiago" w:date="2024-08-15T12:22:00Z" w16du:dateUtc="2024-08-15T16:22:00Z">
            <w:rPr/>
          </w:rPrChange>
        </w:rPr>
        <w:instrText>HYPERLINK \l "_bookmark1"</w:instrText>
      </w:r>
      <w:r w:rsidR="0047037D" w:rsidRPr="00EB5EE6">
        <w:rPr>
          <w:sz w:val="21"/>
          <w:szCs w:val="21"/>
        </w:rPr>
      </w:r>
      <w:r w:rsidR="0047037D" w:rsidRPr="002746DC">
        <w:rPr>
          <w:sz w:val="21"/>
          <w:szCs w:val="21"/>
          <w:rPrChange w:id="374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741" w:author="De Jesus Borges, Thiago" w:date="2024-08-15T12:22:00Z" w16du:dateUtc="2024-08-15T16:22:00Z">
            <w:rPr>
              <w:rFonts w:ascii="Arial" w:hAnsi="Arial" w:cs="Arial"/>
              <w:color w:val="0000FF"/>
            </w:rPr>
          </w:rPrChange>
        </w:rPr>
        <w:t>1</w:t>
      </w:r>
      <w:r w:rsidR="0047037D" w:rsidRPr="002746DC">
        <w:rPr>
          <w:rFonts w:ascii="Arial" w:hAnsi="Arial" w:cs="Arial"/>
          <w:color w:val="0000FF"/>
          <w:sz w:val="21"/>
          <w:szCs w:val="21"/>
          <w:rPrChange w:id="374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743" w:author="De Jesus Borges, Thiago" w:date="2024-08-15T12:22:00Z" w16du:dateUtc="2024-08-15T16:22:00Z">
            <w:rPr>
              <w:rFonts w:ascii="Arial" w:hAnsi="Arial" w:cs="Arial"/>
            </w:rPr>
          </w:rPrChange>
        </w:rPr>
        <w:t xml:space="preserve">]. We </w:t>
      </w:r>
      <w:r w:rsidR="002A6431" w:rsidRPr="002746DC">
        <w:rPr>
          <w:rFonts w:ascii="Arial" w:hAnsi="Arial" w:cs="Arial"/>
          <w:sz w:val="21"/>
          <w:szCs w:val="21"/>
          <w:rPrChange w:id="3744" w:author="De Jesus Borges, Thiago" w:date="2024-08-15T12:22:00Z" w16du:dateUtc="2024-08-15T16:22:00Z">
            <w:rPr>
              <w:rFonts w:ascii="Arial" w:hAnsi="Arial" w:cs="Arial"/>
            </w:rPr>
          </w:rPrChange>
        </w:rPr>
        <w:t>test</w:t>
      </w:r>
      <w:r w:rsidRPr="002746DC">
        <w:rPr>
          <w:rFonts w:ascii="Arial" w:hAnsi="Arial" w:cs="Arial"/>
          <w:sz w:val="21"/>
          <w:szCs w:val="21"/>
          <w:rPrChange w:id="3745" w:author="De Jesus Borges, Thiago" w:date="2024-08-15T12:22:00Z" w16du:dateUtc="2024-08-15T16:22:00Z">
            <w:rPr>
              <w:rFonts w:ascii="Arial" w:hAnsi="Arial" w:cs="Arial"/>
            </w:rPr>
          </w:rPrChange>
        </w:rPr>
        <w:t xml:space="preserve"> the alternative hypothesis as “</w:t>
      </w:r>
      <w:r w:rsidR="00D34E12" w:rsidRPr="002746DC">
        <w:rPr>
          <w:rFonts w:ascii="Arial" w:hAnsi="Arial" w:cs="Arial"/>
          <w:sz w:val="21"/>
          <w:szCs w:val="21"/>
          <w:rPrChange w:id="3746" w:author="De Jesus Borges, Thiago" w:date="2024-08-15T12:22:00Z" w16du:dateUtc="2024-08-15T16:22:00Z">
            <w:rPr>
              <w:rFonts w:ascii="Arial" w:hAnsi="Arial" w:cs="Arial"/>
            </w:rPr>
          </w:rPrChange>
        </w:rPr>
        <w:t>greater</w:t>
      </w:r>
      <w:r w:rsidRPr="002746DC">
        <w:rPr>
          <w:rFonts w:ascii="Arial" w:hAnsi="Arial" w:cs="Arial"/>
          <w:sz w:val="21"/>
          <w:szCs w:val="21"/>
          <w:rPrChange w:id="3747" w:author="De Jesus Borges, Thiago" w:date="2024-08-15T12:22:00Z" w16du:dateUtc="2024-08-15T16:22:00Z">
            <w:rPr>
              <w:rFonts w:ascii="Arial" w:hAnsi="Arial" w:cs="Arial"/>
            </w:rPr>
          </w:rPrChange>
        </w:rPr>
        <w:t xml:space="preserve"> than” and log2FoldChange equal 0 for FIG 1. In FIG 2A-C</w:t>
      </w:r>
      <w:r w:rsidR="00D34E12" w:rsidRPr="002746DC">
        <w:rPr>
          <w:rFonts w:ascii="Arial" w:hAnsi="Arial" w:cs="Arial"/>
          <w:sz w:val="21"/>
          <w:szCs w:val="21"/>
          <w:rPrChange w:id="3748" w:author="De Jesus Borges, Thiago" w:date="2024-08-15T12:22:00Z" w16du:dateUtc="2024-08-15T16:22:00Z">
            <w:rPr>
              <w:rFonts w:ascii="Arial" w:hAnsi="Arial" w:cs="Arial"/>
            </w:rPr>
          </w:rPrChange>
        </w:rPr>
        <w:t xml:space="preserve">, we use the </w:t>
      </w:r>
      <w:r w:rsidRPr="002746DC">
        <w:rPr>
          <w:rFonts w:ascii="Arial" w:hAnsi="Arial" w:cs="Arial"/>
          <w:sz w:val="21"/>
          <w:szCs w:val="21"/>
          <w:rPrChange w:id="3749" w:author="De Jesus Borges, Thiago" w:date="2024-08-15T12:22:00Z" w16du:dateUtc="2024-08-15T16:22:00Z">
            <w:rPr>
              <w:rFonts w:ascii="Arial" w:hAnsi="Arial" w:cs="Arial"/>
            </w:rPr>
          </w:rPrChange>
        </w:rPr>
        <w:t xml:space="preserve">alternative hypothesis “less than” and log2FoldChange </w:t>
      </w:r>
      <w:r w:rsidR="003F7B58" w:rsidRPr="002746DC">
        <w:rPr>
          <w:rFonts w:ascii="Arial" w:hAnsi="Arial" w:cs="Arial"/>
          <w:sz w:val="21"/>
          <w:szCs w:val="21"/>
          <w:rPrChange w:id="3750" w:author="De Jesus Borges, Thiago" w:date="2024-08-15T12:22:00Z" w16du:dateUtc="2024-08-15T16:22:00Z">
            <w:rPr>
              <w:rFonts w:ascii="Arial" w:hAnsi="Arial" w:cs="Arial"/>
            </w:rPr>
          </w:rPrChange>
        </w:rPr>
        <w:t>equals</w:t>
      </w:r>
      <w:r w:rsidRPr="002746DC">
        <w:rPr>
          <w:rFonts w:ascii="Arial" w:hAnsi="Arial" w:cs="Arial"/>
          <w:sz w:val="21"/>
          <w:szCs w:val="21"/>
          <w:rPrChange w:id="3751" w:author="De Jesus Borges, Thiago" w:date="2024-08-15T12:22:00Z" w16du:dateUtc="2024-08-15T16:22:00Z">
            <w:rPr>
              <w:rFonts w:ascii="Arial" w:hAnsi="Arial" w:cs="Arial"/>
            </w:rPr>
          </w:rPrChange>
        </w:rPr>
        <w:t xml:space="preserve"> 0.5. The genes of interest have differential</w:t>
      </w:r>
      <w:r w:rsidRPr="002746DC">
        <w:rPr>
          <w:rFonts w:ascii="Arial" w:hAnsi="Arial" w:cs="Arial"/>
          <w:spacing w:val="-2"/>
          <w:sz w:val="21"/>
          <w:szCs w:val="21"/>
          <w:rPrChange w:id="3752"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53" w:author="De Jesus Borges, Thiago" w:date="2024-08-15T12:22:00Z" w16du:dateUtc="2024-08-15T16:22:00Z">
            <w:rPr>
              <w:rFonts w:ascii="Arial" w:hAnsi="Arial" w:cs="Arial"/>
            </w:rPr>
          </w:rPrChange>
        </w:rPr>
        <w:t>expression</w:t>
      </w:r>
      <w:r w:rsidRPr="002746DC">
        <w:rPr>
          <w:rFonts w:ascii="Arial" w:hAnsi="Arial" w:cs="Arial"/>
          <w:spacing w:val="-2"/>
          <w:sz w:val="21"/>
          <w:szCs w:val="21"/>
          <w:rPrChange w:id="3754"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55" w:author="De Jesus Borges, Thiago" w:date="2024-08-15T12:22:00Z" w16du:dateUtc="2024-08-15T16:22:00Z">
            <w:rPr>
              <w:rFonts w:ascii="Arial" w:hAnsi="Arial" w:cs="Arial"/>
            </w:rPr>
          </w:rPrChange>
        </w:rPr>
        <w:t>between</w:t>
      </w:r>
      <w:r w:rsidRPr="002746DC">
        <w:rPr>
          <w:rFonts w:ascii="Arial" w:hAnsi="Arial" w:cs="Arial"/>
          <w:spacing w:val="-2"/>
          <w:sz w:val="21"/>
          <w:szCs w:val="21"/>
          <w:rPrChange w:id="375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57" w:author="De Jesus Borges, Thiago" w:date="2024-08-15T12:22:00Z" w16du:dateUtc="2024-08-15T16:22:00Z">
            <w:rPr>
              <w:rFonts w:ascii="Arial" w:hAnsi="Arial" w:cs="Arial"/>
            </w:rPr>
          </w:rPrChange>
        </w:rPr>
        <w:t>pre-transplant</w:t>
      </w:r>
      <w:r w:rsidRPr="002746DC">
        <w:rPr>
          <w:rFonts w:ascii="Arial" w:hAnsi="Arial" w:cs="Arial"/>
          <w:spacing w:val="-2"/>
          <w:sz w:val="21"/>
          <w:szCs w:val="21"/>
          <w:rPrChange w:id="3758"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59" w:author="De Jesus Borges, Thiago" w:date="2024-08-15T12:22:00Z" w16du:dateUtc="2024-08-15T16:22:00Z">
            <w:rPr>
              <w:rFonts w:ascii="Arial" w:hAnsi="Arial" w:cs="Arial"/>
            </w:rPr>
          </w:rPrChange>
        </w:rPr>
        <w:t>vs</w:t>
      </w:r>
      <w:r w:rsidRPr="002746DC">
        <w:rPr>
          <w:rFonts w:ascii="Arial" w:hAnsi="Arial" w:cs="Arial"/>
          <w:spacing w:val="-2"/>
          <w:sz w:val="21"/>
          <w:szCs w:val="21"/>
          <w:rPrChange w:id="3760"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61" w:author="De Jesus Borges, Thiago" w:date="2024-08-15T12:22:00Z" w16du:dateUtc="2024-08-15T16:22:00Z">
            <w:rPr>
              <w:rFonts w:ascii="Arial" w:hAnsi="Arial" w:cs="Arial"/>
            </w:rPr>
          </w:rPrChange>
        </w:rPr>
        <w:t>one</w:t>
      </w:r>
      <w:r w:rsidRPr="002746DC">
        <w:rPr>
          <w:rFonts w:ascii="Arial" w:hAnsi="Arial" w:cs="Arial"/>
          <w:spacing w:val="-2"/>
          <w:sz w:val="21"/>
          <w:szCs w:val="21"/>
          <w:rPrChange w:id="3762"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63" w:author="De Jesus Borges, Thiago" w:date="2024-08-15T12:22:00Z" w16du:dateUtc="2024-08-15T16:22:00Z">
            <w:rPr>
              <w:rFonts w:ascii="Arial" w:hAnsi="Arial" w:cs="Arial"/>
            </w:rPr>
          </w:rPrChange>
        </w:rPr>
        <w:t>week,</w:t>
      </w:r>
      <w:r w:rsidRPr="002746DC">
        <w:rPr>
          <w:rFonts w:ascii="Arial" w:hAnsi="Arial" w:cs="Arial"/>
          <w:spacing w:val="-2"/>
          <w:sz w:val="21"/>
          <w:szCs w:val="21"/>
          <w:rPrChange w:id="3764" w:author="De Jesus Borges, Thiago" w:date="2024-08-15T12:22:00Z" w16du:dateUtc="2024-08-15T16:22:00Z">
            <w:rPr>
              <w:rFonts w:ascii="Arial" w:hAnsi="Arial" w:cs="Arial"/>
              <w:spacing w:val="-2"/>
            </w:rPr>
          </w:rPrChange>
        </w:rPr>
        <w:t xml:space="preserve"> </w:t>
      </w:r>
      <w:r w:rsidR="00D34E12" w:rsidRPr="002746DC">
        <w:rPr>
          <w:rFonts w:ascii="Arial" w:hAnsi="Arial" w:cs="Arial"/>
          <w:sz w:val="21"/>
          <w:szCs w:val="21"/>
          <w:rPrChange w:id="3765" w:author="De Jesus Borges, Thiago" w:date="2024-08-15T12:22:00Z" w16du:dateUtc="2024-08-15T16:22:00Z">
            <w:rPr>
              <w:rFonts w:ascii="Arial" w:hAnsi="Arial" w:cs="Arial"/>
            </w:rPr>
          </w:rPrChange>
        </w:rPr>
        <w:t>three</w:t>
      </w:r>
      <w:r w:rsidRPr="002746DC">
        <w:rPr>
          <w:rFonts w:ascii="Arial" w:hAnsi="Arial" w:cs="Arial"/>
          <w:spacing w:val="-2"/>
          <w:sz w:val="21"/>
          <w:szCs w:val="21"/>
          <w:rPrChange w:id="3766"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67" w:author="De Jesus Borges, Thiago" w:date="2024-08-15T12:22:00Z" w16du:dateUtc="2024-08-15T16:22:00Z">
            <w:rPr>
              <w:rFonts w:ascii="Arial" w:hAnsi="Arial" w:cs="Arial"/>
            </w:rPr>
          </w:rPrChange>
        </w:rPr>
        <w:t>months</w:t>
      </w:r>
      <w:r w:rsidR="00D34E12" w:rsidRPr="002746DC">
        <w:rPr>
          <w:rFonts w:ascii="Arial" w:hAnsi="Arial" w:cs="Arial"/>
          <w:sz w:val="21"/>
          <w:szCs w:val="21"/>
          <w:rPrChange w:id="3768" w:author="De Jesus Borges, Thiago" w:date="2024-08-15T12:22:00Z" w16du:dateUtc="2024-08-15T16:22:00Z">
            <w:rPr>
              <w:rFonts w:ascii="Arial" w:hAnsi="Arial" w:cs="Arial"/>
            </w:rPr>
          </w:rPrChange>
        </w:rPr>
        <w:t>,</w:t>
      </w:r>
      <w:r w:rsidRPr="002746DC">
        <w:rPr>
          <w:rFonts w:ascii="Arial" w:hAnsi="Arial" w:cs="Arial"/>
          <w:spacing w:val="-2"/>
          <w:sz w:val="21"/>
          <w:szCs w:val="21"/>
          <w:rPrChange w:id="3769"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70" w:author="De Jesus Borges, Thiago" w:date="2024-08-15T12:22:00Z" w16du:dateUtc="2024-08-15T16:22:00Z">
            <w:rPr>
              <w:rFonts w:ascii="Arial" w:hAnsi="Arial" w:cs="Arial"/>
            </w:rPr>
          </w:rPrChange>
        </w:rPr>
        <w:t>and</w:t>
      </w:r>
      <w:r w:rsidRPr="002746DC">
        <w:rPr>
          <w:rFonts w:ascii="Arial" w:hAnsi="Arial" w:cs="Arial"/>
          <w:spacing w:val="-2"/>
          <w:sz w:val="21"/>
          <w:szCs w:val="21"/>
          <w:rPrChange w:id="3771" w:author="De Jesus Borges, Thiago" w:date="2024-08-15T12:22:00Z" w16du:dateUtc="2024-08-15T16:22:00Z">
            <w:rPr>
              <w:rFonts w:ascii="Arial" w:hAnsi="Arial" w:cs="Arial"/>
              <w:spacing w:val="-2"/>
            </w:rPr>
          </w:rPrChange>
        </w:rPr>
        <w:t xml:space="preserve"> </w:t>
      </w:r>
      <w:r w:rsidR="00D34E12" w:rsidRPr="002746DC">
        <w:rPr>
          <w:rFonts w:ascii="Arial" w:hAnsi="Arial" w:cs="Arial"/>
          <w:sz w:val="21"/>
          <w:szCs w:val="21"/>
          <w:rPrChange w:id="3772" w:author="De Jesus Borges, Thiago" w:date="2024-08-15T12:22:00Z" w16du:dateUtc="2024-08-15T16:22:00Z">
            <w:rPr>
              <w:rFonts w:ascii="Arial" w:hAnsi="Arial" w:cs="Arial"/>
            </w:rPr>
          </w:rPrChange>
        </w:rPr>
        <w:t>six</w:t>
      </w:r>
      <w:r w:rsidRPr="002746DC">
        <w:rPr>
          <w:rFonts w:ascii="Arial" w:hAnsi="Arial" w:cs="Arial"/>
          <w:spacing w:val="-2"/>
          <w:sz w:val="21"/>
          <w:szCs w:val="21"/>
          <w:rPrChange w:id="3773" w:author="De Jesus Borges, Thiago" w:date="2024-08-15T12:22:00Z" w16du:dateUtc="2024-08-15T16:22:00Z">
            <w:rPr>
              <w:rFonts w:ascii="Arial" w:hAnsi="Arial" w:cs="Arial"/>
              <w:spacing w:val="-2"/>
            </w:rPr>
          </w:rPrChange>
        </w:rPr>
        <w:t xml:space="preserve"> </w:t>
      </w:r>
      <w:r w:rsidRPr="002746DC">
        <w:rPr>
          <w:rFonts w:ascii="Arial" w:hAnsi="Arial" w:cs="Arial"/>
          <w:sz w:val="21"/>
          <w:szCs w:val="21"/>
          <w:rPrChange w:id="3774" w:author="De Jesus Borges, Thiago" w:date="2024-08-15T12:22:00Z" w16du:dateUtc="2024-08-15T16:22:00Z">
            <w:rPr>
              <w:rFonts w:ascii="Arial" w:hAnsi="Arial" w:cs="Arial"/>
            </w:rPr>
          </w:rPrChange>
        </w:rPr>
        <w:t>months in</w:t>
      </w:r>
      <w:r w:rsidRPr="002746DC">
        <w:rPr>
          <w:rFonts w:ascii="Arial" w:hAnsi="Arial" w:cs="Arial"/>
          <w:spacing w:val="8"/>
          <w:sz w:val="21"/>
          <w:szCs w:val="21"/>
          <w:rPrChange w:id="3775" w:author="De Jesus Borges, Thiago" w:date="2024-08-15T12:22:00Z" w16du:dateUtc="2024-08-15T16:22:00Z">
            <w:rPr>
              <w:rFonts w:ascii="Arial" w:hAnsi="Arial" w:cs="Arial"/>
              <w:spacing w:val="8"/>
            </w:rPr>
          </w:rPrChange>
        </w:rPr>
        <w:t xml:space="preserve"> </w:t>
      </w:r>
      <w:r w:rsidRPr="002746DC">
        <w:rPr>
          <w:rFonts w:ascii="Arial" w:hAnsi="Arial" w:cs="Arial"/>
          <w:sz w:val="21"/>
          <w:szCs w:val="21"/>
          <w:rPrChange w:id="3776" w:author="De Jesus Borges, Thiago" w:date="2024-08-15T12:22:00Z" w16du:dateUtc="2024-08-15T16:22:00Z">
            <w:rPr>
              <w:rFonts w:ascii="Arial" w:hAnsi="Arial" w:cs="Arial"/>
            </w:rPr>
          </w:rPrChange>
        </w:rPr>
        <w:t>maximum</w:t>
      </w:r>
      <w:r w:rsidRPr="002746DC">
        <w:rPr>
          <w:rFonts w:ascii="Arial" w:hAnsi="Arial" w:cs="Arial"/>
          <w:spacing w:val="9"/>
          <w:sz w:val="21"/>
          <w:szCs w:val="21"/>
          <w:rPrChange w:id="377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78" w:author="De Jesus Borges, Thiago" w:date="2024-08-15T12:22:00Z" w16du:dateUtc="2024-08-15T16:22:00Z">
            <w:rPr>
              <w:rFonts w:ascii="Arial" w:hAnsi="Arial" w:cs="Arial"/>
            </w:rPr>
          </w:rPrChange>
        </w:rPr>
        <w:t>+0.5</w:t>
      </w:r>
      <w:r w:rsidRPr="002746DC">
        <w:rPr>
          <w:rFonts w:ascii="Arial" w:hAnsi="Arial" w:cs="Arial"/>
          <w:spacing w:val="9"/>
          <w:sz w:val="21"/>
          <w:szCs w:val="21"/>
          <w:rPrChange w:id="377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80" w:author="De Jesus Borges, Thiago" w:date="2024-08-15T12:22:00Z" w16du:dateUtc="2024-08-15T16:22:00Z">
            <w:rPr>
              <w:rFonts w:ascii="Arial" w:hAnsi="Arial" w:cs="Arial"/>
            </w:rPr>
          </w:rPrChange>
        </w:rPr>
        <w:t>and</w:t>
      </w:r>
      <w:r w:rsidRPr="002746DC">
        <w:rPr>
          <w:rFonts w:ascii="Arial" w:hAnsi="Arial" w:cs="Arial"/>
          <w:spacing w:val="9"/>
          <w:sz w:val="21"/>
          <w:szCs w:val="21"/>
          <w:rPrChange w:id="378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82" w:author="De Jesus Borges, Thiago" w:date="2024-08-15T12:22:00Z" w16du:dateUtc="2024-08-15T16:22:00Z">
            <w:rPr>
              <w:rFonts w:ascii="Arial" w:hAnsi="Arial" w:cs="Arial"/>
            </w:rPr>
          </w:rPrChange>
        </w:rPr>
        <w:t>minimum</w:t>
      </w:r>
      <w:r w:rsidRPr="002746DC">
        <w:rPr>
          <w:rFonts w:ascii="Arial" w:hAnsi="Arial" w:cs="Arial"/>
          <w:spacing w:val="9"/>
          <w:sz w:val="21"/>
          <w:szCs w:val="21"/>
          <w:rPrChange w:id="378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84" w:author="De Jesus Borges, Thiago" w:date="2024-08-15T12:22:00Z" w16du:dateUtc="2024-08-15T16:22:00Z">
            <w:rPr>
              <w:rFonts w:ascii="Arial" w:hAnsi="Arial" w:cs="Arial"/>
            </w:rPr>
          </w:rPrChange>
        </w:rPr>
        <w:t>-0.5</w:t>
      </w:r>
      <w:r w:rsidRPr="002746DC">
        <w:rPr>
          <w:rFonts w:ascii="Arial" w:hAnsi="Arial" w:cs="Arial"/>
          <w:spacing w:val="9"/>
          <w:sz w:val="21"/>
          <w:szCs w:val="21"/>
          <w:rPrChange w:id="3785"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86" w:author="De Jesus Borges, Thiago" w:date="2024-08-15T12:22:00Z" w16du:dateUtc="2024-08-15T16:22:00Z">
            <w:rPr>
              <w:rFonts w:ascii="Arial" w:hAnsi="Arial" w:cs="Arial"/>
            </w:rPr>
          </w:rPrChange>
        </w:rPr>
        <w:t>of</w:t>
      </w:r>
      <w:r w:rsidRPr="002746DC">
        <w:rPr>
          <w:rFonts w:ascii="Arial" w:hAnsi="Arial" w:cs="Arial"/>
          <w:spacing w:val="9"/>
          <w:sz w:val="21"/>
          <w:szCs w:val="21"/>
          <w:rPrChange w:id="3787"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88" w:author="De Jesus Borges, Thiago" w:date="2024-08-15T12:22:00Z" w16du:dateUtc="2024-08-15T16:22:00Z">
            <w:rPr>
              <w:rFonts w:ascii="Arial" w:hAnsi="Arial" w:cs="Arial"/>
            </w:rPr>
          </w:rPrChange>
        </w:rPr>
        <w:t>log2FoldChange.</w:t>
      </w:r>
      <w:r w:rsidRPr="002746DC">
        <w:rPr>
          <w:rFonts w:ascii="Arial" w:hAnsi="Arial" w:cs="Arial"/>
          <w:spacing w:val="9"/>
          <w:sz w:val="21"/>
          <w:szCs w:val="21"/>
          <w:rPrChange w:id="3789"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90" w:author="De Jesus Borges, Thiago" w:date="2024-08-15T12:22:00Z" w16du:dateUtc="2024-08-15T16:22:00Z">
            <w:rPr>
              <w:rFonts w:ascii="Arial" w:hAnsi="Arial" w:cs="Arial"/>
            </w:rPr>
          </w:rPrChange>
        </w:rPr>
        <w:t>We</w:t>
      </w:r>
      <w:r w:rsidRPr="002746DC">
        <w:rPr>
          <w:rFonts w:ascii="Arial" w:hAnsi="Arial" w:cs="Arial"/>
          <w:spacing w:val="9"/>
          <w:sz w:val="21"/>
          <w:szCs w:val="21"/>
          <w:rPrChange w:id="3791"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92" w:author="De Jesus Borges, Thiago" w:date="2024-08-15T12:22:00Z" w16du:dateUtc="2024-08-15T16:22:00Z">
            <w:rPr>
              <w:rFonts w:ascii="Arial" w:hAnsi="Arial" w:cs="Arial"/>
            </w:rPr>
          </w:rPrChange>
        </w:rPr>
        <w:t>consider</w:t>
      </w:r>
      <w:r w:rsidRPr="002746DC">
        <w:rPr>
          <w:rFonts w:ascii="Arial" w:hAnsi="Arial" w:cs="Arial"/>
          <w:spacing w:val="9"/>
          <w:sz w:val="21"/>
          <w:szCs w:val="21"/>
          <w:rPrChange w:id="3793"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3794" w:author="De Jesus Borges, Thiago" w:date="2024-08-15T12:22:00Z" w16du:dateUtc="2024-08-15T16:22:00Z">
            <w:rPr>
              <w:rFonts w:ascii="Arial" w:hAnsi="Arial" w:cs="Arial"/>
            </w:rPr>
          </w:rPrChange>
        </w:rPr>
        <w:t>an</w:t>
      </w:r>
      <w:r w:rsidRPr="002746DC">
        <w:rPr>
          <w:rFonts w:ascii="Arial" w:hAnsi="Arial" w:cs="Arial"/>
          <w:spacing w:val="8"/>
          <w:sz w:val="21"/>
          <w:szCs w:val="21"/>
          <w:rPrChange w:id="3795"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3796" w:author="De Jesus Borges, Thiago" w:date="2024-08-15T12:22:00Z" w16du:dateUtc="2024-08-15T16:22:00Z">
            <w:rPr>
              <w:rFonts w:ascii="Arial" w:hAnsi="Arial" w:cs="Arial"/>
              <w:spacing w:val="-2"/>
            </w:rPr>
          </w:rPrChange>
        </w:rPr>
        <w:t>adjusted p-value</w:t>
      </w:r>
      <w:r w:rsidRPr="002746DC">
        <w:rPr>
          <w:rFonts w:ascii="Arial" w:hAnsi="Arial" w:cs="Arial"/>
          <w:spacing w:val="1"/>
          <w:sz w:val="21"/>
          <w:szCs w:val="21"/>
          <w:rPrChange w:id="3797" w:author="De Jesus Borges, Thiago" w:date="2024-08-15T12:22:00Z" w16du:dateUtc="2024-08-15T16:22:00Z">
            <w:rPr>
              <w:rFonts w:ascii="Arial" w:hAnsi="Arial" w:cs="Arial"/>
              <w:spacing w:val="1"/>
            </w:rPr>
          </w:rPrChange>
        </w:rPr>
        <w:t xml:space="preserve"> </w:t>
      </w:r>
      <w:r w:rsidRPr="002746DC">
        <w:rPr>
          <w:rFonts w:ascii="Arial" w:hAnsi="Arial" w:cs="Arial"/>
          <w:i/>
          <w:spacing w:val="-2"/>
          <w:sz w:val="21"/>
          <w:szCs w:val="21"/>
          <w:rPrChange w:id="3798" w:author="De Jesus Borges, Thiago" w:date="2024-08-15T12:22:00Z" w16du:dateUtc="2024-08-15T16:22:00Z">
            <w:rPr>
              <w:rFonts w:ascii="Arial" w:hAnsi="Arial" w:cs="Arial"/>
              <w:i/>
              <w:spacing w:val="-2"/>
            </w:rPr>
          </w:rPrChange>
        </w:rPr>
        <w:t>≤</w:t>
      </w:r>
      <w:r w:rsidRPr="002746DC">
        <w:rPr>
          <w:rFonts w:ascii="Arial" w:hAnsi="Arial" w:cs="Arial"/>
          <w:i/>
          <w:spacing w:val="-15"/>
          <w:sz w:val="21"/>
          <w:szCs w:val="21"/>
          <w:rPrChange w:id="3799" w:author="De Jesus Borges, Thiago" w:date="2024-08-15T12:22:00Z" w16du:dateUtc="2024-08-15T16:22:00Z">
            <w:rPr>
              <w:rFonts w:ascii="Arial" w:hAnsi="Arial" w:cs="Arial"/>
              <w:i/>
              <w:spacing w:val="-15"/>
            </w:rPr>
          </w:rPrChange>
        </w:rPr>
        <w:t xml:space="preserve"> </w:t>
      </w:r>
      <w:r w:rsidRPr="002746DC">
        <w:rPr>
          <w:rFonts w:ascii="Arial" w:hAnsi="Arial" w:cs="Arial"/>
          <w:spacing w:val="-2"/>
          <w:sz w:val="21"/>
          <w:szCs w:val="21"/>
          <w:rPrChange w:id="3800" w:author="De Jesus Borges, Thiago" w:date="2024-08-15T12:22:00Z" w16du:dateUtc="2024-08-15T16:22:00Z">
            <w:rPr>
              <w:rFonts w:ascii="Arial" w:hAnsi="Arial" w:cs="Arial"/>
              <w:spacing w:val="-2"/>
            </w:rPr>
          </w:rPrChange>
        </w:rPr>
        <w:t>0.05</w:t>
      </w:r>
      <w:r w:rsidRPr="002746DC">
        <w:rPr>
          <w:rFonts w:ascii="Arial" w:hAnsi="Arial" w:cs="Arial"/>
          <w:spacing w:val="3"/>
          <w:sz w:val="21"/>
          <w:szCs w:val="21"/>
          <w:rPrChange w:id="3801"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802" w:author="De Jesus Borges, Thiago" w:date="2024-08-15T12:22:00Z" w16du:dateUtc="2024-08-15T16:22:00Z">
            <w:rPr>
              <w:rFonts w:ascii="Arial" w:hAnsi="Arial" w:cs="Arial"/>
              <w:spacing w:val="-2"/>
            </w:rPr>
          </w:rPrChange>
        </w:rPr>
        <w:t>as</w:t>
      </w:r>
      <w:r w:rsidRPr="002746DC">
        <w:rPr>
          <w:rFonts w:ascii="Arial" w:hAnsi="Arial" w:cs="Arial"/>
          <w:spacing w:val="4"/>
          <w:sz w:val="21"/>
          <w:szCs w:val="21"/>
          <w:rPrChange w:id="3803"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804" w:author="De Jesus Borges, Thiago" w:date="2024-08-15T12:22:00Z" w16du:dateUtc="2024-08-15T16:22:00Z">
            <w:rPr>
              <w:rFonts w:ascii="Arial" w:hAnsi="Arial" w:cs="Arial"/>
              <w:spacing w:val="-2"/>
            </w:rPr>
          </w:rPrChange>
        </w:rPr>
        <w:t>a</w:t>
      </w:r>
      <w:r w:rsidRPr="002746DC">
        <w:rPr>
          <w:rFonts w:ascii="Arial" w:hAnsi="Arial" w:cs="Arial"/>
          <w:spacing w:val="3"/>
          <w:sz w:val="21"/>
          <w:szCs w:val="21"/>
          <w:rPrChange w:id="3805"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806" w:author="De Jesus Borges, Thiago" w:date="2024-08-15T12:22:00Z" w16du:dateUtc="2024-08-15T16:22:00Z">
            <w:rPr>
              <w:rFonts w:ascii="Arial" w:hAnsi="Arial" w:cs="Arial"/>
              <w:spacing w:val="-2"/>
            </w:rPr>
          </w:rPrChange>
        </w:rPr>
        <w:t>significant</w:t>
      </w:r>
      <w:r w:rsidRPr="002746DC">
        <w:rPr>
          <w:rFonts w:ascii="Arial" w:hAnsi="Arial" w:cs="Arial"/>
          <w:spacing w:val="3"/>
          <w:sz w:val="21"/>
          <w:szCs w:val="21"/>
          <w:rPrChange w:id="3807"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3808" w:author="De Jesus Borges, Thiago" w:date="2024-08-15T12:22:00Z" w16du:dateUtc="2024-08-15T16:22:00Z">
            <w:rPr>
              <w:rFonts w:ascii="Arial" w:hAnsi="Arial" w:cs="Arial"/>
              <w:spacing w:val="-2"/>
            </w:rPr>
          </w:rPrChange>
        </w:rPr>
        <w:t>level. For</w:t>
      </w:r>
      <w:r w:rsidRPr="002746DC">
        <w:rPr>
          <w:rFonts w:ascii="Arial" w:hAnsi="Arial" w:cs="Arial"/>
          <w:spacing w:val="5"/>
          <w:sz w:val="21"/>
          <w:szCs w:val="21"/>
          <w:rPrChange w:id="380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3810" w:author="De Jesus Borges, Thiago" w:date="2024-08-15T12:22:00Z" w16du:dateUtc="2024-08-15T16:22:00Z">
            <w:rPr>
              <w:rFonts w:ascii="Arial" w:hAnsi="Arial" w:cs="Arial"/>
              <w:spacing w:val="-2"/>
            </w:rPr>
          </w:rPrChange>
        </w:rPr>
        <w:t>each</w:t>
      </w:r>
      <w:r w:rsidRPr="002746DC">
        <w:rPr>
          <w:rFonts w:ascii="Arial" w:hAnsi="Arial" w:cs="Arial"/>
          <w:spacing w:val="6"/>
          <w:sz w:val="21"/>
          <w:szCs w:val="21"/>
          <w:rPrChange w:id="3811"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812" w:author="De Jesus Borges, Thiago" w:date="2024-08-15T12:22:00Z" w16du:dateUtc="2024-08-15T16:22:00Z">
            <w:rPr>
              <w:rFonts w:ascii="Arial" w:hAnsi="Arial" w:cs="Arial"/>
              <w:spacing w:val="-2"/>
            </w:rPr>
          </w:rPrChange>
        </w:rPr>
        <w:t>study</w:t>
      </w:r>
      <w:r w:rsidR="00D34E12" w:rsidRPr="002746DC">
        <w:rPr>
          <w:rFonts w:ascii="Arial" w:hAnsi="Arial" w:cs="Arial"/>
          <w:spacing w:val="6"/>
          <w:sz w:val="21"/>
          <w:szCs w:val="21"/>
          <w:rPrChange w:id="3813" w:author="De Jesus Borges, Thiago" w:date="2024-08-15T12:22:00Z" w16du:dateUtc="2024-08-15T16:22:00Z">
            <w:rPr>
              <w:rFonts w:ascii="Arial" w:hAnsi="Arial" w:cs="Arial"/>
              <w:spacing w:val="6"/>
            </w:rPr>
          </w:rPrChange>
        </w:rPr>
        <w:t>, we use the normalized expression counts from DESeq2 and calculate the coefficient of variation (CV) (equation 1), coefficient of variation of pairwise stability (</w:t>
      </w:r>
      <w:proofErr w:type="spellStart"/>
      <w:r w:rsidR="00D34E12" w:rsidRPr="002746DC">
        <w:rPr>
          <w:rFonts w:ascii="Arial" w:hAnsi="Arial" w:cs="Arial"/>
          <w:spacing w:val="6"/>
          <w:sz w:val="21"/>
          <w:szCs w:val="21"/>
          <w:rPrChange w:id="3814" w:author="De Jesus Borges, Thiago" w:date="2024-08-15T12:22:00Z" w16du:dateUtc="2024-08-15T16:22:00Z">
            <w:rPr>
              <w:rFonts w:ascii="Arial" w:hAnsi="Arial" w:cs="Arial"/>
              <w:spacing w:val="6"/>
            </w:rPr>
          </w:rPrChange>
        </w:rPr>
        <w:t>cvSTB</w:t>
      </w:r>
      <w:proofErr w:type="spellEnd"/>
      <w:r w:rsidR="00D34E12" w:rsidRPr="002746DC">
        <w:rPr>
          <w:rFonts w:ascii="Arial" w:hAnsi="Arial" w:cs="Arial"/>
          <w:spacing w:val="6"/>
          <w:sz w:val="21"/>
          <w:szCs w:val="21"/>
          <w:rPrChange w:id="3815" w:author="De Jesus Borges, Thiago" w:date="2024-08-15T12:22:00Z" w16du:dateUtc="2024-08-15T16:22:00Z">
            <w:rPr>
              <w:rFonts w:ascii="Arial" w:hAnsi="Arial" w:cs="Arial"/>
              <w:spacing w:val="6"/>
            </w:rPr>
          </w:rPrChange>
        </w:rPr>
        <w:t>) (equation 2),</w:t>
      </w:r>
      <w:r w:rsidRPr="002746DC">
        <w:rPr>
          <w:rFonts w:ascii="Arial" w:hAnsi="Arial" w:cs="Arial"/>
          <w:sz w:val="21"/>
          <w:szCs w:val="21"/>
          <w:rPrChange w:id="3816" w:author="De Jesus Borges, Thiago" w:date="2024-08-15T12:22:00Z" w16du:dateUtc="2024-08-15T16:22:00Z">
            <w:rPr>
              <w:rFonts w:ascii="Arial" w:hAnsi="Arial" w:cs="Arial"/>
            </w:rPr>
          </w:rPrChange>
        </w:rPr>
        <w:t xml:space="preserve"> and </w:t>
      </w:r>
      <w:r w:rsidR="00D34E12" w:rsidRPr="002746DC">
        <w:rPr>
          <w:rFonts w:ascii="Arial" w:hAnsi="Arial" w:cs="Arial"/>
          <w:sz w:val="21"/>
          <w:szCs w:val="21"/>
          <w:rPrChange w:id="3817" w:author="De Jesus Borges, Thiago" w:date="2024-08-15T12:22:00Z" w16du:dateUtc="2024-08-15T16:22:00Z">
            <w:rPr>
              <w:rFonts w:ascii="Arial" w:hAnsi="Arial" w:cs="Arial"/>
            </w:rPr>
          </w:rPrChange>
        </w:rPr>
        <w:t>Gini</w:t>
      </w:r>
      <w:r w:rsidRPr="002746DC">
        <w:rPr>
          <w:rFonts w:ascii="Arial" w:hAnsi="Arial" w:cs="Arial"/>
          <w:sz w:val="21"/>
          <w:szCs w:val="21"/>
          <w:rPrChange w:id="3818" w:author="De Jesus Borges, Thiago" w:date="2024-08-15T12:22:00Z" w16du:dateUtc="2024-08-15T16:22:00Z">
            <w:rPr>
              <w:rFonts w:ascii="Arial" w:hAnsi="Arial" w:cs="Arial"/>
            </w:rPr>
          </w:rPrChange>
        </w:rPr>
        <w:t xml:space="preserve"> coefficient (equation 3) for all </w:t>
      </w:r>
      <w:r w:rsidRPr="002746DC">
        <w:rPr>
          <w:rFonts w:ascii="Arial" w:hAnsi="Arial" w:cs="Arial"/>
          <w:i/>
          <w:sz w:val="21"/>
          <w:szCs w:val="21"/>
          <w:rPrChange w:id="3819" w:author="De Jesus Borges, Thiago" w:date="2024-08-15T12:22:00Z" w16du:dateUtc="2024-08-15T16:22:00Z">
            <w:rPr>
              <w:rFonts w:ascii="Arial" w:hAnsi="Arial" w:cs="Arial"/>
              <w:i/>
            </w:rPr>
          </w:rPrChange>
        </w:rPr>
        <w:t xml:space="preserve">n </w:t>
      </w:r>
      <w:r w:rsidRPr="002746DC">
        <w:rPr>
          <w:rFonts w:ascii="Arial" w:hAnsi="Arial" w:cs="Arial"/>
          <w:sz w:val="21"/>
          <w:szCs w:val="21"/>
          <w:rPrChange w:id="3820" w:author="De Jesus Borges, Thiago" w:date="2024-08-15T12:22:00Z" w16du:dateUtc="2024-08-15T16:22:00Z">
            <w:rPr>
              <w:rFonts w:ascii="Arial" w:hAnsi="Arial" w:cs="Arial"/>
            </w:rPr>
          </w:rPrChange>
        </w:rPr>
        <w:t xml:space="preserve">genes of </w:t>
      </w:r>
      <w:r w:rsidRPr="002746DC">
        <w:rPr>
          <w:rFonts w:ascii="Arial" w:hAnsi="Arial" w:cs="Arial"/>
          <w:i/>
          <w:sz w:val="21"/>
          <w:szCs w:val="21"/>
          <w:rPrChange w:id="3821" w:author="De Jesus Borges, Thiago" w:date="2024-08-15T12:22:00Z" w16du:dateUtc="2024-08-15T16:22:00Z">
            <w:rPr>
              <w:rFonts w:ascii="Arial" w:hAnsi="Arial" w:cs="Arial"/>
              <w:i/>
            </w:rPr>
          </w:rPrChange>
        </w:rPr>
        <w:t xml:space="preserve">m </w:t>
      </w:r>
      <w:r w:rsidRPr="002746DC">
        <w:rPr>
          <w:rFonts w:ascii="Arial" w:hAnsi="Arial" w:cs="Arial"/>
          <w:sz w:val="21"/>
          <w:szCs w:val="21"/>
          <w:rPrChange w:id="3822" w:author="De Jesus Borges, Thiago" w:date="2024-08-15T12:22:00Z" w16du:dateUtc="2024-08-15T16:22:00Z">
            <w:rPr>
              <w:rFonts w:ascii="Arial" w:hAnsi="Arial" w:cs="Arial"/>
            </w:rPr>
          </w:rPrChange>
        </w:rPr>
        <w:t xml:space="preserve">samples with </w:t>
      </w:r>
      <w:r w:rsidRPr="002746DC">
        <w:rPr>
          <w:rFonts w:ascii="Arial" w:hAnsi="Arial" w:cs="Arial"/>
          <w:i/>
          <w:sz w:val="21"/>
          <w:szCs w:val="21"/>
          <w:rPrChange w:id="3823" w:author="De Jesus Borges, Thiago" w:date="2024-08-15T12:22:00Z" w16du:dateUtc="2024-08-15T16:22:00Z">
            <w:rPr>
              <w:rFonts w:ascii="Arial" w:hAnsi="Arial" w:cs="Arial"/>
              <w:i/>
            </w:rPr>
          </w:rPrChange>
        </w:rPr>
        <w:t>in-home</w:t>
      </w:r>
      <w:r w:rsidRPr="002746DC">
        <w:rPr>
          <w:rFonts w:ascii="Arial" w:hAnsi="Arial" w:cs="Arial"/>
          <w:i/>
          <w:spacing w:val="40"/>
          <w:sz w:val="21"/>
          <w:szCs w:val="21"/>
          <w:rPrChange w:id="3824" w:author="De Jesus Borges, Thiago" w:date="2024-08-15T12:22:00Z" w16du:dateUtc="2024-08-15T16:22:00Z">
            <w:rPr>
              <w:rFonts w:ascii="Arial" w:hAnsi="Arial" w:cs="Arial"/>
              <w:i/>
              <w:spacing w:val="40"/>
            </w:rPr>
          </w:rPrChange>
        </w:rPr>
        <w:t xml:space="preserve"> </w:t>
      </w:r>
      <w:r w:rsidRPr="002746DC">
        <w:rPr>
          <w:rFonts w:ascii="Arial" w:hAnsi="Arial" w:cs="Arial"/>
          <w:sz w:val="21"/>
          <w:szCs w:val="21"/>
          <w:rPrChange w:id="3825" w:author="De Jesus Borges, Thiago" w:date="2024-08-15T12:22:00Z" w16du:dateUtc="2024-08-15T16:22:00Z">
            <w:rPr>
              <w:rFonts w:ascii="Arial" w:hAnsi="Arial" w:cs="Arial"/>
            </w:rPr>
          </w:rPrChange>
        </w:rPr>
        <w:t>Python 3.12.1 script.</w:t>
      </w:r>
    </w:p>
    <w:p w14:paraId="732D0A46" w14:textId="33BA1619" w:rsidR="0088597B" w:rsidRPr="002746DC" w:rsidRDefault="0088597B">
      <w:pPr>
        <w:pStyle w:val="BodyText"/>
        <w:spacing w:before="123" w:line="254" w:lineRule="auto"/>
        <w:ind w:left="360" w:right="317"/>
        <w:jc w:val="center"/>
        <w:rPr>
          <w:rFonts w:ascii="Arial" w:hAnsi="Arial" w:cs="Arial"/>
          <w:sz w:val="21"/>
          <w:szCs w:val="21"/>
          <w:rPrChange w:id="3826" w:author="De Jesus Borges, Thiago" w:date="2024-08-15T12:22:00Z" w16du:dateUtc="2024-08-15T16:22:00Z">
            <w:rPr>
              <w:rFonts w:ascii="Arial" w:hAnsi="Arial" w:cs="Arial"/>
            </w:rPr>
          </w:rPrChange>
        </w:rPr>
        <w:pPrChange w:id="3827" w:author="De Jesus Borges, Thiago" w:date="2024-08-15T12:22:00Z" w16du:dateUtc="2024-08-15T16:22:00Z">
          <w:pPr>
            <w:pStyle w:val="BodyText"/>
            <w:spacing w:before="123" w:line="254" w:lineRule="auto"/>
            <w:ind w:left="811" w:right="317"/>
            <w:jc w:val="center"/>
          </w:pPr>
        </w:pPrChange>
      </w:pPr>
      <w:r w:rsidRPr="002746DC">
        <w:rPr>
          <w:rFonts w:ascii="Arial" w:hAnsi="Arial" w:cs="Arial"/>
          <w:noProof/>
          <w:sz w:val="21"/>
          <w:szCs w:val="21"/>
          <w:rPrChange w:id="3828" w:author="De Jesus Borges, Thiago" w:date="2024-08-15T12:22:00Z" w16du:dateUtc="2024-08-15T16:22:00Z">
            <w:rPr>
              <w:rFonts w:ascii="Arial" w:hAnsi="Arial" w:cs="Arial"/>
              <w:noProof/>
            </w:rPr>
          </w:rPrChange>
        </w:rPr>
        <w:lastRenderedPageBreak/>
        <w:drawing>
          <wp:inline distT="0" distB="0" distL="0" distR="0" wp14:anchorId="04EE81F2" wp14:editId="34AD83B6">
            <wp:extent cx="4171950" cy="1802478"/>
            <wp:effectExtent l="0" t="0" r="0" b="7620"/>
            <wp:docPr id="2331107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072" name="Picture 1" descr="A math equations on a white background&#10;&#10;Description automatically generated"/>
                    <pic:cNvPicPr/>
                  </pic:nvPicPr>
                  <pic:blipFill>
                    <a:blip r:embed="rId19"/>
                    <a:stretch>
                      <a:fillRect/>
                    </a:stretch>
                  </pic:blipFill>
                  <pic:spPr>
                    <a:xfrm>
                      <a:off x="0" y="0"/>
                      <a:ext cx="4176726" cy="1804541"/>
                    </a:xfrm>
                    <a:prstGeom prst="rect">
                      <a:avLst/>
                    </a:prstGeom>
                  </pic:spPr>
                </pic:pic>
              </a:graphicData>
            </a:graphic>
          </wp:inline>
        </w:drawing>
      </w:r>
    </w:p>
    <w:p w14:paraId="1DF27AB1" w14:textId="155A420F" w:rsidR="00833730" w:rsidRPr="002746DC" w:rsidRDefault="0047037D">
      <w:pPr>
        <w:pStyle w:val="BodyText"/>
        <w:spacing w:before="166" w:line="254" w:lineRule="auto"/>
        <w:ind w:left="360" w:right="319" w:firstLine="298"/>
        <w:rPr>
          <w:rFonts w:ascii="Arial" w:hAnsi="Arial" w:cs="Arial"/>
          <w:sz w:val="21"/>
          <w:szCs w:val="21"/>
          <w:rPrChange w:id="3829" w:author="De Jesus Borges, Thiago" w:date="2024-08-15T12:22:00Z" w16du:dateUtc="2024-08-15T16:22:00Z">
            <w:rPr>
              <w:rFonts w:ascii="Arial" w:hAnsi="Arial" w:cs="Arial"/>
            </w:rPr>
          </w:rPrChange>
        </w:rPr>
        <w:pPrChange w:id="3830" w:author="De Jesus Borges, Thiago" w:date="2024-08-15T12:22:00Z" w16du:dateUtc="2024-08-15T16:22:00Z">
          <w:pPr>
            <w:pStyle w:val="BodyText"/>
            <w:spacing w:before="166" w:line="254" w:lineRule="auto"/>
            <w:ind w:left="811" w:right="319" w:firstLine="298"/>
          </w:pPr>
        </w:pPrChange>
      </w:pPr>
      <w:r w:rsidRPr="002746DC">
        <w:rPr>
          <w:rFonts w:ascii="Arial" w:hAnsi="Arial" w:cs="Arial"/>
          <w:sz w:val="21"/>
          <w:szCs w:val="21"/>
          <w:rPrChange w:id="3831" w:author="De Jesus Borges, Thiago" w:date="2024-08-15T12:22:00Z" w16du:dateUtc="2024-08-15T16:22:00Z">
            <w:rPr>
              <w:rFonts w:ascii="Arial" w:hAnsi="Arial" w:cs="Arial"/>
            </w:rPr>
          </w:rPrChange>
        </w:rPr>
        <w:t>Where</w:t>
      </w:r>
      <w:r w:rsidR="00D34E12" w:rsidRPr="002746DC">
        <w:rPr>
          <w:rFonts w:ascii="Arial" w:hAnsi="Arial" w:cs="Arial"/>
          <w:sz w:val="21"/>
          <w:szCs w:val="21"/>
          <w:rPrChange w:id="3832" w:author="De Jesus Borges, Thiago" w:date="2024-08-15T12:22:00Z" w16du:dateUtc="2024-08-15T16:22:00Z">
            <w:rPr>
              <w:rFonts w:ascii="Arial" w:hAnsi="Arial" w:cs="Arial"/>
            </w:rPr>
          </w:rPrChange>
        </w:rPr>
        <w:t xml:space="preserve"> e is the gene expression value, µ is the average gene expression,</w:t>
      </w:r>
      <w:r w:rsidRPr="002746DC">
        <w:rPr>
          <w:rFonts w:ascii="Arial" w:hAnsi="Arial" w:cs="Arial"/>
          <w:spacing w:val="-6"/>
          <w:sz w:val="21"/>
          <w:szCs w:val="21"/>
          <w:rPrChange w:id="3833" w:author="De Jesus Borges, Thiago" w:date="2024-08-15T12:22:00Z" w16du:dateUtc="2024-08-15T16:22:00Z">
            <w:rPr>
              <w:rFonts w:ascii="Arial" w:hAnsi="Arial" w:cs="Arial"/>
              <w:spacing w:val="-6"/>
            </w:rPr>
          </w:rPrChange>
        </w:rPr>
        <w:t xml:space="preserve"> </w:t>
      </w:r>
      <w:r w:rsidRPr="002746DC">
        <w:rPr>
          <w:rFonts w:ascii="Arial" w:hAnsi="Arial" w:cs="Arial"/>
          <w:sz w:val="21"/>
          <w:szCs w:val="21"/>
          <w:rPrChange w:id="3834" w:author="De Jesus Borges, Thiago" w:date="2024-08-15T12:22:00Z" w16du:dateUtc="2024-08-15T16:22:00Z">
            <w:rPr>
              <w:rFonts w:ascii="Arial" w:hAnsi="Arial" w:cs="Arial"/>
            </w:rPr>
          </w:rPrChange>
        </w:rPr>
        <w:t>and</w:t>
      </w:r>
      <w:r w:rsidRPr="002746DC">
        <w:rPr>
          <w:rFonts w:ascii="Arial" w:hAnsi="Arial" w:cs="Arial"/>
          <w:spacing w:val="-6"/>
          <w:sz w:val="21"/>
          <w:szCs w:val="21"/>
          <w:rPrChange w:id="3835" w:author="De Jesus Borges, Thiago" w:date="2024-08-15T12:22:00Z" w16du:dateUtc="2024-08-15T16:22:00Z">
            <w:rPr>
              <w:rFonts w:ascii="Arial" w:hAnsi="Arial" w:cs="Arial"/>
              <w:spacing w:val="-6"/>
            </w:rPr>
          </w:rPrChange>
        </w:rPr>
        <w:t xml:space="preserve"> </w:t>
      </w:r>
      <w:r w:rsidRPr="002746DC">
        <w:rPr>
          <w:rFonts w:ascii="Arial" w:hAnsi="Arial" w:cs="Arial"/>
          <w:i/>
          <w:sz w:val="21"/>
          <w:szCs w:val="21"/>
          <w:rPrChange w:id="3836" w:author="De Jesus Borges, Thiago" w:date="2024-08-15T12:22:00Z" w16du:dateUtc="2024-08-15T16:22:00Z">
            <w:rPr>
              <w:rFonts w:ascii="Arial" w:hAnsi="Arial" w:cs="Arial"/>
              <w:i/>
            </w:rPr>
          </w:rPrChange>
        </w:rPr>
        <w:t>σ</w:t>
      </w:r>
      <w:r w:rsidRPr="002746DC">
        <w:rPr>
          <w:rFonts w:ascii="Arial" w:hAnsi="Arial" w:cs="Arial"/>
          <w:i/>
          <w:spacing w:val="-1"/>
          <w:sz w:val="21"/>
          <w:szCs w:val="21"/>
          <w:rPrChange w:id="3837" w:author="De Jesus Borges, Thiago" w:date="2024-08-15T12:22:00Z" w16du:dateUtc="2024-08-15T16:22:00Z">
            <w:rPr>
              <w:rFonts w:ascii="Arial" w:hAnsi="Arial" w:cs="Arial"/>
              <w:i/>
              <w:spacing w:val="-1"/>
            </w:rPr>
          </w:rPrChange>
        </w:rPr>
        <w:t xml:space="preserve"> </w:t>
      </w:r>
      <w:r w:rsidRPr="002746DC">
        <w:rPr>
          <w:rFonts w:ascii="Arial" w:hAnsi="Arial" w:cs="Arial"/>
          <w:sz w:val="21"/>
          <w:szCs w:val="21"/>
          <w:rPrChange w:id="3838" w:author="De Jesus Borges, Thiago" w:date="2024-08-15T12:22:00Z" w16du:dateUtc="2024-08-15T16:22:00Z">
            <w:rPr>
              <w:rFonts w:ascii="Arial" w:hAnsi="Arial" w:cs="Arial"/>
            </w:rPr>
          </w:rPrChange>
        </w:rPr>
        <w:t>is the standard deviation</w:t>
      </w:r>
      <w:r w:rsidR="007654F3" w:rsidRPr="002746DC">
        <w:rPr>
          <w:rFonts w:ascii="Arial" w:hAnsi="Arial" w:cs="Arial"/>
          <w:sz w:val="21"/>
          <w:szCs w:val="21"/>
          <w:rPrChange w:id="3839" w:author="De Jesus Borges, Thiago" w:date="2024-08-15T12:22:00Z" w16du:dateUtc="2024-08-15T16:22:00Z">
            <w:rPr>
              <w:rFonts w:ascii="Arial" w:hAnsi="Arial" w:cs="Arial"/>
            </w:rPr>
          </w:rPrChange>
        </w:rPr>
        <w:t>.</w:t>
      </w:r>
    </w:p>
    <w:p w14:paraId="4063F36B" w14:textId="373E77ED" w:rsidR="00F675DE" w:rsidRPr="002746DC" w:rsidRDefault="0047037D">
      <w:pPr>
        <w:pStyle w:val="BodyText"/>
        <w:spacing w:before="166" w:line="254" w:lineRule="auto"/>
        <w:ind w:left="360" w:right="319" w:firstLine="298"/>
        <w:rPr>
          <w:rFonts w:ascii="Arial" w:hAnsi="Arial" w:cs="Arial"/>
          <w:sz w:val="21"/>
          <w:szCs w:val="21"/>
          <w:rPrChange w:id="3840" w:author="De Jesus Borges, Thiago" w:date="2024-08-15T12:22:00Z" w16du:dateUtc="2024-08-15T16:22:00Z">
            <w:rPr>
              <w:rFonts w:ascii="Arial" w:hAnsi="Arial" w:cs="Arial"/>
            </w:rPr>
          </w:rPrChange>
        </w:rPr>
        <w:pPrChange w:id="3841" w:author="De Jesus Borges, Thiago" w:date="2024-08-15T12:22:00Z" w16du:dateUtc="2024-08-15T16:22:00Z">
          <w:pPr>
            <w:pStyle w:val="BodyText"/>
            <w:spacing w:before="166" w:line="254" w:lineRule="auto"/>
            <w:ind w:left="811" w:right="319" w:firstLine="298"/>
          </w:pPr>
        </w:pPrChange>
      </w:pPr>
      <w:r w:rsidRPr="002746DC">
        <w:rPr>
          <w:rFonts w:ascii="Arial" w:hAnsi="Arial" w:cs="Arial"/>
          <w:sz w:val="21"/>
          <w:szCs w:val="21"/>
          <w:rPrChange w:id="3842" w:author="De Jesus Borges, Thiago" w:date="2024-08-15T12:22:00Z" w16du:dateUtc="2024-08-15T16:22:00Z">
            <w:rPr>
              <w:rFonts w:ascii="Arial" w:hAnsi="Arial" w:cs="Arial"/>
            </w:rPr>
          </w:rPrChange>
        </w:rPr>
        <w:t>Since the majority of the public dataset does not inform batch sample process, demography</w:t>
      </w:r>
      <w:r w:rsidR="00D34E12" w:rsidRPr="002746DC">
        <w:rPr>
          <w:rFonts w:ascii="Arial" w:hAnsi="Arial" w:cs="Arial"/>
          <w:sz w:val="21"/>
          <w:szCs w:val="21"/>
          <w:rPrChange w:id="3843" w:author="De Jesus Borges, Thiago" w:date="2024-08-15T12:22:00Z" w16du:dateUtc="2024-08-15T16:22:00Z">
            <w:rPr>
              <w:rFonts w:ascii="Arial" w:hAnsi="Arial" w:cs="Arial"/>
            </w:rPr>
          </w:rPrChange>
        </w:rPr>
        <w:t>,</w:t>
      </w:r>
      <w:r w:rsidRPr="002746DC">
        <w:rPr>
          <w:rFonts w:ascii="Arial" w:hAnsi="Arial" w:cs="Arial"/>
          <w:sz w:val="21"/>
          <w:szCs w:val="21"/>
          <w:rPrChange w:id="3844" w:author="De Jesus Borges, Thiago" w:date="2024-08-15T12:22:00Z" w16du:dateUtc="2024-08-15T16:22:00Z">
            <w:rPr>
              <w:rFonts w:ascii="Arial" w:hAnsi="Arial" w:cs="Arial"/>
            </w:rPr>
          </w:rPrChange>
        </w:rPr>
        <w:t xml:space="preserve"> and health conditions of the patients, we cluster the samples of each study with a Louvain algorithm from scikit-network 0.31.0 python package [</w:t>
      </w:r>
      <w:r w:rsidRPr="002746DC">
        <w:rPr>
          <w:sz w:val="21"/>
          <w:szCs w:val="21"/>
          <w:rPrChange w:id="3845" w:author="De Jesus Borges, Thiago" w:date="2024-08-15T12:22:00Z" w16du:dateUtc="2024-08-15T16:22:00Z">
            <w:rPr/>
          </w:rPrChange>
        </w:rPr>
        <w:fldChar w:fldCharType="begin"/>
      </w:r>
      <w:r w:rsidRPr="002746DC">
        <w:rPr>
          <w:sz w:val="21"/>
          <w:szCs w:val="21"/>
          <w:rPrChange w:id="3846" w:author="De Jesus Borges, Thiago" w:date="2024-08-15T12:22:00Z" w16du:dateUtc="2024-08-15T16:22:00Z">
            <w:rPr/>
          </w:rPrChange>
        </w:rPr>
        <w:instrText>HYPERLINK \l "_bookmark57"</w:instrText>
      </w:r>
      <w:r w:rsidRPr="00EB5EE6">
        <w:rPr>
          <w:sz w:val="21"/>
          <w:szCs w:val="21"/>
        </w:rPr>
      </w:r>
      <w:r w:rsidRPr="002746DC">
        <w:rPr>
          <w:sz w:val="21"/>
          <w:szCs w:val="21"/>
          <w:rPrChange w:id="384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848" w:author="De Jesus Borges, Thiago" w:date="2024-08-15T12:22:00Z" w16du:dateUtc="2024-08-15T16:22:00Z">
            <w:rPr>
              <w:rFonts w:ascii="Arial" w:hAnsi="Arial" w:cs="Arial"/>
              <w:color w:val="0000FF"/>
            </w:rPr>
          </w:rPrChange>
        </w:rPr>
        <w:t>57</w:t>
      </w:r>
      <w:r w:rsidRPr="002746DC">
        <w:rPr>
          <w:rFonts w:ascii="Arial" w:hAnsi="Arial" w:cs="Arial"/>
          <w:color w:val="0000FF"/>
          <w:sz w:val="21"/>
          <w:szCs w:val="21"/>
          <w:rPrChange w:id="384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850" w:author="De Jesus Borges, Thiago" w:date="2024-08-15T12:22:00Z" w16du:dateUtc="2024-08-15T16:22:00Z">
            <w:rPr>
              <w:rFonts w:ascii="Arial" w:hAnsi="Arial" w:cs="Arial"/>
            </w:rPr>
          </w:rPrChange>
        </w:rPr>
        <w:t>], we calculate</w:t>
      </w:r>
      <w:r w:rsidRPr="002746DC">
        <w:rPr>
          <w:rFonts w:ascii="Arial" w:hAnsi="Arial" w:cs="Arial"/>
          <w:spacing w:val="-4"/>
          <w:sz w:val="21"/>
          <w:szCs w:val="21"/>
          <w:rPrChange w:id="385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52" w:author="De Jesus Borges, Thiago" w:date="2024-08-15T12:22:00Z" w16du:dateUtc="2024-08-15T16:22:00Z">
            <w:rPr>
              <w:rFonts w:ascii="Arial" w:hAnsi="Arial" w:cs="Arial"/>
            </w:rPr>
          </w:rPrChange>
        </w:rPr>
        <w:t>CV</w:t>
      </w:r>
      <w:r w:rsidRPr="002746DC">
        <w:rPr>
          <w:rFonts w:ascii="Arial" w:hAnsi="Arial" w:cs="Arial"/>
          <w:spacing w:val="-4"/>
          <w:sz w:val="21"/>
          <w:szCs w:val="21"/>
          <w:rPrChange w:id="385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54" w:author="De Jesus Borges, Thiago" w:date="2024-08-15T12:22:00Z" w16du:dateUtc="2024-08-15T16:22:00Z">
            <w:rPr>
              <w:rFonts w:ascii="Arial" w:hAnsi="Arial" w:cs="Arial"/>
            </w:rPr>
          </w:rPrChange>
        </w:rPr>
        <w:t>and</w:t>
      </w:r>
      <w:r w:rsidRPr="002746DC">
        <w:rPr>
          <w:rFonts w:ascii="Arial" w:hAnsi="Arial" w:cs="Arial"/>
          <w:spacing w:val="-4"/>
          <w:sz w:val="21"/>
          <w:szCs w:val="21"/>
          <w:rPrChange w:id="3855" w:author="De Jesus Borges, Thiago" w:date="2024-08-15T12:22:00Z" w16du:dateUtc="2024-08-15T16:22:00Z">
            <w:rPr>
              <w:rFonts w:ascii="Arial" w:hAnsi="Arial" w:cs="Arial"/>
              <w:spacing w:val="-4"/>
            </w:rPr>
          </w:rPrChange>
        </w:rPr>
        <w:t xml:space="preserve"> </w:t>
      </w:r>
      <w:proofErr w:type="spellStart"/>
      <w:r w:rsidRPr="002746DC">
        <w:rPr>
          <w:rFonts w:ascii="Arial" w:hAnsi="Arial" w:cs="Arial"/>
          <w:sz w:val="21"/>
          <w:szCs w:val="21"/>
          <w:rPrChange w:id="3856" w:author="De Jesus Borges, Thiago" w:date="2024-08-15T12:22:00Z" w16du:dateUtc="2024-08-15T16:22:00Z">
            <w:rPr>
              <w:rFonts w:ascii="Arial" w:hAnsi="Arial" w:cs="Arial"/>
            </w:rPr>
          </w:rPrChange>
        </w:rPr>
        <w:t>cvSTB</w:t>
      </w:r>
      <w:proofErr w:type="spellEnd"/>
      <w:r w:rsidRPr="002746DC">
        <w:rPr>
          <w:rFonts w:ascii="Arial" w:hAnsi="Arial" w:cs="Arial"/>
          <w:spacing w:val="-4"/>
          <w:sz w:val="21"/>
          <w:szCs w:val="21"/>
          <w:rPrChange w:id="385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58" w:author="De Jesus Borges, Thiago" w:date="2024-08-15T12:22:00Z" w16du:dateUtc="2024-08-15T16:22:00Z">
            <w:rPr>
              <w:rFonts w:ascii="Arial" w:hAnsi="Arial" w:cs="Arial"/>
            </w:rPr>
          </w:rPrChange>
        </w:rPr>
        <w:t>for</w:t>
      </w:r>
      <w:r w:rsidRPr="002746DC">
        <w:rPr>
          <w:rFonts w:ascii="Arial" w:hAnsi="Arial" w:cs="Arial"/>
          <w:spacing w:val="-4"/>
          <w:sz w:val="21"/>
          <w:szCs w:val="21"/>
          <w:rPrChange w:id="385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60" w:author="De Jesus Borges, Thiago" w:date="2024-08-15T12:22:00Z" w16du:dateUtc="2024-08-15T16:22:00Z">
            <w:rPr>
              <w:rFonts w:ascii="Arial" w:hAnsi="Arial" w:cs="Arial"/>
            </w:rPr>
          </w:rPrChange>
        </w:rPr>
        <w:t>each</w:t>
      </w:r>
      <w:r w:rsidRPr="002746DC">
        <w:rPr>
          <w:rFonts w:ascii="Arial" w:hAnsi="Arial" w:cs="Arial"/>
          <w:spacing w:val="-4"/>
          <w:sz w:val="21"/>
          <w:szCs w:val="21"/>
          <w:rPrChange w:id="386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62" w:author="De Jesus Borges, Thiago" w:date="2024-08-15T12:22:00Z" w16du:dateUtc="2024-08-15T16:22:00Z">
            <w:rPr>
              <w:rFonts w:ascii="Arial" w:hAnsi="Arial" w:cs="Arial"/>
            </w:rPr>
          </w:rPrChange>
        </w:rPr>
        <w:t>group</w:t>
      </w:r>
      <w:r w:rsidRPr="002746DC">
        <w:rPr>
          <w:rFonts w:ascii="Arial" w:hAnsi="Arial" w:cs="Arial"/>
          <w:spacing w:val="-4"/>
          <w:sz w:val="21"/>
          <w:szCs w:val="21"/>
          <w:rPrChange w:id="386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64" w:author="De Jesus Borges, Thiago" w:date="2024-08-15T12:22:00Z" w16du:dateUtc="2024-08-15T16:22:00Z">
            <w:rPr>
              <w:rFonts w:ascii="Arial" w:hAnsi="Arial" w:cs="Arial"/>
            </w:rPr>
          </w:rPrChange>
        </w:rPr>
        <w:t>and</w:t>
      </w:r>
      <w:r w:rsidRPr="002746DC">
        <w:rPr>
          <w:rFonts w:ascii="Arial" w:hAnsi="Arial" w:cs="Arial"/>
          <w:spacing w:val="-4"/>
          <w:sz w:val="21"/>
          <w:szCs w:val="21"/>
          <w:rPrChange w:id="3865" w:author="De Jesus Borges, Thiago" w:date="2024-08-15T12:22:00Z" w16du:dateUtc="2024-08-15T16:22:00Z">
            <w:rPr>
              <w:rFonts w:ascii="Arial" w:hAnsi="Arial" w:cs="Arial"/>
              <w:spacing w:val="-4"/>
            </w:rPr>
          </w:rPrChange>
        </w:rPr>
        <w:t xml:space="preserve"> </w:t>
      </w:r>
      <w:r w:rsidR="00D34E12" w:rsidRPr="002746DC">
        <w:rPr>
          <w:rFonts w:ascii="Arial" w:hAnsi="Arial" w:cs="Arial"/>
          <w:sz w:val="21"/>
          <w:szCs w:val="21"/>
          <w:rPrChange w:id="3866" w:author="De Jesus Borges, Thiago" w:date="2024-08-15T12:22:00Z" w16du:dateUtc="2024-08-15T16:22:00Z">
            <w:rPr>
              <w:rFonts w:ascii="Arial" w:hAnsi="Arial" w:cs="Arial"/>
            </w:rPr>
          </w:rPrChange>
        </w:rPr>
        <w:t>pool</w:t>
      </w:r>
      <w:r w:rsidRPr="002746DC">
        <w:rPr>
          <w:rFonts w:ascii="Arial" w:hAnsi="Arial" w:cs="Arial"/>
          <w:spacing w:val="-4"/>
          <w:sz w:val="21"/>
          <w:szCs w:val="21"/>
          <w:rPrChange w:id="386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68" w:author="De Jesus Borges, Thiago" w:date="2024-08-15T12:22:00Z" w16du:dateUtc="2024-08-15T16:22:00Z">
            <w:rPr>
              <w:rFonts w:ascii="Arial" w:hAnsi="Arial" w:cs="Arial"/>
            </w:rPr>
          </w:rPrChange>
        </w:rPr>
        <w:t>the</w:t>
      </w:r>
      <w:r w:rsidRPr="002746DC">
        <w:rPr>
          <w:rFonts w:ascii="Arial" w:hAnsi="Arial" w:cs="Arial"/>
          <w:spacing w:val="-4"/>
          <w:sz w:val="21"/>
          <w:szCs w:val="21"/>
          <w:rPrChange w:id="386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70" w:author="De Jesus Borges, Thiago" w:date="2024-08-15T12:22:00Z" w16du:dateUtc="2024-08-15T16:22:00Z">
            <w:rPr>
              <w:rFonts w:ascii="Arial" w:hAnsi="Arial" w:cs="Arial"/>
            </w:rPr>
          </w:rPrChange>
        </w:rPr>
        <w:t>values</w:t>
      </w:r>
      <w:r w:rsidRPr="002746DC">
        <w:rPr>
          <w:rFonts w:ascii="Arial" w:hAnsi="Arial" w:cs="Arial"/>
          <w:spacing w:val="-4"/>
          <w:sz w:val="21"/>
          <w:szCs w:val="21"/>
          <w:rPrChange w:id="387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72" w:author="De Jesus Borges, Thiago" w:date="2024-08-15T12:22:00Z" w16du:dateUtc="2024-08-15T16:22:00Z">
            <w:rPr>
              <w:rFonts w:ascii="Arial" w:hAnsi="Arial" w:cs="Arial"/>
            </w:rPr>
          </w:rPrChange>
        </w:rPr>
        <w:t>giving</w:t>
      </w:r>
      <w:r w:rsidRPr="002746DC">
        <w:rPr>
          <w:rFonts w:ascii="Arial" w:hAnsi="Arial" w:cs="Arial"/>
          <w:spacing w:val="-4"/>
          <w:sz w:val="21"/>
          <w:szCs w:val="21"/>
          <w:rPrChange w:id="387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74" w:author="De Jesus Borges, Thiago" w:date="2024-08-15T12:22:00Z" w16du:dateUtc="2024-08-15T16:22:00Z">
            <w:rPr>
              <w:rFonts w:ascii="Arial" w:hAnsi="Arial" w:cs="Arial"/>
            </w:rPr>
          </w:rPrChange>
        </w:rPr>
        <w:t>the</w:t>
      </w:r>
      <w:r w:rsidRPr="002746DC">
        <w:rPr>
          <w:rFonts w:ascii="Arial" w:hAnsi="Arial" w:cs="Arial"/>
          <w:spacing w:val="-4"/>
          <w:sz w:val="21"/>
          <w:szCs w:val="21"/>
          <w:rPrChange w:id="387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76" w:author="De Jesus Borges, Thiago" w:date="2024-08-15T12:22:00Z" w16du:dateUtc="2024-08-15T16:22:00Z">
            <w:rPr>
              <w:rFonts w:ascii="Arial" w:hAnsi="Arial" w:cs="Arial"/>
            </w:rPr>
          </w:rPrChange>
        </w:rPr>
        <w:t>same</w:t>
      </w:r>
      <w:r w:rsidRPr="002746DC">
        <w:rPr>
          <w:rFonts w:ascii="Arial" w:hAnsi="Arial" w:cs="Arial"/>
          <w:spacing w:val="-4"/>
          <w:sz w:val="21"/>
          <w:szCs w:val="21"/>
          <w:rPrChange w:id="387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878" w:author="De Jesus Borges, Thiago" w:date="2024-08-15T12:22:00Z" w16du:dateUtc="2024-08-15T16:22:00Z">
            <w:rPr>
              <w:rFonts w:ascii="Arial" w:hAnsi="Arial" w:cs="Arial"/>
            </w:rPr>
          </w:rPrChange>
        </w:rPr>
        <w:t>weight for each cluster.</w:t>
      </w:r>
    </w:p>
    <w:p w14:paraId="3064AB74" w14:textId="1D829524" w:rsidR="00833730" w:rsidRPr="002746DC" w:rsidRDefault="0047037D">
      <w:pPr>
        <w:pStyle w:val="BodyText"/>
        <w:spacing w:line="254" w:lineRule="auto"/>
        <w:ind w:left="360" w:right="318" w:firstLine="298"/>
        <w:rPr>
          <w:rFonts w:ascii="Arial" w:hAnsi="Arial" w:cs="Arial"/>
          <w:sz w:val="21"/>
          <w:szCs w:val="21"/>
          <w:rPrChange w:id="3879" w:author="De Jesus Borges, Thiago" w:date="2024-08-15T12:22:00Z" w16du:dateUtc="2024-08-15T16:22:00Z">
            <w:rPr>
              <w:rFonts w:ascii="Arial" w:hAnsi="Arial" w:cs="Arial"/>
            </w:rPr>
          </w:rPrChange>
        </w:rPr>
        <w:pPrChange w:id="3880" w:author="De Jesus Borges, Thiago" w:date="2024-08-15T12:22:00Z" w16du:dateUtc="2024-08-15T16:22:00Z">
          <w:pPr>
            <w:pStyle w:val="BodyText"/>
            <w:spacing w:line="254" w:lineRule="auto"/>
            <w:ind w:left="811" w:right="318" w:firstLine="298"/>
          </w:pPr>
        </w:pPrChange>
      </w:pPr>
      <w:r w:rsidRPr="002746DC">
        <w:rPr>
          <w:rFonts w:ascii="Arial" w:hAnsi="Arial" w:cs="Arial"/>
          <w:sz w:val="21"/>
          <w:szCs w:val="21"/>
          <w:rPrChange w:id="3881" w:author="De Jesus Borges, Thiago" w:date="2024-08-15T12:22:00Z" w16du:dateUtc="2024-08-15T16:22:00Z">
            <w:rPr>
              <w:rFonts w:ascii="Arial" w:hAnsi="Arial" w:cs="Arial"/>
            </w:rPr>
          </w:rPrChange>
        </w:rPr>
        <w:t xml:space="preserve">After calculating the metrics for all genes, we clustered the genes to group those with similar patterns using the Louvain algorithm. We tested if the best candidates </w:t>
      </w:r>
      <w:r w:rsidRPr="002746DC">
        <w:rPr>
          <w:rFonts w:ascii="Arial" w:hAnsi="Arial" w:cs="Arial"/>
          <w:spacing w:val="-2"/>
          <w:sz w:val="21"/>
          <w:szCs w:val="21"/>
          <w:rPrChange w:id="3882" w:author="De Jesus Borges, Thiago" w:date="2024-08-15T12:22:00Z" w16du:dateUtc="2024-08-15T16:22:00Z">
            <w:rPr>
              <w:rFonts w:ascii="Arial" w:hAnsi="Arial" w:cs="Arial"/>
              <w:spacing w:val="-2"/>
            </w:rPr>
          </w:rPrChange>
        </w:rPr>
        <w:t>have</w:t>
      </w:r>
      <w:r w:rsidRPr="002746DC">
        <w:rPr>
          <w:rFonts w:ascii="Arial" w:hAnsi="Arial" w:cs="Arial"/>
          <w:spacing w:val="12"/>
          <w:sz w:val="21"/>
          <w:szCs w:val="21"/>
          <w:rPrChange w:id="3883" w:author="De Jesus Borges, Thiago" w:date="2024-08-15T12:22:00Z" w16du:dateUtc="2024-08-15T16:22:00Z">
            <w:rPr>
              <w:rFonts w:ascii="Arial" w:hAnsi="Arial" w:cs="Arial"/>
              <w:spacing w:val="12"/>
            </w:rPr>
          </w:rPrChange>
        </w:rPr>
        <w:t xml:space="preserve"> </w:t>
      </w:r>
      <w:r w:rsidRPr="002746DC">
        <w:rPr>
          <w:rFonts w:ascii="Arial" w:hAnsi="Arial" w:cs="Arial"/>
          <w:spacing w:val="-2"/>
          <w:sz w:val="21"/>
          <w:szCs w:val="21"/>
          <w:rPrChange w:id="3884" w:author="De Jesus Borges, Thiago" w:date="2024-08-15T12:22:00Z" w16du:dateUtc="2024-08-15T16:22:00Z">
            <w:rPr>
              <w:rFonts w:ascii="Arial" w:hAnsi="Arial" w:cs="Arial"/>
              <w:spacing w:val="-2"/>
            </w:rPr>
          </w:rPrChange>
        </w:rPr>
        <w:t>different</w:t>
      </w:r>
      <w:r w:rsidRPr="002746DC">
        <w:rPr>
          <w:rFonts w:ascii="Arial" w:hAnsi="Arial" w:cs="Arial"/>
          <w:spacing w:val="13"/>
          <w:sz w:val="21"/>
          <w:szCs w:val="21"/>
          <w:rPrChange w:id="3885" w:author="De Jesus Borges, Thiago" w:date="2024-08-15T12:22:00Z" w16du:dateUtc="2024-08-15T16:22:00Z">
            <w:rPr>
              <w:rFonts w:ascii="Arial" w:hAnsi="Arial" w:cs="Arial"/>
              <w:spacing w:val="13"/>
            </w:rPr>
          </w:rPrChange>
        </w:rPr>
        <w:t xml:space="preserve"> </w:t>
      </w:r>
      <w:r w:rsidRPr="002746DC">
        <w:rPr>
          <w:rFonts w:ascii="Arial" w:hAnsi="Arial" w:cs="Arial"/>
          <w:spacing w:val="-2"/>
          <w:sz w:val="21"/>
          <w:szCs w:val="21"/>
          <w:rPrChange w:id="3886" w:author="De Jesus Borges, Thiago" w:date="2024-08-15T12:22:00Z" w16du:dateUtc="2024-08-15T16:22:00Z">
            <w:rPr>
              <w:rFonts w:ascii="Arial" w:hAnsi="Arial" w:cs="Arial"/>
              <w:spacing w:val="-2"/>
            </w:rPr>
          </w:rPrChange>
        </w:rPr>
        <w:t>distributions</w:t>
      </w:r>
      <w:r w:rsidRPr="002746DC">
        <w:rPr>
          <w:rFonts w:ascii="Arial" w:hAnsi="Arial" w:cs="Arial"/>
          <w:spacing w:val="12"/>
          <w:sz w:val="21"/>
          <w:szCs w:val="21"/>
          <w:rPrChange w:id="3887" w:author="De Jesus Borges, Thiago" w:date="2024-08-15T12:22:00Z" w16du:dateUtc="2024-08-15T16:22:00Z">
            <w:rPr>
              <w:rFonts w:ascii="Arial" w:hAnsi="Arial" w:cs="Arial"/>
              <w:spacing w:val="12"/>
            </w:rPr>
          </w:rPrChange>
        </w:rPr>
        <w:t xml:space="preserve"> </w:t>
      </w:r>
      <w:r w:rsidRPr="002746DC">
        <w:rPr>
          <w:rFonts w:ascii="Arial" w:hAnsi="Arial" w:cs="Arial"/>
          <w:spacing w:val="-2"/>
          <w:sz w:val="21"/>
          <w:szCs w:val="21"/>
          <w:rPrChange w:id="3888" w:author="De Jesus Borges, Thiago" w:date="2024-08-15T12:22:00Z" w16du:dateUtc="2024-08-15T16:22:00Z">
            <w:rPr>
              <w:rFonts w:ascii="Arial" w:hAnsi="Arial" w:cs="Arial"/>
              <w:spacing w:val="-2"/>
            </w:rPr>
          </w:rPrChange>
        </w:rPr>
        <w:t>with</w:t>
      </w:r>
      <w:r w:rsidRPr="002746DC">
        <w:rPr>
          <w:rFonts w:ascii="Arial" w:hAnsi="Arial" w:cs="Arial"/>
          <w:spacing w:val="13"/>
          <w:sz w:val="21"/>
          <w:szCs w:val="21"/>
          <w:rPrChange w:id="3889" w:author="De Jesus Borges, Thiago" w:date="2024-08-15T12:22:00Z" w16du:dateUtc="2024-08-15T16:22:00Z">
            <w:rPr>
              <w:rFonts w:ascii="Arial" w:hAnsi="Arial" w:cs="Arial"/>
              <w:spacing w:val="13"/>
            </w:rPr>
          </w:rPrChange>
        </w:rPr>
        <w:t xml:space="preserve"> </w:t>
      </w:r>
      <w:r w:rsidR="00D34E12" w:rsidRPr="002746DC">
        <w:rPr>
          <w:rFonts w:ascii="Arial" w:hAnsi="Arial" w:cs="Arial"/>
          <w:spacing w:val="-2"/>
          <w:sz w:val="21"/>
          <w:szCs w:val="21"/>
          <w:rPrChange w:id="3890" w:author="De Jesus Borges, Thiago" w:date="2024-08-15T12:22:00Z" w16du:dateUtc="2024-08-15T16:22:00Z">
            <w:rPr>
              <w:rFonts w:ascii="Arial" w:hAnsi="Arial" w:cs="Arial"/>
              <w:spacing w:val="-2"/>
            </w:rPr>
          </w:rPrChange>
        </w:rPr>
        <w:t>the Kruskal-Wallis H-test and performed an equivalent Brunner-</w:t>
      </w:r>
      <w:proofErr w:type="spellStart"/>
      <w:r w:rsidR="00D34E12" w:rsidRPr="002746DC">
        <w:rPr>
          <w:rFonts w:ascii="Arial" w:hAnsi="Arial" w:cs="Arial"/>
          <w:spacing w:val="-2"/>
          <w:sz w:val="21"/>
          <w:szCs w:val="21"/>
          <w:rPrChange w:id="3891" w:author="De Jesus Borges, Thiago" w:date="2024-08-15T12:22:00Z" w16du:dateUtc="2024-08-15T16:22:00Z">
            <w:rPr>
              <w:rFonts w:ascii="Arial" w:hAnsi="Arial" w:cs="Arial"/>
              <w:spacing w:val="-2"/>
            </w:rPr>
          </w:rPrChange>
        </w:rPr>
        <w:t>Munzel</w:t>
      </w:r>
      <w:proofErr w:type="spellEnd"/>
      <w:r w:rsidR="00D34E12" w:rsidRPr="002746DC">
        <w:rPr>
          <w:rFonts w:ascii="Arial" w:hAnsi="Arial" w:cs="Arial"/>
          <w:spacing w:val="-2"/>
          <w:sz w:val="21"/>
          <w:szCs w:val="21"/>
          <w:rPrChange w:id="3892" w:author="De Jesus Borges, Thiago" w:date="2024-08-15T12:22:00Z" w16du:dateUtc="2024-08-15T16:22:00Z">
            <w:rPr>
              <w:rFonts w:ascii="Arial" w:hAnsi="Arial" w:cs="Arial"/>
              <w:spacing w:val="-2"/>
            </w:rPr>
          </w:rPrChange>
        </w:rPr>
        <w:t xml:space="preserve"> One-Two-Sided-Test (TOST) with a Cohen’s</w:t>
      </w:r>
      <w:r w:rsidRPr="002746DC">
        <w:rPr>
          <w:rFonts w:ascii="Arial" w:hAnsi="Arial" w:cs="Arial"/>
          <w:sz w:val="21"/>
          <w:szCs w:val="21"/>
          <w:rPrChange w:id="3893" w:author="De Jesus Borges, Thiago" w:date="2024-08-15T12:22:00Z" w16du:dateUtc="2024-08-15T16:22:00Z">
            <w:rPr>
              <w:rFonts w:ascii="Arial" w:hAnsi="Arial" w:cs="Arial"/>
            </w:rPr>
          </w:rPrChange>
        </w:rPr>
        <w:t xml:space="preserve"> d equal 0.3. Kruskal- Wallis H-test </w:t>
      </w:r>
      <w:r w:rsidR="00D34E12" w:rsidRPr="002746DC">
        <w:rPr>
          <w:rFonts w:ascii="Arial" w:hAnsi="Arial" w:cs="Arial"/>
          <w:sz w:val="21"/>
          <w:szCs w:val="21"/>
          <w:rPrChange w:id="3894" w:author="De Jesus Borges, Thiago" w:date="2024-08-15T12:22:00Z" w16du:dateUtc="2024-08-15T16:22:00Z">
            <w:rPr>
              <w:rFonts w:ascii="Arial" w:hAnsi="Arial" w:cs="Arial"/>
            </w:rPr>
          </w:rPrChange>
        </w:rPr>
        <w:t>is calculated with SciPy 1.11.4 [58],</w:t>
      </w:r>
      <w:r w:rsidRPr="002746DC">
        <w:rPr>
          <w:rFonts w:ascii="Arial" w:hAnsi="Arial" w:cs="Arial"/>
          <w:sz w:val="21"/>
          <w:szCs w:val="21"/>
          <w:rPrChange w:id="3895" w:author="De Jesus Borges, Thiago" w:date="2024-08-15T12:22:00Z" w16du:dateUtc="2024-08-15T16:22:00Z">
            <w:rPr>
              <w:rFonts w:ascii="Arial" w:hAnsi="Arial" w:cs="Arial"/>
            </w:rPr>
          </w:rPrChange>
        </w:rPr>
        <w:t xml:space="preserve"> while TOST is calculated with an </w:t>
      </w:r>
      <w:r w:rsidRPr="002746DC">
        <w:rPr>
          <w:rFonts w:ascii="Arial" w:hAnsi="Arial" w:cs="Arial"/>
          <w:i/>
          <w:sz w:val="21"/>
          <w:szCs w:val="21"/>
          <w:rPrChange w:id="3896" w:author="De Jesus Borges, Thiago" w:date="2024-08-15T12:22:00Z" w16du:dateUtc="2024-08-15T16:22:00Z">
            <w:rPr>
              <w:rFonts w:ascii="Arial" w:hAnsi="Arial" w:cs="Arial"/>
              <w:i/>
            </w:rPr>
          </w:rPrChange>
        </w:rPr>
        <w:t>in-home</w:t>
      </w:r>
      <w:r w:rsidRPr="002746DC">
        <w:rPr>
          <w:rFonts w:ascii="Arial" w:hAnsi="Arial" w:cs="Arial"/>
          <w:i/>
          <w:spacing w:val="40"/>
          <w:sz w:val="21"/>
          <w:szCs w:val="21"/>
          <w:rPrChange w:id="3897" w:author="De Jesus Borges, Thiago" w:date="2024-08-15T12:22:00Z" w16du:dateUtc="2024-08-15T16:22:00Z">
            <w:rPr>
              <w:rFonts w:ascii="Arial" w:hAnsi="Arial" w:cs="Arial"/>
              <w:i/>
              <w:spacing w:val="40"/>
            </w:rPr>
          </w:rPrChange>
        </w:rPr>
        <w:t xml:space="preserve"> </w:t>
      </w:r>
      <w:r w:rsidRPr="002746DC">
        <w:rPr>
          <w:rFonts w:ascii="Arial" w:hAnsi="Arial" w:cs="Arial"/>
          <w:sz w:val="21"/>
          <w:szCs w:val="21"/>
          <w:rPrChange w:id="3898" w:author="De Jesus Borges, Thiago" w:date="2024-08-15T12:22:00Z" w16du:dateUtc="2024-08-15T16:22:00Z">
            <w:rPr>
              <w:rFonts w:ascii="Arial" w:hAnsi="Arial" w:cs="Arial"/>
            </w:rPr>
          </w:rPrChange>
        </w:rPr>
        <w:t>algorithm.</w:t>
      </w:r>
    </w:p>
    <w:p w14:paraId="46DC25CF" w14:textId="5B506CC0" w:rsidR="00833730" w:rsidRPr="002746DC" w:rsidRDefault="0047037D">
      <w:pPr>
        <w:pStyle w:val="BodyText"/>
        <w:spacing w:line="254" w:lineRule="auto"/>
        <w:ind w:left="360" w:right="318" w:firstLine="298"/>
        <w:rPr>
          <w:rFonts w:ascii="Arial" w:hAnsi="Arial" w:cs="Arial"/>
          <w:sz w:val="21"/>
          <w:szCs w:val="21"/>
          <w:rPrChange w:id="3899" w:author="De Jesus Borges, Thiago" w:date="2024-08-15T12:22:00Z" w16du:dateUtc="2024-08-15T16:22:00Z">
            <w:rPr>
              <w:rFonts w:ascii="Arial" w:hAnsi="Arial" w:cs="Arial"/>
            </w:rPr>
          </w:rPrChange>
        </w:rPr>
        <w:pPrChange w:id="3900" w:author="De Jesus Borges, Thiago" w:date="2024-08-15T12:22:00Z" w16du:dateUtc="2024-08-15T16:22:00Z">
          <w:pPr>
            <w:pStyle w:val="BodyText"/>
            <w:spacing w:line="254" w:lineRule="auto"/>
            <w:ind w:left="811" w:right="318" w:firstLine="298"/>
          </w:pPr>
        </w:pPrChange>
      </w:pPr>
      <w:r w:rsidRPr="002746DC">
        <w:rPr>
          <w:rFonts w:ascii="Arial" w:hAnsi="Arial" w:cs="Arial"/>
          <w:i/>
          <w:spacing w:val="-2"/>
          <w:sz w:val="21"/>
          <w:szCs w:val="21"/>
          <w:rPrChange w:id="3901" w:author="De Jesus Borges, Thiago" w:date="2024-08-15T12:22:00Z" w16du:dateUtc="2024-08-15T16:22:00Z">
            <w:rPr>
              <w:rFonts w:ascii="Arial" w:hAnsi="Arial" w:cs="Arial"/>
              <w:i/>
              <w:spacing w:val="-2"/>
            </w:rPr>
          </w:rPrChange>
        </w:rPr>
        <w:t>Microarray</w:t>
      </w:r>
      <w:r w:rsidRPr="002746DC">
        <w:rPr>
          <w:rFonts w:ascii="Arial" w:hAnsi="Arial" w:cs="Arial"/>
          <w:i/>
          <w:spacing w:val="-11"/>
          <w:sz w:val="21"/>
          <w:szCs w:val="21"/>
          <w:rPrChange w:id="3902" w:author="De Jesus Borges, Thiago" w:date="2024-08-15T12:22:00Z" w16du:dateUtc="2024-08-15T16:22:00Z">
            <w:rPr>
              <w:rFonts w:ascii="Arial" w:hAnsi="Arial" w:cs="Arial"/>
              <w:i/>
              <w:spacing w:val="-11"/>
            </w:rPr>
          </w:rPrChange>
        </w:rPr>
        <w:t xml:space="preserve"> </w:t>
      </w:r>
      <w:r w:rsidRPr="002746DC">
        <w:rPr>
          <w:rFonts w:ascii="Arial" w:hAnsi="Arial" w:cs="Arial"/>
          <w:i/>
          <w:spacing w:val="-2"/>
          <w:sz w:val="21"/>
          <w:szCs w:val="21"/>
          <w:rPrChange w:id="3903" w:author="De Jesus Borges, Thiago" w:date="2024-08-15T12:22:00Z" w16du:dateUtc="2024-08-15T16:22:00Z">
            <w:rPr>
              <w:rFonts w:ascii="Arial" w:hAnsi="Arial" w:cs="Arial"/>
              <w:i/>
              <w:spacing w:val="-2"/>
            </w:rPr>
          </w:rPrChange>
        </w:rPr>
        <w:t>validation</w:t>
      </w:r>
      <w:r w:rsidRPr="002746DC">
        <w:rPr>
          <w:rFonts w:ascii="Arial" w:hAnsi="Arial" w:cs="Arial"/>
          <w:spacing w:val="-2"/>
          <w:sz w:val="21"/>
          <w:szCs w:val="21"/>
          <w:rPrChange w:id="3904" w:author="De Jesus Borges, Thiago" w:date="2024-08-15T12:22:00Z" w16du:dateUtc="2024-08-15T16:22:00Z">
            <w:rPr>
              <w:rFonts w:ascii="Arial" w:hAnsi="Arial" w:cs="Arial"/>
              <w:spacing w:val="-2"/>
            </w:rPr>
          </w:rPrChange>
        </w:rPr>
        <w:t>:</w:t>
      </w:r>
      <w:r w:rsidRPr="002746DC">
        <w:rPr>
          <w:rFonts w:ascii="Arial" w:hAnsi="Arial" w:cs="Arial"/>
          <w:spacing w:val="-10"/>
          <w:sz w:val="21"/>
          <w:szCs w:val="21"/>
          <w:rPrChange w:id="390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906" w:author="De Jesus Borges, Thiago" w:date="2024-08-15T12:22:00Z" w16du:dateUtc="2024-08-15T16:22:00Z">
            <w:rPr>
              <w:rFonts w:ascii="Arial" w:hAnsi="Arial" w:cs="Arial"/>
              <w:spacing w:val="-2"/>
            </w:rPr>
          </w:rPrChange>
        </w:rPr>
        <w:t>We</w:t>
      </w:r>
      <w:r w:rsidRPr="002746DC">
        <w:rPr>
          <w:rFonts w:ascii="Arial" w:hAnsi="Arial" w:cs="Arial"/>
          <w:spacing w:val="-10"/>
          <w:sz w:val="21"/>
          <w:szCs w:val="21"/>
          <w:rPrChange w:id="390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3908" w:author="De Jesus Borges, Thiago" w:date="2024-08-15T12:22:00Z" w16du:dateUtc="2024-08-15T16:22:00Z">
            <w:rPr>
              <w:rFonts w:ascii="Arial" w:hAnsi="Arial" w:cs="Arial"/>
              <w:spacing w:val="-2"/>
            </w:rPr>
          </w:rPrChange>
        </w:rPr>
        <w:t>calculate</w:t>
      </w:r>
      <w:r w:rsidRPr="002746DC">
        <w:rPr>
          <w:rFonts w:ascii="Arial" w:hAnsi="Arial" w:cs="Arial"/>
          <w:spacing w:val="-10"/>
          <w:sz w:val="21"/>
          <w:szCs w:val="21"/>
          <w:rPrChange w:id="3909" w:author="De Jesus Borges, Thiago" w:date="2024-08-15T12:22:00Z" w16du:dateUtc="2024-08-15T16:22:00Z">
            <w:rPr>
              <w:rFonts w:ascii="Arial" w:hAnsi="Arial" w:cs="Arial"/>
              <w:spacing w:val="-10"/>
            </w:rPr>
          </w:rPrChange>
        </w:rPr>
        <w:t xml:space="preserve"> </w:t>
      </w:r>
      <w:r w:rsidR="00D34E12" w:rsidRPr="002746DC">
        <w:rPr>
          <w:rFonts w:ascii="Arial" w:hAnsi="Arial" w:cs="Arial"/>
          <w:spacing w:val="-2"/>
          <w:sz w:val="21"/>
          <w:szCs w:val="21"/>
          <w:rPrChange w:id="3910" w:author="De Jesus Borges, Thiago" w:date="2024-08-15T12:22:00Z" w16du:dateUtc="2024-08-15T16:22:00Z">
            <w:rPr>
              <w:rFonts w:ascii="Arial" w:hAnsi="Arial" w:cs="Arial"/>
              <w:spacing w:val="-2"/>
            </w:rPr>
          </w:rPrChange>
        </w:rPr>
        <w:t>the coefficient of variation, coefficient of variance of stability, and Gini</w:t>
      </w:r>
      <w:r w:rsidRPr="002746DC">
        <w:rPr>
          <w:rFonts w:ascii="Arial" w:hAnsi="Arial" w:cs="Arial"/>
          <w:spacing w:val="-4"/>
          <w:sz w:val="21"/>
          <w:szCs w:val="21"/>
          <w:rPrChange w:id="391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12" w:author="De Jesus Borges, Thiago" w:date="2024-08-15T12:22:00Z" w16du:dateUtc="2024-08-15T16:22:00Z">
            <w:rPr>
              <w:rFonts w:ascii="Arial" w:hAnsi="Arial" w:cs="Arial"/>
            </w:rPr>
          </w:rPrChange>
        </w:rPr>
        <w:t>coefficient</w:t>
      </w:r>
      <w:r w:rsidRPr="002746DC">
        <w:rPr>
          <w:rFonts w:ascii="Arial" w:hAnsi="Arial" w:cs="Arial"/>
          <w:spacing w:val="-4"/>
          <w:sz w:val="21"/>
          <w:szCs w:val="21"/>
          <w:rPrChange w:id="391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14" w:author="De Jesus Borges, Thiago" w:date="2024-08-15T12:22:00Z" w16du:dateUtc="2024-08-15T16:22:00Z">
            <w:rPr>
              <w:rFonts w:ascii="Arial" w:hAnsi="Arial" w:cs="Arial"/>
            </w:rPr>
          </w:rPrChange>
        </w:rPr>
        <w:t>of</w:t>
      </w:r>
      <w:r w:rsidRPr="002746DC">
        <w:rPr>
          <w:rFonts w:ascii="Arial" w:hAnsi="Arial" w:cs="Arial"/>
          <w:spacing w:val="-4"/>
          <w:sz w:val="21"/>
          <w:szCs w:val="21"/>
          <w:rPrChange w:id="391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16" w:author="De Jesus Borges, Thiago" w:date="2024-08-15T12:22:00Z" w16du:dateUtc="2024-08-15T16:22:00Z">
            <w:rPr>
              <w:rFonts w:ascii="Arial" w:hAnsi="Arial" w:cs="Arial"/>
            </w:rPr>
          </w:rPrChange>
        </w:rPr>
        <w:t>all</w:t>
      </w:r>
      <w:r w:rsidRPr="002746DC">
        <w:rPr>
          <w:rFonts w:ascii="Arial" w:hAnsi="Arial" w:cs="Arial"/>
          <w:spacing w:val="-4"/>
          <w:sz w:val="21"/>
          <w:szCs w:val="21"/>
          <w:rPrChange w:id="391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18" w:author="De Jesus Borges, Thiago" w:date="2024-08-15T12:22:00Z" w16du:dateUtc="2024-08-15T16:22:00Z">
            <w:rPr>
              <w:rFonts w:ascii="Arial" w:hAnsi="Arial" w:cs="Arial"/>
            </w:rPr>
          </w:rPrChange>
        </w:rPr>
        <w:t>genes</w:t>
      </w:r>
      <w:r w:rsidRPr="002746DC">
        <w:rPr>
          <w:rFonts w:ascii="Arial" w:hAnsi="Arial" w:cs="Arial"/>
          <w:spacing w:val="-4"/>
          <w:sz w:val="21"/>
          <w:szCs w:val="21"/>
          <w:rPrChange w:id="391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20" w:author="De Jesus Borges, Thiago" w:date="2024-08-15T12:22:00Z" w16du:dateUtc="2024-08-15T16:22:00Z">
            <w:rPr>
              <w:rFonts w:ascii="Arial" w:hAnsi="Arial" w:cs="Arial"/>
            </w:rPr>
          </w:rPrChange>
        </w:rPr>
        <w:t>in</w:t>
      </w:r>
      <w:r w:rsidRPr="002746DC">
        <w:rPr>
          <w:rFonts w:ascii="Arial" w:hAnsi="Arial" w:cs="Arial"/>
          <w:spacing w:val="-4"/>
          <w:sz w:val="21"/>
          <w:szCs w:val="21"/>
          <w:rPrChange w:id="392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22" w:author="De Jesus Borges, Thiago" w:date="2024-08-15T12:22:00Z" w16du:dateUtc="2024-08-15T16:22:00Z">
            <w:rPr>
              <w:rFonts w:ascii="Arial" w:hAnsi="Arial" w:cs="Arial"/>
            </w:rPr>
          </w:rPrChange>
        </w:rPr>
        <w:t>each</w:t>
      </w:r>
      <w:r w:rsidRPr="002746DC">
        <w:rPr>
          <w:rFonts w:ascii="Arial" w:hAnsi="Arial" w:cs="Arial"/>
          <w:spacing w:val="-4"/>
          <w:sz w:val="21"/>
          <w:szCs w:val="21"/>
          <w:rPrChange w:id="3923"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24" w:author="De Jesus Borges, Thiago" w:date="2024-08-15T12:22:00Z" w16du:dateUtc="2024-08-15T16:22:00Z">
            <w:rPr>
              <w:rFonts w:ascii="Arial" w:hAnsi="Arial" w:cs="Arial"/>
            </w:rPr>
          </w:rPrChange>
        </w:rPr>
        <w:t>microarray</w:t>
      </w:r>
      <w:r w:rsidRPr="002746DC">
        <w:rPr>
          <w:rFonts w:ascii="Arial" w:hAnsi="Arial" w:cs="Arial"/>
          <w:spacing w:val="-4"/>
          <w:sz w:val="21"/>
          <w:szCs w:val="21"/>
          <w:rPrChange w:id="392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26" w:author="De Jesus Borges, Thiago" w:date="2024-08-15T12:22:00Z" w16du:dateUtc="2024-08-15T16:22:00Z">
            <w:rPr>
              <w:rFonts w:ascii="Arial" w:hAnsi="Arial" w:cs="Arial"/>
            </w:rPr>
          </w:rPrChange>
        </w:rPr>
        <w:t>study.</w:t>
      </w:r>
      <w:r w:rsidRPr="002746DC">
        <w:rPr>
          <w:rFonts w:ascii="Arial" w:hAnsi="Arial" w:cs="Arial"/>
          <w:spacing w:val="-4"/>
          <w:sz w:val="21"/>
          <w:szCs w:val="21"/>
          <w:rPrChange w:id="392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28" w:author="De Jesus Borges, Thiago" w:date="2024-08-15T12:22:00Z" w16du:dateUtc="2024-08-15T16:22:00Z">
            <w:rPr>
              <w:rFonts w:ascii="Arial" w:hAnsi="Arial" w:cs="Arial"/>
            </w:rPr>
          </w:rPrChange>
        </w:rPr>
        <w:t>We</w:t>
      </w:r>
      <w:r w:rsidRPr="002746DC">
        <w:rPr>
          <w:rFonts w:ascii="Arial" w:hAnsi="Arial" w:cs="Arial"/>
          <w:spacing w:val="-4"/>
          <w:sz w:val="21"/>
          <w:szCs w:val="21"/>
          <w:rPrChange w:id="392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30" w:author="De Jesus Borges, Thiago" w:date="2024-08-15T12:22:00Z" w16du:dateUtc="2024-08-15T16:22:00Z">
            <w:rPr>
              <w:rFonts w:ascii="Arial" w:hAnsi="Arial" w:cs="Arial"/>
            </w:rPr>
          </w:rPrChange>
        </w:rPr>
        <w:t>used</w:t>
      </w:r>
      <w:r w:rsidRPr="002746DC">
        <w:rPr>
          <w:rFonts w:ascii="Arial" w:hAnsi="Arial" w:cs="Arial"/>
          <w:spacing w:val="-4"/>
          <w:sz w:val="21"/>
          <w:szCs w:val="21"/>
          <w:rPrChange w:id="3931"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3932" w:author="De Jesus Borges, Thiago" w:date="2024-08-15T12:22:00Z" w16du:dateUtc="2024-08-15T16:22:00Z">
            <w:rPr>
              <w:rFonts w:ascii="Arial" w:hAnsi="Arial" w:cs="Arial"/>
            </w:rPr>
          </w:rPrChange>
        </w:rPr>
        <w:t xml:space="preserve">UMAP from </w:t>
      </w:r>
      <w:proofErr w:type="spellStart"/>
      <w:r w:rsidRPr="002746DC">
        <w:rPr>
          <w:rFonts w:ascii="Arial" w:hAnsi="Arial" w:cs="Arial"/>
          <w:sz w:val="21"/>
          <w:szCs w:val="21"/>
          <w:rPrChange w:id="3933" w:author="De Jesus Borges, Thiago" w:date="2024-08-15T12:22:00Z" w16du:dateUtc="2024-08-15T16:22:00Z">
            <w:rPr>
              <w:rFonts w:ascii="Arial" w:hAnsi="Arial" w:cs="Arial"/>
            </w:rPr>
          </w:rPrChange>
        </w:rPr>
        <w:t>umap</w:t>
      </w:r>
      <w:proofErr w:type="spellEnd"/>
      <w:r w:rsidRPr="002746DC">
        <w:rPr>
          <w:rFonts w:ascii="Arial" w:hAnsi="Arial" w:cs="Arial"/>
          <w:sz w:val="21"/>
          <w:szCs w:val="21"/>
          <w:rPrChange w:id="3934" w:author="De Jesus Borges, Thiago" w:date="2024-08-15T12:22:00Z" w16du:dateUtc="2024-08-15T16:22:00Z">
            <w:rPr>
              <w:rFonts w:ascii="Arial" w:hAnsi="Arial" w:cs="Arial"/>
            </w:rPr>
          </w:rPrChange>
        </w:rPr>
        <w:t>-learn 0.5.5 python package [</w:t>
      </w:r>
      <w:r w:rsidRPr="002746DC">
        <w:rPr>
          <w:sz w:val="21"/>
          <w:szCs w:val="21"/>
          <w:rPrChange w:id="3935" w:author="De Jesus Borges, Thiago" w:date="2024-08-15T12:22:00Z" w16du:dateUtc="2024-08-15T16:22:00Z">
            <w:rPr/>
          </w:rPrChange>
        </w:rPr>
        <w:fldChar w:fldCharType="begin"/>
      </w:r>
      <w:r w:rsidRPr="002746DC">
        <w:rPr>
          <w:sz w:val="21"/>
          <w:szCs w:val="21"/>
          <w:rPrChange w:id="3936" w:author="De Jesus Borges, Thiago" w:date="2024-08-15T12:22:00Z" w16du:dateUtc="2024-08-15T16:22:00Z">
            <w:rPr/>
          </w:rPrChange>
        </w:rPr>
        <w:instrText>HYPERLINK \l "_bookmark59"</w:instrText>
      </w:r>
      <w:r w:rsidRPr="00EB5EE6">
        <w:rPr>
          <w:sz w:val="21"/>
          <w:szCs w:val="21"/>
        </w:rPr>
      </w:r>
      <w:r w:rsidRPr="002746DC">
        <w:rPr>
          <w:sz w:val="21"/>
          <w:szCs w:val="21"/>
          <w:rPrChange w:id="393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938" w:author="De Jesus Borges, Thiago" w:date="2024-08-15T12:22:00Z" w16du:dateUtc="2024-08-15T16:22:00Z">
            <w:rPr>
              <w:rFonts w:ascii="Arial" w:hAnsi="Arial" w:cs="Arial"/>
              <w:color w:val="0000FF"/>
            </w:rPr>
          </w:rPrChange>
        </w:rPr>
        <w:t>59</w:t>
      </w:r>
      <w:r w:rsidRPr="002746DC">
        <w:rPr>
          <w:rFonts w:ascii="Arial" w:hAnsi="Arial" w:cs="Arial"/>
          <w:color w:val="0000FF"/>
          <w:sz w:val="21"/>
          <w:szCs w:val="21"/>
          <w:rPrChange w:id="393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940" w:author="De Jesus Borges, Thiago" w:date="2024-08-15T12:22:00Z" w16du:dateUtc="2024-08-15T16:22:00Z">
            <w:rPr>
              <w:rFonts w:ascii="Arial" w:hAnsi="Arial" w:cs="Arial"/>
            </w:rPr>
          </w:rPrChange>
        </w:rPr>
        <w:t xml:space="preserve">] to </w:t>
      </w:r>
      <w:r w:rsidR="002A6431" w:rsidRPr="002746DC">
        <w:rPr>
          <w:rFonts w:ascii="Arial" w:hAnsi="Arial" w:cs="Arial"/>
          <w:sz w:val="21"/>
          <w:szCs w:val="21"/>
          <w:rPrChange w:id="3941" w:author="De Jesus Borges, Thiago" w:date="2024-08-15T12:22:00Z" w16du:dateUtc="2024-08-15T16:22:00Z">
            <w:rPr>
              <w:rFonts w:ascii="Arial" w:hAnsi="Arial" w:cs="Arial"/>
            </w:rPr>
          </w:rPrChange>
        </w:rPr>
        <w:t>visualize the samples of the nine housekeeping genes in two dimensions</w:t>
      </w:r>
      <w:r w:rsidRPr="002746DC">
        <w:rPr>
          <w:rFonts w:ascii="Arial" w:hAnsi="Arial" w:cs="Arial"/>
          <w:spacing w:val="-2"/>
          <w:sz w:val="21"/>
          <w:szCs w:val="21"/>
          <w:rPrChange w:id="3942" w:author="De Jesus Borges, Thiago" w:date="2024-08-15T12:22:00Z" w16du:dateUtc="2024-08-15T16:22:00Z">
            <w:rPr>
              <w:rFonts w:ascii="Arial" w:hAnsi="Arial" w:cs="Arial"/>
              <w:spacing w:val="-2"/>
            </w:rPr>
          </w:rPrChange>
        </w:rPr>
        <w:t>.</w:t>
      </w:r>
      <w:r w:rsidRPr="002746DC">
        <w:rPr>
          <w:rFonts w:ascii="Arial" w:hAnsi="Arial" w:cs="Arial"/>
          <w:spacing w:val="-6"/>
          <w:sz w:val="21"/>
          <w:szCs w:val="21"/>
          <w:rPrChange w:id="3943"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3944" w:author="De Jesus Borges, Thiago" w:date="2024-08-15T12:22:00Z" w16du:dateUtc="2024-08-15T16:22:00Z">
            <w:rPr>
              <w:rFonts w:ascii="Arial" w:hAnsi="Arial" w:cs="Arial"/>
              <w:spacing w:val="-2"/>
            </w:rPr>
          </w:rPrChange>
        </w:rPr>
        <w:t xml:space="preserve">We </w:t>
      </w:r>
      <w:r w:rsidRPr="002746DC">
        <w:rPr>
          <w:rFonts w:ascii="Arial" w:hAnsi="Arial" w:cs="Arial"/>
          <w:sz w:val="21"/>
          <w:szCs w:val="21"/>
          <w:rPrChange w:id="3945" w:author="De Jesus Borges, Thiago" w:date="2024-08-15T12:22:00Z" w16du:dateUtc="2024-08-15T16:22:00Z">
            <w:rPr>
              <w:rFonts w:ascii="Arial" w:hAnsi="Arial" w:cs="Arial"/>
            </w:rPr>
          </w:rPrChange>
        </w:rPr>
        <w:t>calculate</w:t>
      </w:r>
      <w:r w:rsidRPr="002746DC">
        <w:rPr>
          <w:rFonts w:ascii="Arial" w:hAnsi="Arial" w:cs="Arial"/>
          <w:spacing w:val="-13"/>
          <w:sz w:val="21"/>
          <w:szCs w:val="21"/>
          <w:rPrChange w:id="3946"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3947"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394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49" w:author="De Jesus Borges, Thiago" w:date="2024-08-15T12:22:00Z" w16du:dateUtc="2024-08-15T16:22:00Z">
            <w:rPr>
              <w:rFonts w:ascii="Arial" w:hAnsi="Arial" w:cs="Arial"/>
            </w:rPr>
          </w:rPrChange>
        </w:rPr>
        <w:t>K</w:t>
      </w:r>
      <w:r w:rsidR="00D34E12" w:rsidRPr="002746DC">
        <w:rPr>
          <w:rFonts w:ascii="Arial" w:hAnsi="Arial" w:cs="Arial"/>
          <w:sz w:val="21"/>
          <w:szCs w:val="21"/>
          <w:rPrChange w:id="3950" w:author="De Jesus Borges, Thiago" w:date="2024-08-15T12:22:00Z" w16du:dateUtc="2024-08-15T16:22:00Z">
            <w:rPr>
              <w:rFonts w:ascii="Arial" w:hAnsi="Arial" w:cs="Arial"/>
            </w:rPr>
          </w:rPrChange>
        </w:rPr>
        <w:t>-</w:t>
      </w:r>
      <w:r w:rsidRPr="002746DC">
        <w:rPr>
          <w:rFonts w:ascii="Arial" w:hAnsi="Arial" w:cs="Arial"/>
          <w:sz w:val="21"/>
          <w:szCs w:val="21"/>
          <w:rPrChange w:id="3951" w:author="De Jesus Borges, Thiago" w:date="2024-08-15T12:22:00Z" w16du:dateUtc="2024-08-15T16:22:00Z">
            <w:rPr>
              <w:rFonts w:ascii="Arial" w:hAnsi="Arial" w:cs="Arial"/>
            </w:rPr>
          </w:rPrChange>
        </w:rPr>
        <w:t>means</w:t>
      </w:r>
      <w:r w:rsidRPr="002746DC">
        <w:rPr>
          <w:rFonts w:ascii="Arial" w:hAnsi="Arial" w:cs="Arial"/>
          <w:spacing w:val="-12"/>
          <w:sz w:val="21"/>
          <w:szCs w:val="21"/>
          <w:rPrChange w:id="395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53" w:author="De Jesus Borges, Thiago" w:date="2024-08-15T12:22:00Z" w16du:dateUtc="2024-08-15T16:22:00Z">
            <w:rPr>
              <w:rFonts w:ascii="Arial" w:hAnsi="Arial" w:cs="Arial"/>
            </w:rPr>
          </w:rPrChange>
        </w:rPr>
        <w:t>clustering</w:t>
      </w:r>
      <w:r w:rsidRPr="002746DC">
        <w:rPr>
          <w:rFonts w:ascii="Arial" w:hAnsi="Arial" w:cs="Arial"/>
          <w:spacing w:val="-12"/>
          <w:sz w:val="21"/>
          <w:szCs w:val="21"/>
          <w:rPrChange w:id="395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55" w:author="De Jesus Borges, Thiago" w:date="2024-08-15T12:22:00Z" w16du:dateUtc="2024-08-15T16:22:00Z">
            <w:rPr>
              <w:rFonts w:ascii="Arial" w:hAnsi="Arial" w:cs="Arial"/>
            </w:rPr>
          </w:rPrChange>
        </w:rPr>
        <w:t>for</w:t>
      </w:r>
      <w:r w:rsidRPr="002746DC">
        <w:rPr>
          <w:rFonts w:ascii="Arial" w:hAnsi="Arial" w:cs="Arial"/>
          <w:spacing w:val="-12"/>
          <w:sz w:val="21"/>
          <w:szCs w:val="21"/>
          <w:rPrChange w:id="395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57" w:author="De Jesus Borges, Thiago" w:date="2024-08-15T12:22:00Z" w16du:dateUtc="2024-08-15T16:22:00Z">
            <w:rPr>
              <w:rFonts w:ascii="Arial" w:hAnsi="Arial" w:cs="Arial"/>
            </w:rPr>
          </w:rPrChange>
        </w:rPr>
        <w:t>k=2</w:t>
      </w:r>
      <w:r w:rsidRPr="002746DC">
        <w:rPr>
          <w:rFonts w:ascii="Arial" w:hAnsi="Arial" w:cs="Arial"/>
          <w:spacing w:val="-12"/>
          <w:sz w:val="21"/>
          <w:szCs w:val="21"/>
          <w:rPrChange w:id="395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59" w:author="De Jesus Borges, Thiago" w:date="2024-08-15T12:22:00Z" w16du:dateUtc="2024-08-15T16:22:00Z">
            <w:rPr>
              <w:rFonts w:ascii="Arial" w:hAnsi="Arial" w:cs="Arial"/>
            </w:rPr>
          </w:rPrChange>
        </w:rPr>
        <w:t>with</w:t>
      </w:r>
      <w:r w:rsidRPr="002746DC">
        <w:rPr>
          <w:rFonts w:ascii="Arial" w:hAnsi="Arial" w:cs="Arial"/>
          <w:spacing w:val="-12"/>
          <w:sz w:val="21"/>
          <w:szCs w:val="21"/>
          <w:rPrChange w:id="396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61" w:author="De Jesus Borges, Thiago" w:date="2024-08-15T12:22:00Z" w16du:dateUtc="2024-08-15T16:22:00Z">
            <w:rPr>
              <w:rFonts w:ascii="Arial" w:hAnsi="Arial" w:cs="Arial"/>
            </w:rPr>
          </w:rPrChange>
        </w:rPr>
        <w:t>scikit-learning</w:t>
      </w:r>
      <w:r w:rsidRPr="002746DC">
        <w:rPr>
          <w:rFonts w:ascii="Arial" w:hAnsi="Arial" w:cs="Arial"/>
          <w:spacing w:val="-12"/>
          <w:sz w:val="21"/>
          <w:szCs w:val="21"/>
          <w:rPrChange w:id="396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3963" w:author="De Jesus Borges, Thiago" w:date="2024-08-15T12:22:00Z" w16du:dateUtc="2024-08-15T16:22:00Z">
            <w:rPr>
              <w:rFonts w:ascii="Arial" w:hAnsi="Arial" w:cs="Arial"/>
            </w:rPr>
          </w:rPrChange>
        </w:rPr>
        <w:t>1.4.0.</w:t>
      </w:r>
      <w:r w:rsidRPr="002746DC">
        <w:rPr>
          <w:rFonts w:ascii="Arial" w:hAnsi="Arial" w:cs="Arial"/>
          <w:spacing w:val="-12"/>
          <w:sz w:val="21"/>
          <w:szCs w:val="21"/>
          <w:rPrChange w:id="3964" w:author="De Jesus Borges, Thiago" w:date="2024-08-15T12:22:00Z" w16du:dateUtc="2024-08-15T16:22:00Z">
            <w:rPr>
              <w:rFonts w:ascii="Arial" w:hAnsi="Arial" w:cs="Arial"/>
              <w:spacing w:val="-12"/>
            </w:rPr>
          </w:rPrChange>
        </w:rPr>
        <w:t xml:space="preserve"> </w:t>
      </w:r>
      <w:r w:rsidR="002A6431" w:rsidRPr="002746DC">
        <w:rPr>
          <w:rFonts w:ascii="Arial" w:hAnsi="Arial" w:cs="Arial"/>
          <w:sz w:val="21"/>
          <w:szCs w:val="21"/>
          <w:rPrChange w:id="3965" w:author="De Jesus Borges, Thiago" w:date="2024-08-15T12:22:00Z" w16du:dateUtc="2024-08-15T16:22:00Z">
            <w:rPr>
              <w:rFonts w:ascii="Arial" w:hAnsi="Arial" w:cs="Arial"/>
            </w:rPr>
          </w:rPrChange>
        </w:rPr>
        <w:t xml:space="preserve">We calculate the Shannon entropy for each cluster </w:t>
      </w:r>
      <w:r w:rsidRPr="002746DC">
        <w:rPr>
          <w:rFonts w:ascii="Arial" w:hAnsi="Arial" w:cs="Arial"/>
          <w:sz w:val="21"/>
          <w:szCs w:val="21"/>
          <w:rPrChange w:id="3966" w:author="De Jesus Borges, Thiago" w:date="2024-08-15T12:22:00Z" w16du:dateUtc="2024-08-15T16:22:00Z">
            <w:rPr>
              <w:rFonts w:ascii="Arial" w:hAnsi="Arial" w:cs="Arial"/>
            </w:rPr>
          </w:rPrChange>
        </w:rPr>
        <w:t>with SciPy 1.11.4[</w:t>
      </w:r>
      <w:r w:rsidRPr="002746DC">
        <w:rPr>
          <w:sz w:val="21"/>
          <w:szCs w:val="21"/>
          <w:rPrChange w:id="3967" w:author="De Jesus Borges, Thiago" w:date="2024-08-15T12:22:00Z" w16du:dateUtc="2024-08-15T16:22:00Z">
            <w:rPr/>
          </w:rPrChange>
        </w:rPr>
        <w:fldChar w:fldCharType="begin"/>
      </w:r>
      <w:r w:rsidRPr="002746DC">
        <w:rPr>
          <w:sz w:val="21"/>
          <w:szCs w:val="21"/>
          <w:rPrChange w:id="3968" w:author="De Jesus Borges, Thiago" w:date="2024-08-15T12:22:00Z" w16du:dateUtc="2024-08-15T16:22:00Z">
            <w:rPr/>
          </w:rPrChange>
        </w:rPr>
        <w:instrText>HYPERLINK \l "_bookmark58"</w:instrText>
      </w:r>
      <w:r w:rsidRPr="00EB5EE6">
        <w:rPr>
          <w:sz w:val="21"/>
          <w:szCs w:val="21"/>
        </w:rPr>
      </w:r>
      <w:r w:rsidRPr="002746DC">
        <w:rPr>
          <w:sz w:val="21"/>
          <w:szCs w:val="21"/>
          <w:rPrChange w:id="3969"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970" w:author="De Jesus Borges, Thiago" w:date="2024-08-15T12:22:00Z" w16du:dateUtc="2024-08-15T16:22:00Z">
            <w:rPr>
              <w:rFonts w:ascii="Arial" w:hAnsi="Arial" w:cs="Arial"/>
              <w:color w:val="0000FF"/>
            </w:rPr>
          </w:rPrChange>
        </w:rPr>
        <w:t>58</w:t>
      </w:r>
      <w:r w:rsidRPr="002746DC">
        <w:rPr>
          <w:rFonts w:ascii="Arial" w:hAnsi="Arial" w:cs="Arial"/>
          <w:color w:val="0000FF"/>
          <w:sz w:val="21"/>
          <w:szCs w:val="21"/>
          <w:rPrChange w:id="3971"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972" w:author="De Jesus Borges, Thiago" w:date="2024-08-15T12:22:00Z" w16du:dateUtc="2024-08-15T16:22:00Z">
            <w:rPr>
              <w:rFonts w:ascii="Arial" w:hAnsi="Arial" w:cs="Arial"/>
            </w:rPr>
          </w:rPrChange>
        </w:rPr>
        <w:t>].</w:t>
      </w:r>
    </w:p>
    <w:p w14:paraId="2B2E100D" w14:textId="0A9C1942" w:rsidR="00833730" w:rsidRPr="002746DC" w:rsidRDefault="0047037D">
      <w:pPr>
        <w:pStyle w:val="BodyText"/>
        <w:spacing w:line="254" w:lineRule="auto"/>
        <w:ind w:left="360" w:right="318" w:firstLine="298"/>
        <w:rPr>
          <w:rFonts w:ascii="Arial" w:hAnsi="Arial" w:cs="Arial"/>
          <w:sz w:val="21"/>
          <w:szCs w:val="21"/>
          <w:rPrChange w:id="3973" w:author="De Jesus Borges, Thiago" w:date="2024-08-15T12:22:00Z" w16du:dateUtc="2024-08-15T16:22:00Z">
            <w:rPr>
              <w:rFonts w:ascii="Arial" w:hAnsi="Arial" w:cs="Arial"/>
            </w:rPr>
          </w:rPrChange>
        </w:rPr>
        <w:pPrChange w:id="3974" w:author="De Jesus Borges, Thiago" w:date="2024-08-15T12:22:00Z" w16du:dateUtc="2024-08-15T16:22:00Z">
          <w:pPr>
            <w:pStyle w:val="BodyText"/>
            <w:spacing w:line="254" w:lineRule="auto"/>
            <w:ind w:left="811" w:right="318" w:firstLine="298"/>
          </w:pPr>
        </w:pPrChange>
      </w:pPr>
      <w:r w:rsidRPr="002746DC">
        <w:rPr>
          <w:rFonts w:ascii="Arial" w:hAnsi="Arial" w:cs="Arial"/>
          <w:sz w:val="21"/>
          <w:szCs w:val="21"/>
          <w:rPrChange w:id="3975" w:author="De Jesus Borges, Thiago" w:date="2024-08-15T12:22:00Z" w16du:dateUtc="2024-08-15T16:22:00Z">
            <w:rPr>
              <w:rFonts w:ascii="Arial" w:hAnsi="Arial" w:cs="Arial"/>
            </w:rPr>
          </w:rPrChange>
        </w:rPr>
        <w:t xml:space="preserve">Pathway Analysis: We used </w:t>
      </w:r>
      <w:proofErr w:type="spellStart"/>
      <w:r w:rsidRPr="002746DC">
        <w:rPr>
          <w:rFonts w:ascii="Arial" w:hAnsi="Arial" w:cs="Arial"/>
          <w:sz w:val="21"/>
          <w:szCs w:val="21"/>
          <w:rPrChange w:id="3976" w:author="De Jesus Borges, Thiago" w:date="2024-08-15T12:22:00Z" w16du:dateUtc="2024-08-15T16:22:00Z">
            <w:rPr>
              <w:rFonts w:ascii="Arial" w:hAnsi="Arial" w:cs="Arial"/>
            </w:rPr>
          </w:rPrChange>
        </w:rPr>
        <w:t>GSEApy</w:t>
      </w:r>
      <w:proofErr w:type="spellEnd"/>
      <w:r w:rsidRPr="002746DC">
        <w:rPr>
          <w:rFonts w:ascii="Arial" w:hAnsi="Arial" w:cs="Arial"/>
          <w:sz w:val="21"/>
          <w:szCs w:val="21"/>
          <w:rPrChange w:id="3977" w:author="De Jesus Borges, Thiago" w:date="2024-08-15T12:22:00Z" w16du:dateUtc="2024-08-15T16:22:00Z">
            <w:rPr>
              <w:rFonts w:ascii="Arial" w:hAnsi="Arial" w:cs="Arial"/>
            </w:rPr>
          </w:rPrChange>
        </w:rPr>
        <w:t xml:space="preserve"> 1.1.1 [</w:t>
      </w:r>
      <w:r w:rsidRPr="002746DC">
        <w:rPr>
          <w:sz w:val="21"/>
          <w:szCs w:val="21"/>
          <w:rPrChange w:id="3978" w:author="De Jesus Borges, Thiago" w:date="2024-08-15T12:22:00Z" w16du:dateUtc="2024-08-15T16:22:00Z">
            <w:rPr/>
          </w:rPrChange>
        </w:rPr>
        <w:fldChar w:fldCharType="begin"/>
      </w:r>
      <w:r w:rsidRPr="002746DC">
        <w:rPr>
          <w:sz w:val="21"/>
          <w:szCs w:val="21"/>
          <w:rPrChange w:id="3979" w:author="De Jesus Borges, Thiago" w:date="2024-08-15T12:22:00Z" w16du:dateUtc="2024-08-15T16:22:00Z">
            <w:rPr/>
          </w:rPrChange>
        </w:rPr>
        <w:instrText>HYPERLINK \l "_bookmark60"</w:instrText>
      </w:r>
      <w:r w:rsidRPr="00EB5EE6">
        <w:rPr>
          <w:sz w:val="21"/>
          <w:szCs w:val="21"/>
        </w:rPr>
      </w:r>
      <w:r w:rsidRPr="002746DC">
        <w:rPr>
          <w:sz w:val="21"/>
          <w:szCs w:val="21"/>
          <w:rPrChange w:id="398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3981" w:author="De Jesus Borges, Thiago" w:date="2024-08-15T12:22:00Z" w16du:dateUtc="2024-08-15T16:22:00Z">
            <w:rPr>
              <w:rFonts w:ascii="Arial" w:hAnsi="Arial" w:cs="Arial"/>
              <w:color w:val="0000FF"/>
            </w:rPr>
          </w:rPrChange>
        </w:rPr>
        <w:t>60</w:t>
      </w:r>
      <w:r w:rsidRPr="002746DC">
        <w:rPr>
          <w:rFonts w:ascii="Arial" w:hAnsi="Arial" w:cs="Arial"/>
          <w:color w:val="0000FF"/>
          <w:sz w:val="21"/>
          <w:szCs w:val="21"/>
          <w:rPrChange w:id="398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3983" w:author="De Jesus Borges, Thiago" w:date="2024-08-15T12:22:00Z" w16du:dateUtc="2024-08-15T16:22:00Z">
            <w:rPr>
              <w:rFonts w:ascii="Arial" w:hAnsi="Arial" w:cs="Arial"/>
            </w:rPr>
          </w:rPrChange>
        </w:rPr>
        <w:t>] to filter pathways related to housekeeping genes. We performed the enrichment analysis against GO Molecular Function and GO Biological Process 2023.</w:t>
      </w:r>
    </w:p>
    <w:p w14:paraId="6F5CE387" w14:textId="535FDC3F" w:rsidR="00833730" w:rsidRPr="002746DC" w:rsidRDefault="0047037D">
      <w:pPr>
        <w:pStyle w:val="BodyText"/>
        <w:spacing w:line="254" w:lineRule="auto"/>
        <w:ind w:left="360" w:right="318" w:firstLine="298"/>
        <w:rPr>
          <w:rFonts w:ascii="Arial" w:hAnsi="Arial" w:cs="Arial"/>
          <w:sz w:val="21"/>
          <w:szCs w:val="21"/>
          <w:rPrChange w:id="3984" w:author="De Jesus Borges, Thiago" w:date="2024-08-15T12:22:00Z" w16du:dateUtc="2024-08-15T16:22:00Z">
            <w:rPr>
              <w:rFonts w:ascii="Arial" w:hAnsi="Arial" w:cs="Arial"/>
            </w:rPr>
          </w:rPrChange>
        </w:rPr>
        <w:pPrChange w:id="3985" w:author="De Jesus Borges, Thiago" w:date="2024-08-15T12:22:00Z" w16du:dateUtc="2024-08-15T16:22:00Z">
          <w:pPr>
            <w:pStyle w:val="BodyText"/>
            <w:spacing w:line="254" w:lineRule="auto"/>
            <w:ind w:left="811" w:right="318" w:firstLine="298"/>
          </w:pPr>
        </w:pPrChange>
      </w:pPr>
      <w:proofErr w:type="spellStart"/>
      <w:r w:rsidRPr="002746DC">
        <w:rPr>
          <w:rFonts w:ascii="Arial" w:hAnsi="Arial" w:cs="Arial"/>
          <w:i/>
          <w:spacing w:val="-2"/>
          <w:sz w:val="21"/>
          <w:szCs w:val="21"/>
          <w:rPrChange w:id="3986" w:author="De Jesus Borges, Thiago" w:date="2024-08-15T12:22:00Z" w16du:dateUtc="2024-08-15T16:22:00Z">
            <w:rPr>
              <w:rFonts w:ascii="Arial" w:hAnsi="Arial" w:cs="Arial"/>
              <w:i/>
              <w:spacing w:val="-2"/>
            </w:rPr>
          </w:rPrChange>
        </w:rPr>
        <w:t>Orthology</w:t>
      </w:r>
      <w:proofErr w:type="spellEnd"/>
      <w:r w:rsidRPr="002746DC">
        <w:rPr>
          <w:rFonts w:ascii="Arial" w:hAnsi="Arial" w:cs="Arial"/>
          <w:i/>
          <w:spacing w:val="-2"/>
          <w:sz w:val="21"/>
          <w:szCs w:val="21"/>
          <w:rPrChange w:id="3987" w:author="De Jesus Borges, Thiago" w:date="2024-08-15T12:22:00Z" w16du:dateUtc="2024-08-15T16:22:00Z">
            <w:rPr>
              <w:rFonts w:ascii="Arial" w:hAnsi="Arial" w:cs="Arial"/>
              <w:i/>
              <w:spacing w:val="-2"/>
            </w:rPr>
          </w:rPrChange>
        </w:rPr>
        <w:t xml:space="preserve"> </w:t>
      </w:r>
      <w:r w:rsidR="007654F3" w:rsidRPr="002746DC">
        <w:rPr>
          <w:rFonts w:ascii="Arial" w:hAnsi="Arial" w:cs="Arial"/>
          <w:i/>
          <w:spacing w:val="-2"/>
          <w:sz w:val="21"/>
          <w:szCs w:val="21"/>
          <w:rPrChange w:id="3988" w:author="De Jesus Borges, Thiago" w:date="2024-08-15T12:22:00Z" w16du:dateUtc="2024-08-15T16:22:00Z">
            <w:rPr>
              <w:rFonts w:ascii="Arial" w:hAnsi="Arial" w:cs="Arial"/>
              <w:i/>
              <w:spacing w:val="-2"/>
            </w:rPr>
          </w:rPrChange>
        </w:rPr>
        <w:t>Analysis</w:t>
      </w:r>
      <w:r w:rsidRPr="002746DC">
        <w:rPr>
          <w:rFonts w:ascii="Arial" w:hAnsi="Arial" w:cs="Arial"/>
          <w:spacing w:val="-2"/>
          <w:sz w:val="21"/>
          <w:szCs w:val="21"/>
          <w:rPrChange w:id="3989" w:author="De Jesus Borges, Thiago" w:date="2024-08-15T12:22:00Z" w16du:dateUtc="2024-08-15T16:22:00Z">
            <w:rPr>
              <w:rFonts w:ascii="Arial" w:hAnsi="Arial" w:cs="Arial"/>
              <w:spacing w:val="-2"/>
            </w:rPr>
          </w:rPrChange>
        </w:rPr>
        <w:t>:</w:t>
      </w:r>
      <w:r w:rsidRPr="002746DC">
        <w:rPr>
          <w:rFonts w:ascii="Arial" w:hAnsi="Arial" w:cs="Arial"/>
          <w:spacing w:val="-4"/>
          <w:sz w:val="21"/>
          <w:szCs w:val="21"/>
          <w:rPrChange w:id="399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991" w:author="De Jesus Borges, Thiago" w:date="2024-08-15T12:22:00Z" w16du:dateUtc="2024-08-15T16:22:00Z">
            <w:rPr>
              <w:rFonts w:ascii="Arial" w:hAnsi="Arial" w:cs="Arial"/>
              <w:spacing w:val="-2"/>
            </w:rPr>
          </w:rPrChange>
        </w:rPr>
        <w:t>We</w:t>
      </w:r>
      <w:r w:rsidRPr="002746DC">
        <w:rPr>
          <w:rFonts w:ascii="Arial" w:hAnsi="Arial" w:cs="Arial"/>
          <w:spacing w:val="-4"/>
          <w:sz w:val="21"/>
          <w:szCs w:val="21"/>
          <w:rPrChange w:id="3992"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993" w:author="De Jesus Borges, Thiago" w:date="2024-08-15T12:22:00Z" w16du:dateUtc="2024-08-15T16:22:00Z">
            <w:rPr>
              <w:rFonts w:ascii="Arial" w:hAnsi="Arial" w:cs="Arial"/>
              <w:spacing w:val="-2"/>
            </w:rPr>
          </w:rPrChange>
        </w:rPr>
        <w:t>search</w:t>
      </w:r>
      <w:r w:rsidRPr="002746DC">
        <w:rPr>
          <w:rFonts w:ascii="Arial" w:hAnsi="Arial" w:cs="Arial"/>
          <w:spacing w:val="-4"/>
          <w:sz w:val="21"/>
          <w:szCs w:val="21"/>
          <w:rPrChange w:id="399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995" w:author="De Jesus Borges, Thiago" w:date="2024-08-15T12:22:00Z" w16du:dateUtc="2024-08-15T16:22:00Z">
            <w:rPr>
              <w:rFonts w:ascii="Arial" w:hAnsi="Arial" w:cs="Arial"/>
              <w:spacing w:val="-2"/>
            </w:rPr>
          </w:rPrChange>
        </w:rPr>
        <w:t>for</w:t>
      </w:r>
      <w:r w:rsidRPr="002746DC">
        <w:rPr>
          <w:rFonts w:ascii="Arial" w:hAnsi="Arial" w:cs="Arial"/>
          <w:spacing w:val="-4"/>
          <w:sz w:val="21"/>
          <w:szCs w:val="21"/>
          <w:rPrChange w:id="399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997" w:author="De Jesus Borges, Thiago" w:date="2024-08-15T12:22:00Z" w16du:dateUtc="2024-08-15T16:22:00Z">
            <w:rPr>
              <w:rFonts w:ascii="Arial" w:hAnsi="Arial" w:cs="Arial"/>
              <w:spacing w:val="-2"/>
            </w:rPr>
          </w:rPrChange>
        </w:rPr>
        <w:t>orthologues</w:t>
      </w:r>
      <w:r w:rsidRPr="002746DC">
        <w:rPr>
          <w:rFonts w:ascii="Arial" w:hAnsi="Arial" w:cs="Arial"/>
          <w:spacing w:val="-4"/>
          <w:sz w:val="21"/>
          <w:szCs w:val="21"/>
          <w:rPrChange w:id="3998"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3999" w:author="De Jesus Borges, Thiago" w:date="2024-08-15T12:22:00Z" w16du:dateUtc="2024-08-15T16:22:00Z">
            <w:rPr>
              <w:rFonts w:ascii="Arial" w:hAnsi="Arial" w:cs="Arial"/>
              <w:spacing w:val="-2"/>
            </w:rPr>
          </w:rPrChange>
        </w:rPr>
        <w:t>in</w:t>
      </w:r>
      <w:r w:rsidRPr="002746DC">
        <w:rPr>
          <w:rFonts w:ascii="Arial" w:hAnsi="Arial" w:cs="Arial"/>
          <w:spacing w:val="-4"/>
          <w:sz w:val="21"/>
          <w:szCs w:val="21"/>
          <w:rPrChange w:id="4000"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001" w:author="De Jesus Borges, Thiago" w:date="2024-08-15T12:22:00Z" w16du:dateUtc="2024-08-15T16:22:00Z">
            <w:rPr>
              <w:rFonts w:ascii="Arial" w:hAnsi="Arial" w:cs="Arial"/>
              <w:spacing w:val="-2"/>
            </w:rPr>
          </w:rPrChange>
        </w:rPr>
        <w:t>the</w:t>
      </w:r>
      <w:r w:rsidRPr="002746DC">
        <w:rPr>
          <w:rFonts w:ascii="Arial" w:hAnsi="Arial" w:cs="Arial"/>
          <w:spacing w:val="-4"/>
          <w:sz w:val="21"/>
          <w:szCs w:val="21"/>
          <w:rPrChange w:id="4002" w:author="De Jesus Borges, Thiago" w:date="2024-08-15T12:22:00Z" w16du:dateUtc="2024-08-15T16:22:00Z">
            <w:rPr>
              <w:rFonts w:ascii="Arial" w:hAnsi="Arial" w:cs="Arial"/>
              <w:spacing w:val="-4"/>
            </w:rPr>
          </w:rPrChange>
        </w:rPr>
        <w:t xml:space="preserve"> </w:t>
      </w:r>
      <w:proofErr w:type="spellStart"/>
      <w:r w:rsidRPr="002746DC">
        <w:rPr>
          <w:rFonts w:ascii="Arial" w:hAnsi="Arial" w:cs="Arial"/>
          <w:spacing w:val="-2"/>
          <w:sz w:val="21"/>
          <w:szCs w:val="21"/>
          <w:rPrChange w:id="4003" w:author="De Jesus Borges, Thiago" w:date="2024-08-15T12:22:00Z" w16du:dateUtc="2024-08-15T16:22:00Z">
            <w:rPr>
              <w:rFonts w:ascii="Arial" w:hAnsi="Arial" w:cs="Arial"/>
              <w:spacing w:val="-2"/>
            </w:rPr>
          </w:rPrChange>
        </w:rPr>
        <w:t>HomoloGene</w:t>
      </w:r>
      <w:proofErr w:type="spellEnd"/>
      <w:r w:rsidRPr="002746DC">
        <w:rPr>
          <w:rFonts w:ascii="Arial" w:hAnsi="Arial" w:cs="Arial"/>
          <w:spacing w:val="-4"/>
          <w:sz w:val="21"/>
          <w:szCs w:val="21"/>
          <w:rPrChange w:id="4004"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005" w:author="De Jesus Borges, Thiago" w:date="2024-08-15T12:22:00Z" w16du:dateUtc="2024-08-15T16:22:00Z">
            <w:rPr>
              <w:rFonts w:ascii="Arial" w:hAnsi="Arial" w:cs="Arial"/>
              <w:spacing w:val="-2"/>
            </w:rPr>
          </w:rPrChange>
        </w:rPr>
        <w:t>database</w:t>
      </w:r>
      <w:r w:rsidRPr="002746DC">
        <w:rPr>
          <w:rFonts w:ascii="Arial" w:hAnsi="Arial" w:cs="Arial"/>
          <w:spacing w:val="-4"/>
          <w:sz w:val="21"/>
          <w:szCs w:val="21"/>
          <w:rPrChange w:id="4006" w:author="De Jesus Borges, Thiago" w:date="2024-08-15T12:22:00Z" w16du:dateUtc="2024-08-15T16:22:00Z">
            <w:rPr>
              <w:rFonts w:ascii="Arial" w:hAnsi="Arial" w:cs="Arial"/>
              <w:spacing w:val="-4"/>
            </w:rPr>
          </w:rPrChange>
        </w:rPr>
        <w:t xml:space="preserve"> </w:t>
      </w:r>
      <w:r w:rsidRPr="002746DC">
        <w:rPr>
          <w:rFonts w:ascii="Arial" w:hAnsi="Arial" w:cs="Arial"/>
          <w:spacing w:val="-2"/>
          <w:sz w:val="21"/>
          <w:szCs w:val="21"/>
          <w:rPrChange w:id="4007" w:author="De Jesus Borges, Thiago" w:date="2024-08-15T12:22:00Z" w16du:dateUtc="2024-08-15T16:22:00Z">
            <w:rPr>
              <w:rFonts w:ascii="Arial" w:hAnsi="Arial" w:cs="Arial"/>
              <w:spacing w:val="-2"/>
            </w:rPr>
          </w:rPrChange>
        </w:rPr>
        <w:t xml:space="preserve">from </w:t>
      </w:r>
      <w:r w:rsidRPr="002746DC">
        <w:rPr>
          <w:rFonts w:ascii="Arial" w:hAnsi="Arial" w:cs="Arial"/>
          <w:sz w:val="21"/>
          <w:szCs w:val="21"/>
          <w:rPrChange w:id="4008" w:author="De Jesus Borges, Thiago" w:date="2024-08-15T12:22:00Z" w16du:dateUtc="2024-08-15T16:22:00Z">
            <w:rPr>
              <w:rFonts w:ascii="Arial" w:hAnsi="Arial" w:cs="Arial"/>
            </w:rPr>
          </w:rPrChange>
        </w:rPr>
        <w:t xml:space="preserve">NCBI. We identify unique Phylum, </w:t>
      </w:r>
      <w:proofErr w:type="spellStart"/>
      <w:r w:rsidRPr="002746DC">
        <w:rPr>
          <w:rFonts w:ascii="Arial" w:hAnsi="Arial" w:cs="Arial"/>
          <w:sz w:val="21"/>
          <w:szCs w:val="21"/>
          <w:rPrChange w:id="4009" w:author="De Jesus Borges, Thiago" w:date="2024-08-15T12:22:00Z" w16du:dateUtc="2024-08-15T16:22:00Z">
            <w:rPr>
              <w:rFonts w:ascii="Arial" w:hAnsi="Arial" w:cs="Arial"/>
            </w:rPr>
          </w:rPrChange>
        </w:rPr>
        <w:t>Classe</w:t>
      </w:r>
      <w:proofErr w:type="spellEnd"/>
      <w:r w:rsidRPr="002746DC">
        <w:rPr>
          <w:rFonts w:ascii="Arial" w:hAnsi="Arial" w:cs="Arial"/>
          <w:sz w:val="21"/>
          <w:szCs w:val="21"/>
          <w:rPrChange w:id="4010" w:author="De Jesus Borges, Thiago" w:date="2024-08-15T12:22:00Z" w16du:dateUtc="2024-08-15T16:22:00Z">
            <w:rPr>
              <w:rFonts w:ascii="Arial" w:hAnsi="Arial" w:cs="Arial"/>
            </w:rPr>
          </w:rPrChange>
        </w:rPr>
        <w:t>, Order, Family, Genus</w:t>
      </w:r>
      <w:r w:rsidR="00D34E12" w:rsidRPr="002746DC">
        <w:rPr>
          <w:rFonts w:ascii="Arial" w:hAnsi="Arial" w:cs="Arial"/>
          <w:sz w:val="21"/>
          <w:szCs w:val="21"/>
          <w:rPrChange w:id="4011" w:author="De Jesus Borges, Thiago" w:date="2024-08-15T12:22:00Z" w16du:dateUtc="2024-08-15T16:22:00Z">
            <w:rPr>
              <w:rFonts w:ascii="Arial" w:hAnsi="Arial" w:cs="Arial"/>
            </w:rPr>
          </w:rPrChange>
        </w:rPr>
        <w:t>,</w:t>
      </w:r>
      <w:r w:rsidRPr="002746DC">
        <w:rPr>
          <w:rFonts w:ascii="Arial" w:hAnsi="Arial" w:cs="Arial"/>
          <w:sz w:val="21"/>
          <w:szCs w:val="21"/>
          <w:rPrChange w:id="4012" w:author="De Jesus Borges, Thiago" w:date="2024-08-15T12:22:00Z" w16du:dateUtc="2024-08-15T16:22:00Z">
            <w:rPr>
              <w:rFonts w:ascii="Arial" w:hAnsi="Arial" w:cs="Arial"/>
            </w:rPr>
          </w:rPrChange>
        </w:rPr>
        <w:t xml:space="preserve"> and Species with an </w:t>
      </w:r>
      <w:r w:rsidRPr="002746DC">
        <w:rPr>
          <w:rFonts w:ascii="Arial" w:hAnsi="Arial" w:cs="Arial"/>
          <w:i/>
          <w:sz w:val="21"/>
          <w:szCs w:val="21"/>
          <w:rPrChange w:id="4013" w:author="De Jesus Borges, Thiago" w:date="2024-08-15T12:22:00Z" w16du:dateUtc="2024-08-15T16:22:00Z">
            <w:rPr>
              <w:rFonts w:ascii="Arial" w:hAnsi="Arial" w:cs="Arial"/>
              <w:i/>
            </w:rPr>
          </w:rPrChange>
        </w:rPr>
        <w:t xml:space="preserve">in-home </w:t>
      </w:r>
      <w:r w:rsidRPr="002746DC">
        <w:rPr>
          <w:rFonts w:ascii="Arial" w:hAnsi="Arial" w:cs="Arial"/>
          <w:sz w:val="21"/>
          <w:szCs w:val="21"/>
          <w:rPrChange w:id="4014" w:author="De Jesus Borges, Thiago" w:date="2024-08-15T12:22:00Z" w16du:dateUtc="2024-08-15T16:22:00Z">
            <w:rPr>
              <w:rFonts w:ascii="Arial" w:hAnsi="Arial" w:cs="Arial"/>
            </w:rPr>
          </w:rPrChange>
        </w:rPr>
        <w:t>script. We download all the vertebrate amino acid sequences with NCBI Datasets tools 16.22.1 [</w:t>
      </w:r>
      <w:r w:rsidRPr="002746DC">
        <w:rPr>
          <w:sz w:val="21"/>
          <w:szCs w:val="21"/>
          <w:rPrChange w:id="4015" w:author="De Jesus Borges, Thiago" w:date="2024-08-15T12:22:00Z" w16du:dateUtc="2024-08-15T16:22:00Z">
            <w:rPr/>
          </w:rPrChange>
        </w:rPr>
        <w:fldChar w:fldCharType="begin"/>
      </w:r>
      <w:r w:rsidRPr="002746DC">
        <w:rPr>
          <w:sz w:val="21"/>
          <w:szCs w:val="21"/>
          <w:rPrChange w:id="4016" w:author="De Jesus Borges, Thiago" w:date="2024-08-15T12:22:00Z" w16du:dateUtc="2024-08-15T16:22:00Z">
            <w:rPr/>
          </w:rPrChange>
        </w:rPr>
        <w:instrText>HYPERLINK \l "_bookmark61"</w:instrText>
      </w:r>
      <w:r w:rsidRPr="00EB5EE6">
        <w:rPr>
          <w:sz w:val="21"/>
          <w:szCs w:val="21"/>
        </w:rPr>
      </w:r>
      <w:r w:rsidRPr="002746DC">
        <w:rPr>
          <w:sz w:val="21"/>
          <w:szCs w:val="21"/>
          <w:rPrChange w:id="4017"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018" w:author="De Jesus Borges, Thiago" w:date="2024-08-15T12:22:00Z" w16du:dateUtc="2024-08-15T16:22:00Z">
            <w:rPr>
              <w:rFonts w:ascii="Arial" w:hAnsi="Arial" w:cs="Arial"/>
              <w:color w:val="0000FF"/>
            </w:rPr>
          </w:rPrChange>
        </w:rPr>
        <w:t>61</w:t>
      </w:r>
      <w:r w:rsidRPr="002746DC">
        <w:rPr>
          <w:rFonts w:ascii="Arial" w:hAnsi="Arial" w:cs="Arial"/>
          <w:color w:val="0000FF"/>
          <w:sz w:val="21"/>
          <w:szCs w:val="21"/>
          <w:rPrChange w:id="4019"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020" w:author="De Jesus Borges, Thiago" w:date="2024-08-15T12:22:00Z" w16du:dateUtc="2024-08-15T16:22:00Z">
            <w:rPr>
              <w:rFonts w:ascii="Arial" w:hAnsi="Arial" w:cs="Arial"/>
            </w:rPr>
          </w:rPrChange>
        </w:rPr>
        <w:t xml:space="preserve">] and align them using the </w:t>
      </w:r>
      <w:proofErr w:type="spellStart"/>
      <w:r w:rsidRPr="002746DC">
        <w:rPr>
          <w:rFonts w:ascii="Arial" w:hAnsi="Arial" w:cs="Arial"/>
          <w:sz w:val="21"/>
          <w:szCs w:val="21"/>
          <w:rPrChange w:id="4021" w:author="De Jesus Borges, Thiago" w:date="2024-08-15T12:22:00Z" w16du:dateUtc="2024-08-15T16:22:00Z">
            <w:rPr>
              <w:rFonts w:ascii="Arial" w:hAnsi="Arial" w:cs="Arial"/>
            </w:rPr>
          </w:rPrChange>
        </w:rPr>
        <w:t>Clustal</w:t>
      </w:r>
      <w:proofErr w:type="spellEnd"/>
      <w:r w:rsidRPr="002746DC">
        <w:rPr>
          <w:rFonts w:ascii="Arial" w:hAnsi="Arial" w:cs="Arial"/>
          <w:sz w:val="21"/>
          <w:szCs w:val="21"/>
          <w:rPrChange w:id="4022" w:author="De Jesus Borges, Thiago" w:date="2024-08-15T12:22:00Z" w16du:dateUtc="2024-08-15T16:22:00Z">
            <w:rPr>
              <w:rFonts w:ascii="Arial" w:hAnsi="Arial" w:cs="Arial"/>
            </w:rPr>
          </w:rPrChange>
        </w:rPr>
        <w:t xml:space="preserve"> Omega 1.2.4 algorithm [</w:t>
      </w:r>
      <w:r w:rsidRPr="002746DC">
        <w:rPr>
          <w:sz w:val="21"/>
          <w:szCs w:val="21"/>
          <w:rPrChange w:id="4023" w:author="De Jesus Borges, Thiago" w:date="2024-08-15T12:22:00Z" w16du:dateUtc="2024-08-15T16:22:00Z">
            <w:rPr/>
          </w:rPrChange>
        </w:rPr>
        <w:fldChar w:fldCharType="begin"/>
      </w:r>
      <w:r w:rsidRPr="002746DC">
        <w:rPr>
          <w:sz w:val="21"/>
          <w:szCs w:val="21"/>
          <w:rPrChange w:id="4024" w:author="De Jesus Borges, Thiago" w:date="2024-08-15T12:22:00Z" w16du:dateUtc="2024-08-15T16:22:00Z">
            <w:rPr/>
          </w:rPrChange>
        </w:rPr>
        <w:instrText>HYPERLINK \l "_bookmark62"</w:instrText>
      </w:r>
      <w:r w:rsidRPr="00EB5EE6">
        <w:rPr>
          <w:sz w:val="21"/>
          <w:szCs w:val="21"/>
        </w:rPr>
      </w:r>
      <w:r w:rsidRPr="002746DC">
        <w:rPr>
          <w:sz w:val="21"/>
          <w:szCs w:val="21"/>
          <w:rPrChange w:id="4025"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026" w:author="De Jesus Borges, Thiago" w:date="2024-08-15T12:22:00Z" w16du:dateUtc="2024-08-15T16:22:00Z">
            <w:rPr>
              <w:rFonts w:ascii="Arial" w:hAnsi="Arial" w:cs="Arial"/>
              <w:color w:val="0000FF"/>
            </w:rPr>
          </w:rPrChange>
        </w:rPr>
        <w:t>62</w:t>
      </w:r>
      <w:r w:rsidRPr="002746DC">
        <w:rPr>
          <w:rFonts w:ascii="Arial" w:hAnsi="Arial" w:cs="Arial"/>
          <w:color w:val="0000FF"/>
          <w:sz w:val="21"/>
          <w:szCs w:val="21"/>
          <w:rPrChange w:id="4027"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028" w:author="De Jesus Borges, Thiago" w:date="2024-08-15T12:22:00Z" w16du:dateUtc="2024-08-15T16:22:00Z">
            <w:rPr>
              <w:rFonts w:ascii="Arial" w:hAnsi="Arial" w:cs="Arial"/>
            </w:rPr>
          </w:rPrChange>
        </w:rPr>
        <w:t>].</w:t>
      </w:r>
      <w:r w:rsidRPr="002746DC">
        <w:rPr>
          <w:rFonts w:ascii="Arial" w:hAnsi="Arial" w:cs="Arial"/>
          <w:spacing w:val="-13"/>
          <w:sz w:val="21"/>
          <w:szCs w:val="21"/>
          <w:rPrChange w:id="4029"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030" w:author="De Jesus Borges, Thiago" w:date="2024-08-15T12:22:00Z" w16du:dateUtc="2024-08-15T16:22:00Z">
            <w:rPr>
              <w:rFonts w:ascii="Arial" w:hAnsi="Arial" w:cs="Arial"/>
            </w:rPr>
          </w:rPrChange>
        </w:rPr>
        <w:t>For</w:t>
      </w:r>
      <w:r w:rsidRPr="002746DC">
        <w:rPr>
          <w:rFonts w:ascii="Arial" w:hAnsi="Arial" w:cs="Arial"/>
          <w:spacing w:val="-12"/>
          <w:sz w:val="21"/>
          <w:szCs w:val="21"/>
          <w:rPrChange w:id="403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32" w:author="De Jesus Borges, Thiago" w:date="2024-08-15T12:22:00Z" w16du:dateUtc="2024-08-15T16:22:00Z">
            <w:rPr>
              <w:rFonts w:ascii="Arial" w:hAnsi="Arial" w:cs="Arial"/>
            </w:rPr>
          </w:rPrChange>
        </w:rPr>
        <w:t>each</w:t>
      </w:r>
      <w:r w:rsidRPr="002746DC">
        <w:rPr>
          <w:rFonts w:ascii="Arial" w:hAnsi="Arial" w:cs="Arial"/>
          <w:spacing w:val="-12"/>
          <w:sz w:val="21"/>
          <w:szCs w:val="21"/>
          <w:rPrChange w:id="403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34" w:author="De Jesus Borges, Thiago" w:date="2024-08-15T12:22:00Z" w16du:dateUtc="2024-08-15T16:22:00Z">
            <w:rPr>
              <w:rFonts w:ascii="Arial" w:hAnsi="Arial" w:cs="Arial"/>
            </w:rPr>
          </w:rPrChange>
        </w:rPr>
        <w:t>site</w:t>
      </w:r>
      <w:r w:rsidRPr="002746DC">
        <w:rPr>
          <w:rFonts w:ascii="Arial" w:hAnsi="Arial" w:cs="Arial"/>
          <w:spacing w:val="-12"/>
          <w:sz w:val="21"/>
          <w:szCs w:val="21"/>
          <w:rPrChange w:id="403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36" w:author="De Jesus Borges, Thiago" w:date="2024-08-15T12:22:00Z" w16du:dateUtc="2024-08-15T16:22:00Z">
            <w:rPr>
              <w:rFonts w:ascii="Arial" w:hAnsi="Arial" w:cs="Arial"/>
            </w:rPr>
          </w:rPrChange>
        </w:rPr>
        <w:t>of</w:t>
      </w:r>
      <w:r w:rsidRPr="002746DC">
        <w:rPr>
          <w:rFonts w:ascii="Arial" w:hAnsi="Arial" w:cs="Arial"/>
          <w:spacing w:val="-12"/>
          <w:sz w:val="21"/>
          <w:szCs w:val="21"/>
          <w:rPrChange w:id="403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38" w:author="De Jesus Borges, Thiago" w:date="2024-08-15T12:22:00Z" w16du:dateUtc="2024-08-15T16:22:00Z">
            <w:rPr>
              <w:rFonts w:ascii="Arial" w:hAnsi="Arial" w:cs="Arial"/>
            </w:rPr>
          </w:rPrChange>
        </w:rPr>
        <w:t>each</w:t>
      </w:r>
      <w:r w:rsidRPr="002746DC">
        <w:rPr>
          <w:rFonts w:ascii="Arial" w:hAnsi="Arial" w:cs="Arial"/>
          <w:spacing w:val="-12"/>
          <w:sz w:val="21"/>
          <w:szCs w:val="21"/>
          <w:rPrChange w:id="403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40" w:author="De Jesus Borges, Thiago" w:date="2024-08-15T12:22:00Z" w16du:dateUtc="2024-08-15T16:22:00Z">
            <w:rPr>
              <w:rFonts w:ascii="Arial" w:hAnsi="Arial" w:cs="Arial"/>
            </w:rPr>
          </w:rPrChange>
        </w:rPr>
        <w:t>aligned</w:t>
      </w:r>
      <w:r w:rsidRPr="002746DC">
        <w:rPr>
          <w:rFonts w:ascii="Arial" w:hAnsi="Arial" w:cs="Arial"/>
          <w:spacing w:val="-12"/>
          <w:sz w:val="21"/>
          <w:szCs w:val="21"/>
          <w:rPrChange w:id="404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42" w:author="De Jesus Borges, Thiago" w:date="2024-08-15T12:22:00Z" w16du:dateUtc="2024-08-15T16:22:00Z">
            <w:rPr>
              <w:rFonts w:ascii="Arial" w:hAnsi="Arial" w:cs="Arial"/>
            </w:rPr>
          </w:rPrChange>
        </w:rPr>
        <w:t>gene,</w:t>
      </w:r>
      <w:r w:rsidRPr="002746DC">
        <w:rPr>
          <w:rFonts w:ascii="Arial" w:hAnsi="Arial" w:cs="Arial"/>
          <w:spacing w:val="-12"/>
          <w:sz w:val="21"/>
          <w:szCs w:val="21"/>
          <w:rPrChange w:id="404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44" w:author="De Jesus Borges, Thiago" w:date="2024-08-15T12:22:00Z" w16du:dateUtc="2024-08-15T16:22:00Z">
            <w:rPr>
              <w:rFonts w:ascii="Arial" w:hAnsi="Arial" w:cs="Arial"/>
            </w:rPr>
          </w:rPrChange>
        </w:rPr>
        <w:t>we</w:t>
      </w:r>
      <w:r w:rsidRPr="002746DC">
        <w:rPr>
          <w:rFonts w:ascii="Arial" w:hAnsi="Arial" w:cs="Arial"/>
          <w:spacing w:val="-12"/>
          <w:sz w:val="21"/>
          <w:szCs w:val="21"/>
          <w:rPrChange w:id="404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46" w:author="De Jesus Borges, Thiago" w:date="2024-08-15T12:22:00Z" w16du:dateUtc="2024-08-15T16:22:00Z">
            <w:rPr>
              <w:rFonts w:ascii="Arial" w:hAnsi="Arial" w:cs="Arial"/>
            </w:rPr>
          </w:rPrChange>
        </w:rPr>
        <w:t>calculate</w:t>
      </w:r>
      <w:r w:rsidRPr="002746DC">
        <w:rPr>
          <w:rFonts w:ascii="Arial" w:hAnsi="Arial" w:cs="Arial"/>
          <w:spacing w:val="-12"/>
          <w:sz w:val="21"/>
          <w:szCs w:val="21"/>
          <w:rPrChange w:id="404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48"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404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50" w:author="De Jesus Borges, Thiago" w:date="2024-08-15T12:22:00Z" w16du:dateUtc="2024-08-15T16:22:00Z">
            <w:rPr>
              <w:rFonts w:ascii="Arial" w:hAnsi="Arial" w:cs="Arial"/>
            </w:rPr>
          </w:rPrChange>
        </w:rPr>
        <w:t>normalized</w:t>
      </w:r>
      <w:r w:rsidRPr="002746DC">
        <w:rPr>
          <w:rFonts w:ascii="Arial" w:hAnsi="Arial" w:cs="Arial"/>
          <w:spacing w:val="-12"/>
          <w:sz w:val="21"/>
          <w:szCs w:val="21"/>
          <w:rPrChange w:id="405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52" w:author="De Jesus Borges, Thiago" w:date="2024-08-15T12:22:00Z" w16du:dateUtc="2024-08-15T16:22:00Z">
            <w:rPr>
              <w:rFonts w:ascii="Arial" w:hAnsi="Arial" w:cs="Arial"/>
            </w:rPr>
          </w:rPrChange>
        </w:rPr>
        <w:t>Shannon</w:t>
      </w:r>
      <w:r w:rsidRPr="002746DC">
        <w:rPr>
          <w:rFonts w:ascii="Arial" w:hAnsi="Arial" w:cs="Arial"/>
          <w:spacing w:val="-12"/>
          <w:sz w:val="21"/>
          <w:szCs w:val="21"/>
          <w:rPrChange w:id="405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054" w:author="De Jesus Borges, Thiago" w:date="2024-08-15T12:22:00Z" w16du:dateUtc="2024-08-15T16:22:00Z">
            <w:rPr>
              <w:rFonts w:ascii="Arial" w:hAnsi="Arial" w:cs="Arial"/>
            </w:rPr>
          </w:rPrChange>
        </w:rPr>
        <w:t>entropy with</w:t>
      </w:r>
      <w:r w:rsidRPr="002746DC">
        <w:rPr>
          <w:rFonts w:ascii="Arial" w:hAnsi="Arial" w:cs="Arial"/>
          <w:spacing w:val="-7"/>
          <w:sz w:val="21"/>
          <w:szCs w:val="21"/>
          <w:rPrChange w:id="405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56" w:author="De Jesus Borges, Thiago" w:date="2024-08-15T12:22:00Z" w16du:dateUtc="2024-08-15T16:22:00Z">
            <w:rPr>
              <w:rFonts w:ascii="Arial" w:hAnsi="Arial" w:cs="Arial"/>
            </w:rPr>
          </w:rPrChange>
        </w:rPr>
        <w:t>SciPy</w:t>
      </w:r>
      <w:r w:rsidRPr="002746DC">
        <w:rPr>
          <w:rFonts w:ascii="Arial" w:hAnsi="Arial" w:cs="Arial"/>
          <w:spacing w:val="-7"/>
          <w:sz w:val="21"/>
          <w:szCs w:val="21"/>
          <w:rPrChange w:id="405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58" w:author="De Jesus Borges, Thiago" w:date="2024-08-15T12:22:00Z" w16du:dateUtc="2024-08-15T16:22:00Z">
            <w:rPr>
              <w:rFonts w:ascii="Arial" w:hAnsi="Arial" w:cs="Arial"/>
            </w:rPr>
          </w:rPrChange>
        </w:rPr>
        <w:t>1.11.4</w:t>
      </w:r>
      <w:r w:rsidRPr="002746DC">
        <w:rPr>
          <w:rFonts w:ascii="Arial" w:hAnsi="Arial" w:cs="Arial"/>
          <w:spacing w:val="-7"/>
          <w:sz w:val="21"/>
          <w:szCs w:val="21"/>
          <w:rPrChange w:id="405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60" w:author="De Jesus Borges, Thiago" w:date="2024-08-15T12:22:00Z" w16du:dateUtc="2024-08-15T16:22:00Z">
            <w:rPr>
              <w:rFonts w:ascii="Arial" w:hAnsi="Arial" w:cs="Arial"/>
            </w:rPr>
          </w:rPrChange>
        </w:rPr>
        <w:t>[</w:t>
      </w:r>
      <w:r w:rsidRPr="002746DC">
        <w:rPr>
          <w:sz w:val="21"/>
          <w:szCs w:val="21"/>
          <w:rPrChange w:id="4061" w:author="De Jesus Borges, Thiago" w:date="2024-08-15T12:22:00Z" w16du:dateUtc="2024-08-15T16:22:00Z">
            <w:rPr/>
          </w:rPrChange>
        </w:rPr>
        <w:fldChar w:fldCharType="begin"/>
      </w:r>
      <w:r w:rsidRPr="002746DC">
        <w:rPr>
          <w:sz w:val="21"/>
          <w:szCs w:val="21"/>
          <w:rPrChange w:id="4062" w:author="De Jesus Borges, Thiago" w:date="2024-08-15T12:22:00Z" w16du:dateUtc="2024-08-15T16:22:00Z">
            <w:rPr/>
          </w:rPrChange>
        </w:rPr>
        <w:instrText>HYPERLINK \l "_bookmark58"</w:instrText>
      </w:r>
      <w:r w:rsidRPr="00EB5EE6">
        <w:rPr>
          <w:sz w:val="21"/>
          <w:szCs w:val="21"/>
        </w:rPr>
      </w:r>
      <w:r w:rsidRPr="002746DC">
        <w:rPr>
          <w:sz w:val="21"/>
          <w:szCs w:val="21"/>
          <w:rPrChange w:id="4063"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064" w:author="De Jesus Borges, Thiago" w:date="2024-08-15T12:22:00Z" w16du:dateUtc="2024-08-15T16:22:00Z">
            <w:rPr>
              <w:rFonts w:ascii="Arial" w:hAnsi="Arial" w:cs="Arial"/>
              <w:color w:val="0000FF"/>
            </w:rPr>
          </w:rPrChange>
        </w:rPr>
        <w:t>58</w:t>
      </w:r>
      <w:r w:rsidRPr="002746DC">
        <w:rPr>
          <w:rFonts w:ascii="Arial" w:hAnsi="Arial" w:cs="Arial"/>
          <w:color w:val="0000FF"/>
          <w:sz w:val="21"/>
          <w:szCs w:val="21"/>
          <w:rPrChange w:id="4065"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066" w:author="De Jesus Borges, Thiago" w:date="2024-08-15T12:22:00Z" w16du:dateUtc="2024-08-15T16:22:00Z">
            <w:rPr>
              <w:rFonts w:ascii="Arial" w:hAnsi="Arial" w:cs="Arial"/>
            </w:rPr>
          </w:rPrChange>
        </w:rPr>
        <w:t>]</w:t>
      </w:r>
      <w:r w:rsidRPr="002746DC">
        <w:rPr>
          <w:rFonts w:ascii="Arial" w:hAnsi="Arial" w:cs="Arial"/>
          <w:spacing w:val="-7"/>
          <w:sz w:val="21"/>
          <w:szCs w:val="21"/>
          <w:rPrChange w:id="406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68" w:author="De Jesus Borges, Thiago" w:date="2024-08-15T12:22:00Z" w16du:dateUtc="2024-08-15T16:22:00Z">
            <w:rPr>
              <w:rFonts w:ascii="Arial" w:hAnsi="Arial" w:cs="Arial"/>
            </w:rPr>
          </w:rPrChange>
        </w:rPr>
        <w:t>to</w:t>
      </w:r>
      <w:r w:rsidRPr="002746DC">
        <w:rPr>
          <w:rFonts w:ascii="Arial" w:hAnsi="Arial" w:cs="Arial"/>
          <w:spacing w:val="-7"/>
          <w:sz w:val="21"/>
          <w:szCs w:val="21"/>
          <w:rPrChange w:id="406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70" w:author="De Jesus Borges, Thiago" w:date="2024-08-15T12:22:00Z" w16du:dateUtc="2024-08-15T16:22:00Z">
            <w:rPr>
              <w:rFonts w:ascii="Arial" w:hAnsi="Arial" w:cs="Arial"/>
            </w:rPr>
          </w:rPrChange>
        </w:rPr>
        <w:t>quantify</w:t>
      </w:r>
      <w:r w:rsidRPr="002746DC">
        <w:rPr>
          <w:rFonts w:ascii="Arial" w:hAnsi="Arial" w:cs="Arial"/>
          <w:spacing w:val="-7"/>
          <w:sz w:val="21"/>
          <w:szCs w:val="21"/>
          <w:rPrChange w:id="407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72" w:author="De Jesus Borges, Thiago" w:date="2024-08-15T12:22:00Z" w16du:dateUtc="2024-08-15T16:22:00Z">
            <w:rPr>
              <w:rFonts w:ascii="Arial" w:hAnsi="Arial" w:cs="Arial"/>
            </w:rPr>
          </w:rPrChange>
        </w:rPr>
        <w:t>the</w:t>
      </w:r>
      <w:r w:rsidRPr="002746DC">
        <w:rPr>
          <w:rFonts w:ascii="Arial" w:hAnsi="Arial" w:cs="Arial"/>
          <w:spacing w:val="-7"/>
          <w:sz w:val="21"/>
          <w:szCs w:val="21"/>
          <w:rPrChange w:id="407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74" w:author="De Jesus Borges, Thiago" w:date="2024-08-15T12:22:00Z" w16du:dateUtc="2024-08-15T16:22:00Z">
            <w:rPr>
              <w:rFonts w:ascii="Arial" w:hAnsi="Arial" w:cs="Arial"/>
            </w:rPr>
          </w:rPrChange>
        </w:rPr>
        <w:t>conservation</w:t>
      </w:r>
      <w:r w:rsidRPr="002746DC">
        <w:rPr>
          <w:rFonts w:ascii="Arial" w:hAnsi="Arial" w:cs="Arial"/>
          <w:spacing w:val="-7"/>
          <w:sz w:val="21"/>
          <w:szCs w:val="21"/>
          <w:rPrChange w:id="407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76" w:author="De Jesus Borges, Thiago" w:date="2024-08-15T12:22:00Z" w16du:dateUtc="2024-08-15T16:22:00Z">
            <w:rPr>
              <w:rFonts w:ascii="Arial" w:hAnsi="Arial" w:cs="Arial"/>
            </w:rPr>
          </w:rPrChange>
        </w:rPr>
        <w:t>of</w:t>
      </w:r>
      <w:r w:rsidRPr="002746DC">
        <w:rPr>
          <w:rFonts w:ascii="Arial" w:hAnsi="Arial" w:cs="Arial"/>
          <w:spacing w:val="-7"/>
          <w:sz w:val="21"/>
          <w:szCs w:val="21"/>
          <w:rPrChange w:id="407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78" w:author="De Jesus Borges, Thiago" w:date="2024-08-15T12:22:00Z" w16du:dateUtc="2024-08-15T16:22:00Z">
            <w:rPr>
              <w:rFonts w:ascii="Arial" w:hAnsi="Arial" w:cs="Arial"/>
            </w:rPr>
          </w:rPrChange>
        </w:rPr>
        <w:t>the</w:t>
      </w:r>
      <w:r w:rsidRPr="002746DC">
        <w:rPr>
          <w:rFonts w:ascii="Arial" w:hAnsi="Arial" w:cs="Arial"/>
          <w:spacing w:val="-7"/>
          <w:sz w:val="21"/>
          <w:szCs w:val="21"/>
          <w:rPrChange w:id="4079"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80" w:author="De Jesus Borges, Thiago" w:date="2024-08-15T12:22:00Z" w16du:dateUtc="2024-08-15T16:22:00Z">
            <w:rPr>
              <w:rFonts w:ascii="Arial" w:hAnsi="Arial" w:cs="Arial"/>
            </w:rPr>
          </w:rPrChange>
        </w:rPr>
        <w:t>amino</w:t>
      </w:r>
      <w:r w:rsidRPr="002746DC">
        <w:rPr>
          <w:rFonts w:ascii="Arial" w:hAnsi="Arial" w:cs="Arial"/>
          <w:spacing w:val="-7"/>
          <w:sz w:val="21"/>
          <w:szCs w:val="21"/>
          <w:rPrChange w:id="4081"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82" w:author="De Jesus Borges, Thiago" w:date="2024-08-15T12:22:00Z" w16du:dateUtc="2024-08-15T16:22:00Z">
            <w:rPr>
              <w:rFonts w:ascii="Arial" w:hAnsi="Arial" w:cs="Arial"/>
            </w:rPr>
          </w:rPrChange>
        </w:rPr>
        <w:t>acids</w:t>
      </w:r>
      <w:r w:rsidRPr="002746DC">
        <w:rPr>
          <w:rFonts w:ascii="Arial" w:hAnsi="Arial" w:cs="Arial"/>
          <w:spacing w:val="-7"/>
          <w:sz w:val="21"/>
          <w:szCs w:val="21"/>
          <w:rPrChange w:id="4083"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84" w:author="De Jesus Borges, Thiago" w:date="2024-08-15T12:22:00Z" w16du:dateUtc="2024-08-15T16:22:00Z">
            <w:rPr>
              <w:rFonts w:ascii="Arial" w:hAnsi="Arial" w:cs="Arial"/>
            </w:rPr>
          </w:rPrChange>
        </w:rPr>
        <w:t>given</w:t>
      </w:r>
      <w:r w:rsidRPr="002746DC">
        <w:rPr>
          <w:rFonts w:ascii="Arial" w:hAnsi="Arial" w:cs="Arial"/>
          <w:spacing w:val="-7"/>
          <w:sz w:val="21"/>
          <w:szCs w:val="21"/>
          <w:rPrChange w:id="4085"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86" w:author="De Jesus Borges, Thiago" w:date="2024-08-15T12:22:00Z" w16du:dateUtc="2024-08-15T16:22:00Z">
            <w:rPr>
              <w:rFonts w:ascii="Arial" w:hAnsi="Arial" w:cs="Arial"/>
            </w:rPr>
          </w:rPrChange>
        </w:rPr>
        <w:t>the</w:t>
      </w:r>
      <w:r w:rsidRPr="002746DC">
        <w:rPr>
          <w:rFonts w:ascii="Arial" w:hAnsi="Arial" w:cs="Arial"/>
          <w:spacing w:val="-7"/>
          <w:sz w:val="21"/>
          <w:szCs w:val="21"/>
          <w:rPrChange w:id="4087"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088" w:author="De Jesus Borges, Thiago" w:date="2024-08-15T12:22:00Z" w16du:dateUtc="2024-08-15T16:22:00Z">
            <w:rPr>
              <w:rFonts w:ascii="Arial" w:hAnsi="Arial" w:cs="Arial"/>
            </w:rPr>
          </w:rPrChange>
        </w:rPr>
        <w:t xml:space="preserve">homo sapiens sequence as </w:t>
      </w:r>
      <w:r w:rsidR="00D34E12" w:rsidRPr="002746DC">
        <w:rPr>
          <w:rFonts w:ascii="Arial" w:hAnsi="Arial" w:cs="Arial"/>
          <w:sz w:val="21"/>
          <w:szCs w:val="21"/>
          <w:rPrChange w:id="4089" w:author="De Jesus Borges, Thiago" w:date="2024-08-15T12:22:00Z" w16du:dateUtc="2024-08-15T16:22:00Z">
            <w:rPr>
              <w:rFonts w:ascii="Arial" w:hAnsi="Arial" w:cs="Arial"/>
            </w:rPr>
          </w:rPrChange>
        </w:rPr>
        <w:t xml:space="preserve">a </w:t>
      </w:r>
      <w:r w:rsidRPr="002746DC">
        <w:rPr>
          <w:rFonts w:ascii="Arial" w:hAnsi="Arial" w:cs="Arial"/>
          <w:sz w:val="21"/>
          <w:szCs w:val="21"/>
          <w:rPrChange w:id="4090" w:author="De Jesus Borges, Thiago" w:date="2024-08-15T12:22:00Z" w16du:dateUtc="2024-08-15T16:22:00Z">
            <w:rPr>
              <w:rFonts w:ascii="Arial" w:hAnsi="Arial" w:cs="Arial"/>
            </w:rPr>
          </w:rPrChange>
        </w:rPr>
        <w:t>reference.</w:t>
      </w:r>
    </w:p>
    <w:p w14:paraId="5ABCF6D8" w14:textId="7FC833CC" w:rsidR="00833730" w:rsidRPr="002746DC" w:rsidRDefault="0047037D">
      <w:pPr>
        <w:pStyle w:val="BodyText"/>
        <w:spacing w:line="254" w:lineRule="auto"/>
        <w:ind w:left="360" w:right="318" w:firstLine="298"/>
        <w:rPr>
          <w:rFonts w:ascii="Arial" w:hAnsi="Arial" w:cs="Arial"/>
          <w:spacing w:val="-2"/>
          <w:sz w:val="21"/>
          <w:szCs w:val="21"/>
          <w:rPrChange w:id="4091" w:author="De Jesus Borges, Thiago" w:date="2024-08-15T12:22:00Z" w16du:dateUtc="2024-08-15T16:22:00Z">
            <w:rPr>
              <w:rFonts w:ascii="Arial" w:hAnsi="Arial" w:cs="Arial"/>
              <w:spacing w:val="-2"/>
            </w:rPr>
          </w:rPrChange>
        </w:rPr>
        <w:pPrChange w:id="4092" w:author="De Jesus Borges, Thiago" w:date="2024-08-15T12:22:00Z" w16du:dateUtc="2024-08-15T16:22:00Z">
          <w:pPr>
            <w:pStyle w:val="BodyText"/>
            <w:spacing w:line="254" w:lineRule="auto"/>
            <w:ind w:left="811" w:right="318" w:firstLine="298"/>
          </w:pPr>
        </w:pPrChange>
      </w:pPr>
      <w:r w:rsidRPr="002746DC">
        <w:rPr>
          <w:rFonts w:ascii="Arial" w:hAnsi="Arial" w:cs="Arial"/>
          <w:i/>
          <w:spacing w:val="-2"/>
          <w:sz w:val="21"/>
          <w:szCs w:val="21"/>
          <w:rPrChange w:id="4093" w:author="De Jesus Borges, Thiago" w:date="2024-08-15T12:22:00Z" w16du:dateUtc="2024-08-15T16:22:00Z">
            <w:rPr>
              <w:rFonts w:ascii="Arial" w:hAnsi="Arial" w:cs="Arial"/>
              <w:i/>
              <w:spacing w:val="-2"/>
            </w:rPr>
          </w:rPrChange>
        </w:rPr>
        <w:t>Machine</w:t>
      </w:r>
      <w:r w:rsidRPr="002746DC">
        <w:rPr>
          <w:rFonts w:ascii="Arial" w:hAnsi="Arial" w:cs="Arial"/>
          <w:i/>
          <w:spacing w:val="-11"/>
          <w:sz w:val="21"/>
          <w:szCs w:val="21"/>
          <w:rPrChange w:id="4094" w:author="De Jesus Borges, Thiago" w:date="2024-08-15T12:22:00Z" w16du:dateUtc="2024-08-15T16:22:00Z">
            <w:rPr>
              <w:rFonts w:ascii="Arial" w:hAnsi="Arial" w:cs="Arial"/>
              <w:i/>
              <w:spacing w:val="-11"/>
            </w:rPr>
          </w:rPrChange>
        </w:rPr>
        <w:t xml:space="preserve"> </w:t>
      </w:r>
      <w:r w:rsidRPr="002746DC">
        <w:rPr>
          <w:rFonts w:ascii="Arial" w:hAnsi="Arial" w:cs="Arial"/>
          <w:i/>
          <w:spacing w:val="-2"/>
          <w:sz w:val="21"/>
          <w:szCs w:val="21"/>
          <w:rPrChange w:id="4095" w:author="De Jesus Borges, Thiago" w:date="2024-08-15T12:22:00Z" w16du:dateUtc="2024-08-15T16:22:00Z">
            <w:rPr>
              <w:rFonts w:ascii="Arial" w:hAnsi="Arial" w:cs="Arial"/>
              <w:i/>
              <w:spacing w:val="-2"/>
            </w:rPr>
          </w:rPrChange>
        </w:rPr>
        <w:t>learning</w:t>
      </w:r>
      <w:r w:rsidRPr="002746DC">
        <w:rPr>
          <w:rFonts w:ascii="Arial" w:hAnsi="Arial" w:cs="Arial"/>
          <w:i/>
          <w:spacing w:val="-10"/>
          <w:sz w:val="21"/>
          <w:szCs w:val="21"/>
          <w:rPrChange w:id="4096" w:author="De Jesus Borges, Thiago" w:date="2024-08-15T12:22:00Z" w16du:dateUtc="2024-08-15T16:22:00Z">
            <w:rPr>
              <w:rFonts w:ascii="Arial" w:hAnsi="Arial" w:cs="Arial"/>
              <w:i/>
              <w:spacing w:val="-10"/>
            </w:rPr>
          </w:rPrChange>
        </w:rPr>
        <w:t xml:space="preserve"> </w:t>
      </w:r>
      <w:r w:rsidRPr="002746DC">
        <w:rPr>
          <w:rFonts w:ascii="Arial" w:hAnsi="Arial" w:cs="Arial"/>
          <w:i/>
          <w:spacing w:val="-2"/>
          <w:sz w:val="21"/>
          <w:szCs w:val="21"/>
          <w:rPrChange w:id="4097" w:author="De Jesus Borges, Thiago" w:date="2024-08-15T12:22:00Z" w16du:dateUtc="2024-08-15T16:22:00Z">
            <w:rPr>
              <w:rFonts w:ascii="Arial" w:hAnsi="Arial" w:cs="Arial"/>
              <w:i/>
              <w:spacing w:val="-2"/>
            </w:rPr>
          </w:rPrChange>
        </w:rPr>
        <w:t>to</w:t>
      </w:r>
      <w:r w:rsidRPr="002746DC">
        <w:rPr>
          <w:rFonts w:ascii="Arial" w:hAnsi="Arial" w:cs="Arial"/>
          <w:i/>
          <w:spacing w:val="-10"/>
          <w:sz w:val="21"/>
          <w:szCs w:val="21"/>
          <w:rPrChange w:id="4098" w:author="De Jesus Borges, Thiago" w:date="2024-08-15T12:22:00Z" w16du:dateUtc="2024-08-15T16:22:00Z">
            <w:rPr>
              <w:rFonts w:ascii="Arial" w:hAnsi="Arial" w:cs="Arial"/>
              <w:i/>
              <w:spacing w:val="-10"/>
            </w:rPr>
          </w:rPrChange>
        </w:rPr>
        <w:t xml:space="preserve"> </w:t>
      </w:r>
      <w:r w:rsidRPr="002746DC">
        <w:rPr>
          <w:rFonts w:ascii="Arial" w:hAnsi="Arial" w:cs="Arial"/>
          <w:i/>
          <w:spacing w:val="-2"/>
          <w:sz w:val="21"/>
          <w:szCs w:val="21"/>
          <w:rPrChange w:id="4099" w:author="De Jesus Borges, Thiago" w:date="2024-08-15T12:22:00Z" w16du:dateUtc="2024-08-15T16:22:00Z">
            <w:rPr>
              <w:rFonts w:ascii="Arial" w:hAnsi="Arial" w:cs="Arial"/>
              <w:i/>
              <w:spacing w:val="-2"/>
            </w:rPr>
          </w:rPrChange>
        </w:rPr>
        <w:t>evaluate</w:t>
      </w:r>
      <w:r w:rsidRPr="002746DC">
        <w:rPr>
          <w:rFonts w:ascii="Arial" w:hAnsi="Arial" w:cs="Arial"/>
          <w:i/>
          <w:spacing w:val="-10"/>
          <w:sz w:val="21"/>
          <w:szCs w:val="21"/>
          <w:rPrChange w:id="4100" w:author="De Jesus Borges, Thiago" w:date="2024-08-15T12:22:00Z" w16du:dateUtc="2024-08-15T16:22:00Z">
            <w:rPr>
              <w:rFonts w:ascii="Arial" w:hAnsi="Arial" w:cs="Arial"/>
              <w:i/>
              <w:spacing w:val="-10"/>
            </w:rPr>
          </w:rPrChange>
        </w:rPr>
        <w:t xml:space="preserve"> </w:t>
      </w:r>
      <w:r w:rsidRPr="002746DC">
        <w:rPr>
          <w:rFonts w:ascii="Arial" w:hAnsi="Arial" w:cs="Arial"/>
          <w:i/>
          <w:spacing w:val="-2"/>
          <w:sz w:val="21"/>
          <w:szCs w:val="21"/>
          <w:rPrChange w:id="4101" w:author="De Jesus Borges, Thiago" w:date="2024-08-15T12:22:00Z" w16du:dateUtc="2024-08-15T16:22:00Z">
            <w:rPr>
              <w:rFonts w:ascii="Arial" w:hAnsi="Arial" w:cs="Arial"/>
              <w:i/>
              <w:spacing w:val="-2"/>
            </w:rPr>
          </w:rPrChange>
        </w:rPr>
        <w:t>normalizations</w:t>
      </w:r>
      <w:r w:rsidRPr="002746DC">
        <w:rPr>
          <w:rFonts w:ascii="Arial" w:hAnsi="Arial" w:cs="Arial"/>
          <w:spacing w:val="-2"/>
          <w:sz w:val="21"/>
          <w:szCs w:val="21"/>
          <w:rPrChange w:id="4102" w:author="De Jesus Borges, Thiago" w:date="2024-08-15T12:22:00Z" w16du:dateUtc="2024-08-15T16:22:00Z">
            <w:rPr>
              <w:rFonts w:ascii="Arial" w:hAnsi="Arial" w:cs="Arial"/>
              <w:spacing w:val="-2"/>
            </w:rPr>
          </w:rPrChange>
        </w:rPr>
        <w:t>:</w:t>
      </w:r>
      <w:r w:rsidRPr="002746DC">
        <w:rPr>
          <w:rFonts w:ascii="Arial" w:hAnsi="Arial" w:cs="Arial"/>
          <w:spacing w:val="-10"/>
          <w:sz w:val="21"/>
          <w:szCs w:val="21"/>
          <w:rPrChange w:id="410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04" w:author="De Jesus Borges, Thiago" w:date="2024-08-15T12:22:00Z" w16du:dateUtc="2024-08-15T16:22:00Z">
            <w:rPr>
              <w:rFonts w:ascii="Arial" w:hAnsi="Arial" w:cs="Arial"/>
              <w:spacing w:val="-2"/>
            </w:rPr>
          </w:rPrChange>
        </w:rPr>
        <w:t>We</w:t>
      </w:r>
      <w:r w:rsidRPr="002746DC">
        <w:rPr>
          <w:rFonts w:ascii="Arial" w:hAnsi="Arial" w:cs="Arial"/>
          <w:spacing w:val="-10"/>
          <w:sz w:val="21"/>
          <w:szCs w:val="21"/>
          <w:rPrChange w:id="4105" w:author="De Jesus Borges, Thiago" w:date="2024-08-15T12:22:00Z" w16du:dateUtc="2024-08-15T16:22:00Z">
            <w:rPr>
              <w:rFonts w:ascii="Arial" w:hAnsi="Arial" w:cs="Arial"/>
              <w:spacing w:val="-10"/>
            </w:rPr>
          </w:rPrChange>
        </w:rPr>
        <w:t xml:space="preserve"> </w:t>
      </w:r>
      <w:r w:rsidR="002A6431" w:rsidRPr="002746DC">
        <w:rPr>
          <w:rFonts w:ascii="Arial" w:hAnsi="Arial" w:cs="Arial"/>
          <w:spacing w:val="-2"/>
          <w:sz w:val="21"/>
          <w:szCs w:val="21"/>
          <w:rPrChange w:id="4106" w:author="De Jesus Borges, Thiago" w:date="2024-08-15T12:22:00Z" w16du:dateUtc="2024-08-15T16:22:00Z">
            <w:rPr>
              <w:rFonts w:ascii="Arial" w:hAnsi="Arial" w:cs="Arial"/>
              <w:spacing w:val="-2"/>
            </w:rPr>
          </w:rPrChange>
        </w:rPr>
        <w:t>analyze</w:t>
      </w:r>
      <w:r w:rsidRPr="002746DC">
        <w:rPr>
          <w:rFonts w:ascii="Arial" w:hAnsi="Arial" w:cs="Arial"/>
          <w:spacing w:val="-10"/>
          <w:sz w:val="21"/>
          <w:szCs w:val="21"/>
          <w:rPrChange w:id="410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08" w:author="De Jesus Borges, Thiago" w:date="2024-08-15T12:22:00Z" w16du:dateUtc="2024-08-15T16:22:00Z">
            <w:rPr>
              <w:rFonts w:ascii="Arial" w:hAnsi="Arial" w:cs="Arial"/>
              <w:spacing w:val="-2"/>
            </w:rPr>
          </w:rPrChange>
        </w:rPr>
        <w:t xml:space="preserve">samples </w:t>
      </w:r>
      <w:r w:rsidRPr="002746DC">
        <w:rPr>
          <w:rFonts w:ascii="Arial" w:hAnsi="Arial" w:cs="Arial"/>
          <w:sz w:val="21"/>
          <w:szCs w:val="21"/>
          <w:rPrChange w:id="4109" w:author="De Jesus Borges, Thiago" w:date="2024-08-15T12:22:00Z" w16du:dateUtc="2024-08-15T16:22:00Z">
            <w:rPr>
              <w:rFonts w:ascii="Arial" w:hAnsi="Arial" w:cs="Arial"/>
            </w:rPr>
          </w:rPrChange>
        </w:rPr>
        <w:t>of</w:t>
      </w:r>
      <w:r w:rsidRPr="002746DC">
        <w:rPr>
          <w:rFonts w:ascii="Arial" w:hAnsi="Arial" w:cs="Arial"/>
          <w:spacing w:val="-13"/>
          <w:sz w:val="21"/>
          <w:szCs w:val="21"/>
          <w:rPrChange w:id="4110"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111" w:author="De Jesus Borges, Thiago" w:date="2024-08-15T12:22:00Z" w16du:dateUtc="2024-08-15T16:22:00Z">
            <w:rPr>
              <w:rFonts w:ascii="Arial" w:hAnsi="Arial" w:cs="Arial"/>
            </w:rPr>
          </w:rPrChange>
        </w:rPr>
        <w:t>GSE175718</w:t>
      </w:r>
      <w:r w:rsidRPr="002746DC">
        <w:rPr>
          <w:rFonts w:ascii="Arial" w:hAnsi="Arial" w:cs="Arial"/>
          <w:spacing w:val="-12"/>
          <w:sz w:val="21"/>
          <w:szCs w:val="21"/>
          <w:rPrChange w:id="411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13" w:author="De Jesus Borges, Thiago" w:date="2024-08-15T12:22:00Z" w16du:dateUtc="2024-08-15T16:22:00Z">
            <w:rPr>
              <w:rFonts w:ascii="Arial" w:hAnsi="Arial" w:cs="Arial"/>
            </w:rPr>
          </w:rPrChange>
        </w:rPr>
        <w:t>[</w:t>
      </w:r>
      <w:r w:rsidRPr="002746DC">
        <w:rPr>
          <w:sz w:val="21"/>
          <w:szCs w:val="21"/>
          <w:rPrChange w:id="4114" w:author="De Jesus Borges, Thiago" w:date="2024-08-15T12:22:00Z" w16du:dateUtc="2024-08-15T16:22:00Z">
            <w:rPr/>
          </w:rPrChange>
        </w:rPr>
        <w:fldChar w:fldCharType="begin"/>
      </w:r>
      <w:r w:rsidRPr="002746DC">
        <w:rPr>
          <w:sz w:val="21"/>
          <w:szCs w:val="21"/>
          <w:rPrChange w:id="4115" w:author="De Jesus Borges, Thiago" w:date="2024-08-15T12:22:00Z" w16du:dateUtc="2024-08-15T16:22:00Z">
            <w:rPr/>
          </w:rPrChange>
        </w:rPr>
        <w:instrText>HYPERLINK \l "_bookmark28"</w:instrText>
      </w:r>
      <w:r w:rsidRPr="00EB5EE6">
        <w:rPr>
          <w:sz w:val="21"/>
          <w:szCs w:val="21"/>
        </w:rPr>
      </w:r>
      <w:r w:rsidRPr="002746DC">
        <w:rPr>
          <w:sz w:val="21"/>
          <w:szCs w:val="21"/>
          <w:rPrChange w:id="4116"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117" w:author="De Jesus Borges, Thiago" w:date="2024-08-15T12:22:00Z" w16du:dateUtc="2024-08-15T16:22:00Z">
            <w:rPr>
              <w:rFonts w:ascii="Arial" w:hAnsi="Arial" w:cs="Arial"/>
              <w:color w:val="0000FF"/>
            </w:rPr>
          </w:rPrChange>
        </w:rPr>
        <w:t>28</w:t>
      </w:r>
      <w:r w:rsidRPr="002746DC">
        <w:rPr>
          <w:rFonts w:ascii="Arial" w:hAnsi="Arial" w:cs="Arial"/>
          <w:color w:val="0000FF"/>
          <w:sz w:val="21"/>
          <w:szCs w:val="21"/>
          <w:rPrChange w:id="4118"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119" w:author="De Jesus Borges, Thiago" w:date="2024-08-15T12:22:00Z" w16du:dateUtc="2024-08-15T16:22:00Z">
            <w:rPr>
              <w:rFonts w:ascii="Arial" w:hAnsi="Arial" w:cs="Arial"/>
            </w:rPr>
          </w:rPrChange>
        </w:rPr>
        <w:t>].</w:t>
      </w:r>
      <w:r w:rsidRPr="002746DC">
        <w:rPr>
          <w:rFonts w:ascii="Arial" w:hAnsi="Arial" w:cs="Arial"/>
          <w:spacing w:val="-12"/>
          <w:sz w:val="21"/>
          <w:szCs w:val="21"/>
          <w:rPrChange w:id="412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21" w:author="De Jesus Borges, Thiago" w:date="2024-08-15T12:22:00Z" w16du:dateUtc="2024-08-15T16:22:00Z">
            <w:rPr>
              <w:rFonts w:ascii="Arial" w:hAnsi="Arial" w:cs="Arial"/>
            </w:rPr>
          </w:rPrChange>
        </w:rPr>
        <w:t>We</w:t>
      </w:r>
      <w:r w:rsidRPr="002746DC">
        <w:rPr>
          <w:rFonts w:ascii="Arial" w:hAnsi="Arial" w:cs="Arial"/>
          <w:spacing w:val="-12"/>
          <w:sz w:val="21"/>
          <w:szCs w:val="21"/>
          <w:rPrChange w:id="412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23" w:author="De Jesus Borges, Thiago" w:date="2024-08-15T12:22:00Z" w16du:dateUtc="2024-08-15T16:22:00Z">
            <w:rPr>
              <w:rFonts w:ascii="Arial" w:hAnsi="Arial" w:cs="Arial"/>
            </w:rPr>
          </w:rPrChange>
        </w:rPr>
        <w:t>detect</w:t>
      </w:r>
      <w:r w:rsidRPr="002746DC">
        <w:rPr>
          <w:rFonts w:ascii="Arial" w:hAnsi="Arial" w:cs="Arial"/>
          <w:spacing w:val="-12"/>
          <w:sz w:val="21"/>
          <w:szCs w:val="21"/>
          <w:rPrChange w:id="412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25" w:author="De Jesus Borges, Thiago" w:date="2024-08-15T12:22:00Z" w16du:dateUtc="2024-08-15T16:22:00Z">
            <w:rPr>
              <w:rFonts w:ascii="Arial" w:hAnsi="Arial" w:cs="Arial"/>
            </w:rPr>
          </w:rPrChange>
        </w:rPr>
        <w:t>outliers</w:t>
      </w:r>
      <w:r w:rsidRPr="002746DC">
        <w:rPr>
          <w:rFonts w:ascii="Arial" w:hAnsi="Arial" w:cs="Arial"/>
          <w:spacing w:val="-12"/>
          <w:sz w:val="21"/>
          <w:szCs w:val="21"/>
          <w:rPrChange w:id="412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27" w:author="De Jesus Borges, Thiago" w:date="2024-08-15T12:22:00Z" w16du:dateUtc="2024-08-15T16:22:00Z">
            <w:rPr>
              <w:rFonts w:ascii="Arial" w:hAnsi="Arial" w:cs="Arial"/>
            </w:rPr>
          </w:rPrChange>
        </w:rPr>
        <w:t>with</w:t>
      </w:r>
      <w:r w:rsidRPr="002746DC">
        <w:rPr>
          <w:rFonts w:ascii="Arial" w:hAnsi="Arial" w:cs="Arial"/>
          <w:spacing w:val="-12"/>
          <w:sz w:val="21"/>
          <w:szCs w:val="21"/>
          <w:rPrChange w:id="412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29" w:author="De Jesus Borges, Thiago" w:date="2024-08-15T12:22:00Z" w16du:dateUtc="2024-08-15T16:22:00Z">
            <w:rPr>
              <w:rFonts w:ascii="Arial" w:hAnsi="Arial" w:cs="Arial"/>
            </w:rPr>
          </w:rPrChange>
        </w:rPr>
        <w:t>HDBSCAN</w:t>
      </w:r>
      <w:r w:rsidRPr="002746DC">
        <w:rPr>
          <w:rFonts w:ascii="Arial" w:hAnsi="Arial" w:cs="Arial"/>
          <w:spacing w:val="-12"/>
          <w:sz w:val="21"/>
          <w:szCs w:val="21"/>
          <w:rPrChange w:id="413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31" w:author="De Jesus Borges, Thiago" w:date="2024-08-15T12:22:00Z" w16du:dateUtc="2024-08-15T16:22:00Z">
            <w:rPr>
              <w:rFonts w:ascii="Arial" w:hAnsi="Arial" w:cs="Arial"/>
            </w:rPr>
          </w:rPrChange>
        </w:rPr>
        <w:t>0.8.36</w:t>
      </w:r>
      <w:r w:rsidRPr="002746DC">
        <w:rPr>
          <w:rFonts w:ascii="Arial" w:hAnsi="Arial" w:cs="Arial"/>
          <w:spacing w:val="-12"/>
          <w:sz w:val="21"/>
          <w:szCs w:val="21"/>
          <w:rPrChange w:id="413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33" w:author="De Jesus Borges, Thiago" w:date="2024-08-15T12:22:00Z" w16du:dateUtc="2024-08-15T16:22:00Z">
            <w:rPr>
              <w:rFonts w:ascii="Arial" w:hAnsi="Arial" w:cs="Arial"/>
            </w:rPr>
          </w:rPrChange>
        </w:rPr>
        <w:t>python</w:t>
      </w:r>
      <w:r w:rsidRPr="002746DC">
        <w:rPr>
          <w:rFonts w:ascii="Arial" w:hAnsi="Arial" w:cs="Arial"/>
          <w:spacing w:val="-12"/>
          <w:sz w:val="21"/>
          <w:szCs w:val="21"/>
          <w:rPrChange w:id="413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35" w:author="De Jesus Borges, Thiago" w:date="2024-08-15T12:22:00Z" w16du:dateUtc="2024-08-15T16:22:00Z">
            <w:rPr>
              <w:rFonts w:ascii="Arial" w:hAnsi="Arial" w:cs="Arial"/>
            </w:rPr>
          </w:rPrChange>
        </w:rPr>
        <w:t>package</w:t>
      </w:r>
      <w:r w:rsidRPr="002746DC">
        <w:rPr>
          <w:rFonts w:ascii="Arial" w:hAnsi="Arial" w:cs="Arial"/>
          <w:spacing w:val="-12"/>
          <w:sz w:val="21"/>
          <w:szCs w:val="21"/>
          <w:rPrChange w:id="413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37" w:author="De Jesus Borges, Thiago" w:date="2024-08-15T12:22:00Z" w16du:dateUtc="2024-08-15T16:22:00Z">
            <w:rPr>
              <w:rFonts w:ascii="Arial" w:hAnsi="Arial" w:cs="Arial"/>
            </w:rPr>
          </w:rPrChange>
        </w:rPr>
        <w:t>[</w:t>
      </w:r>
      <w:r w:rsidRPr="002746DC">
        <w:rPr>
          <w:sz w:val="21"/>
          <w:szCs w:val="21"/>
          <w:rPrChange w:id="4138" w:author="De Jesus Borges, Thiago" w:date="2024-08-15T12:22:00Z" w16du:dateUtc="2024-08-15T16:22:00Z">
            <w:rPr/>
          </w:rPrChange>
        </w:rPr>
        <w:fldChar w:fldCharType="begin"/>
      </w:r>
      <w:r w:rsidRPr="002746DC">
        <w:rPr>
          <w:sz w:val="21"/>
          <w:szCs w:val="21"/>
          <w:rPrChange w:id="4139" w:author="De Jesus Borges, Thiago" w:date="2024-08-15T12:22:00Z" w16du:dateUtc="2024-08-15T16:22:00Z">
            <w:rPr/>
          </w:rPrChange>
        </w:rPr>
        <w:instrText>HYPERLINK \l "_bookmark63"</w:instrText>
      </w:r>
      <w:r w:rsidRPr="00EB5EE6">
        <w:rPr>
          <w:sz w:val="21"/>
          <w:szCs w:val="21"/>
        </w:rPr>
      </w:r>
      <w:r w:rsidRPr="002746DC">
        <w:rPr>
          <w:sz w:val="21"/>
          <w:szCs w:val="21"/>
          <w:rPrChange w:id="4140"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141" w:author="De Jesus Borges, Thiago" w:date="2024-08-15T12:22:00Z" w16du:dateUtc="2024-08-15T16:22:00Z">
            <w:rPr>
              <w:rFonts w:ascii="Arial" w:hAnsi="Arial" w:cs="Arial"/>
              <w:color w:val="0000FF"/>
            </w:rPr>
          </w:rPrChange>
        </w:rPr>
        <w:t>63</w:t>
      </w:r>
      <w:r w:rsidRPr="002746DC">
        <w:rPr>
          <w:rFonts w:ascii="Arial" w:hAnsi="Arial" w:cs="Arial"/>
          <w:color w:val="0000FF"/>
          <w:sz w:val="21"/>
          <w:szCs w:val="21"/>
          <w:rPrChange w:id="4142"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143" w:author="De Jesus Borges, Thiago" w:date="2024-08-15T12:22:00Z" w16du:dateUtc="2024-08-15T16:22:00Z">
            <w:rPr>
              <w:rFonts w:ascii="Arial" w:hAnsi="Arial" w:cs="Arial"/>
            </w:rPr>
          </w:rPrChange>
        </w:rPr>
        <w:t>]</w:t>
      </w:r>
      <w:r w:rsidRPr="002746DC">
        <w:rPr>
          <w:rFonts w:ascii="Arial" w:hAnsi="Arial" w:cs="Arial"/>
          <w:spacing w:val="-12"/>
          <w:sz w:val="21"/>
          <w:szCs w:val="21"/>
          <w:rPrChange w:id="414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145" w:author="De Jesus Borges, Thiago" w:date="2024-08-15T12:22:00Z" w16du:dateUtc="2024-08-15T16:22:00Z">
            <w:rPr>
              <w:rFonts w:ascii="Arial" w:hAnsi="Arial" w:cs="Arial"/>
            </w:rPr>
          </w:rPrChange>
        </w:rPr>
        <w:t xml:space="preserve">on </w:t>
      </w:r>
      <w:r w:rsidRPr="002746DC">
        <w:rPr>
          <w:rFonts w:ascii="Arial" w:hAnsi="Arial" w:cs="Arial"/>
          <w:spacing w:val="-2"/>
          <w:sz w:val="21"/>
          <w:szCs w:val="21"/>
          <w:rPrChange w:id="4146" w:author="De Jesus Borges, Thiago" w:date="2024-08-15T12:22:00Z" w16du:dateUtc="2024-08-15T16:22:00Z">
            <w:rPr>
              <w:rFonts w:ascii="Arial" w:hAnsi="Arial" w:cs="Arial"/>
              <w:spacing w:val="-2"/>
            </w:rPr>
          </w:rPrChange>
        </w:rPr>
        <w:t>non-cross-sample</w:t>
      </w:r>
      <w:r w:rsidRPr="002746DC">
        <w:rPr>
          <w:rFonts w:ascii="Arial" w:hAnsi="Arial" w:cs="Arial"/>
          <w:spacing w:val="5"/>
          <w:sz w:val="21"/>
          <w:szCs w:val="21"/>
          <w:rPrChange w:id="414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48" w:author="De Jesus Borges, Thiago" w:date="2024-08-15T12:22:00Z" w16du:dateUtc="2024-08-15T16:22:00Z">
            <w:rPr>
              <w:rFonts w:ascii="Arial" w:hAnsi="Arial" w:cs="Arial"/>
              <w:spacing w:val="-2"/>
            </w:rPr>
          </w:rPrChange>
        </w:rPr>
        <w:t>normalization</w:t>
      </w:r>
      <w:r w:rsidRPr="002746DC">
        <w:rPr>
          <w:rFonts w:ascii="Arial" w:hAnsi="Arial" w:cs="Arial"/>
          <w:spacing w:val="5"/>
          <w:sz w:val="21"/>
          <w:szCs w:val="21"/>
          <w:rPrChange w:id="4149"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50" w:author="De Jesus Borges, Thiago" w:date="2024-08-15T12:22:00Z" w16du:dateUtc="2024-08-15T16:22:00Z">
            <w:rPr>
              <w:rFonts w:ascii="Arial" w:hAnsi="Arial" w:cs="Arial"/>
              <w:spacing w:val="-2"/>
            </w:rPr>
          </w:rPrChange>
        </w:rPr>
        <w:t>TPM.</w:t>
      </w:r>
      <w:r w:rsidRPr="002746DC">
        <w:rPr>
          <w:rFonts w:ascii="Arial" w:hAnsi="Arial" w:cs="Arial"/>
          <w:spacing w:val="5"/>
          <w:sz w:val="21"/>
          <w:szCs w:val="21"/>
          <w:rPrChange w:id="415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52" w:author="De Jesus Borges, Thiago" w:date="2024-08-15T12:22:00Z" w16du:dateUtc="2024-08-15T16:22:00Z">
            <w:rPr>
              <w:rFonts w:ascii="Arial" w:hAnsi="Arial" w:cs="Arial"/>
              <w:spacing w:val="-2"/>
            </w:rPr>
          </w:rPrChange>
        </w:rPr>
        <w:t>We</w:t>
      </w:r>
      <w:r w:rsidRPr="002746DC">
        <w:rPr>
          <w:rFonts w:ascii="Arial" w:hAnsi="Arial" w:cs="Arial"/>
          <w:spacing w:val="5"/>
          <w:sz w:val="21"/>
          <w:szCs w:val="21"/>
          <w:rPrChange w:id="4153"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54" w:author="De Jesus Borges, Thiago" w:date="2024-08-15T12:22:00Z" w16du:dateUtc="2024-08-15T16:22:00Z">
            <w:rPr>
              <w:rFonts w:ascii="Arial" w:hAnsi="Arial" w:cs="Arial"/>
              <w:spacing w:val="-2"/>
            </w:rPr>
          </w:rPrChange>
        </w:rPr>
        <w:t>calculate</w:t>
      </w:r>
      <w:r w:rsidRPr="002746DC">
        <w:rPr>
          <w:rFonts w:ascii="Arial" w:hAnsi="Arial" w:cs="Arial"/>
          <w:spacing w:val="5"/>
          <w:sz w:val="21"/>
          <w:szCs w:val="21"/>
          <w:rPrChange w:id="4155"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56" w:author="De Jesus Borges, Thiago" w:date="2024-08-15T12:22:00Z" w16du:dateUtc="2024-08-15T16:22:00Z">
            <w:rPr>
              <w:rFonts w:ascii="Arial" w:hAnsi="Arial" w:cs="Arial"/>
              <w:spacing w:val="-2"/>
            </w:rPr>
          </w:rPrChange>
        </w:rPr>
        <w:t>the</w:t>
      </w:r>
      <w:r w:rsidRPr="002746DC">
        <w:rPr>
          <w:rFonts w:ascii="Arial" w:hAnsi="Arial" w:cs="Arial"/>
          <w:spacing w:val="5"/>
          <w:sz w:val="21"/>
          <w:szCs w:val="21"/>
          <w:rPrChange w:id="4157"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58" w:author="De Jesus Borges, Thiago" w:date="2024-08-15T12:22:00Z" w16du:dateUtc="2024-08-15T16:22:00Z">
            <w:rPr>
              <w:rFonts w:ascii="Arial" w:hAnsi="Arial" w:cs="Arial"/>
              <w:spacing w:val="-2"/>
            </w:rPr>
          </w:rPrChange>
        </w:rPr>
        <w:t>pairwise</w:t>
      </w:r>
      <w:r w:rsidRPr="002746DC">
        <w:rPr>
          <w:rFonts w:ascii="Arial" w:hAnsi="Arial" w:cs="Arial"/>
          <w:spacing w:val="6"/>
          <w:sz w:val="21"/>
          <w:szCs w:val="21"/>
          <w:rPrChange w:id="4159" w:author="De Jesus Borges, Thiago" w:date="2024-08-15T12:22:00Z" w16du:dateUtc="2024-08-15T16:22:00Z">
            <w:rPr>
              <w:rFonts w:ascii="Arial" w:hAnsi="Arial" w:cs="Arial"/>
              <w:spacing w:val="6"/>
            </w:rPr>
          </w:rPrChange>
        </w:rPr>
        <w:t xml:space="preserve"> </w:t>
      </w:r>
      <w:r w:rsidRPr="002746DC">
        <w:rPr>
          <w:rFonts w:ascii="Arial" w:hAnsi="Arial" w:cs="Arial"/>
          <w:spacing w:val="-2"/>
          <w:sz w:val="21"/>
          <w:szCs w:val="21"/>
          <w:rPrChange w:id="4160" w:author="De Jesus Borges, Thiago" w:date="2024-08-15T12:22:00Z" w16du:dateUtc="2024-08-15T16:22:00Z">
            <w:rPr>
              <w:rFonts w:ascii="Arial" w:hAnsi="Arial" w:cs="Arial"/>
              <w:spacing w:val="-2"/>
            </w:rPr>
          </w:rPrChange>
        </w:rPr>
        <w:t>correlation</w:t>
      </w:r>
      <w:r w:rsidRPr="002746DC">
        <w:rPr>
          <w:rFonts w:ascii="Arial" w:hAnsi="Arial" w:cs="Arial"/>
          <w:spacing w:val="5"/>
          <w:sz w:val="21"/>
          <w:szCs w:val="21"/>
          <w:rPrChange w:id="4161" w:author="De Jesus Borges, Thiago" w:date="2024-08-15T12:22:00Z" w16du:dateUtc="2024-08-15T16:22:00Z">
            <w:rPr>
              <w:rFonts w:ascii="Arial" w:hAnsi="Arial" w:cs="Arial"/>
              <w:spacing w:val="5"/>
            </w:rPr>
          </w:rPrChange>
        </w:rPr>
        <w:t xml:space="preserve"> </w:t>
      </w:r>
      <w:r w:rsidRPr="002746DC">
        <w:rPr>
          <w:rFonts w:ascii="Arial" w:hAnsi="Arial" w:cs="Arial"/>
          <w:spacing w:val="-2"/>
          <w:sz w:val="21"/>
          <w:szCs w:val="21"/>
          <w:rPrChange w:id="4162" w:author="De Jesus Borges, Thiago" w:date="2024-08-15T12:22:00Z" w16du:dateUtc="2024-08-15T16:22:00Z">
            <w:rPr>
              <w:rFonts w:ascii="Arial" w:hAnsi="Arial" w:cs="Arial"/>
              <w:spacing w:val="-2"/>
            </w:rPr>
          </w:rPrChange>
        </w:rPr>
        <w:t>distance</w:t>
      </w:r>
      <w:r w:rsidR="00833730" w:rsidRPr="002746DC">
        <w:rPr>
          <w:rFonts w:ascii="Arial" w:hAnsi="Arial" w:cs="Arial"/>
          <w:spacing w:val="-2"/>
          <w:sz w:val="21"/>
          <w:szCs w:val="21"/>
          <w:rPrChange w:id="4163"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4164" w:author="De Jesus Borges, Thiago" w:date="2024-08-15T12:22:00Z" w16du:dateUtc="2024-08-15T16:22:00Z">
            <w:rPr>
              <w:rFonts w:ascii="Arial" w:hAnsi="Arial" w:cs="Arial"/>
              <w:spacing w:val="-2"/>
            </w:rPr>
          </w:rPrChange>
        </w:rPr>
        <w:t>[</w:t>
      </w:r>
      <w:r w:rsidRPr="002746DC">
        <w:rPr>
          <w:sz w:val="21"/>
          <w:szCs w:val="21"/>
          <w:rPrChange w:id="4165" w:author="De Jesus Borges, Thiago" w:date="2024-08-15T12:22:00Z" w16du:dateUtc="2024-08-15T16:22:00Z">
            <w:rPr/>
          </w:rPrChange>
        </w:rPr>
        <w:fldChar w:fldCharType="begin"/>
      </w:r>
      <w:r w:rsidRPr="002746DC">
        <w:rPr>
          <w:sz w:val="21"/>
          <w:szCs w:val="21"/>
          <w:rPrChange w:id="4166" w:author="De Jesus Borges, Thiago" w:date="2024-08-15T12:22:00Z" w16du:dateUtc="2024-08-15T16:22:00Z">
            <w:rPr/>
          </w:rPrChange>
        </w:rPr>
        <w:instrText>HYPERLINK \l "_bookmark38"</w:instrText>
      </w:r>
      <w:r w:rsidRPr="00EB5EE6">
        <w:rPr>
          <w:sz w:val="21"/>
          <w:szCs w:val="21"/>
        </w:rPr>
      </w:r>
      <w:r w:rsidRPr="002746DC">
        <w:rPr>
          <w:sz w:val="21"/>
          <w:szCs w:val="21"/>
          <w:rPrChange w:id="4167"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4168" w:author="De Jesus Borges, Thiago" w:date="2024-08-15T12:22:00Z" w16du:dateUtc="2024-08-15T16:22:00Z">
            <w:rPr>
              <w:rFonts w:ascii="Arial" w:hAnsi="Arial" w:cs="Arial"/>
              <w:color w:val="0000FF"/>
              <w:spacing w:val="-2"/>
            </w:rPr>
          </w:rPrChange>
        </w:rPr>
        <w:t>38</w:t>
      </w:r>
      <w:r w:rsidRPr="002746DC">
        <w:rPr>
          <w:rFonts w:ascii="Arial" w:hAnsi="Arial" w:cs="Arial"/>
          <w:color w:val="0000FF"/>
          <w:spacing w:val="-2"/>
          <w:sz w:val="21"/>
          <w:szCs w:val="21"/>
          <w:rPrChange w:id="4169"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4170" w:author="De Jesus Borges, Thiago" w:date="2024-08-15T12:22:00Z" w16du:dateUtc="2024-08-15T16:22:00Z">
            <w:rPr>
              <w:rFonts w:ascii="Arial" w:hAnsi="Arial" w:cs="Arial"/>
              <w:spacing w:val="-2"/>
            </w:rPr>
          </w:rPrChange>
        </w:rPr>
        <w:t>]</w:t>
      </w:r>
      <w:r w:rsidRPr="002746DC">
        <w:rPr>
          <w:rFonts w:ascii="Arial" w:hAnsi="Arial" w:cs="Arial"/>
          <w:spacing w:val="-11"/>
          <w:sz w:val="21"/>
          <w:szCs w:val="21"/>
          <w:rPrChange w:id="4171"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4172" w:author="De Jesus Borges, Thiago" w:date="2024-08-15T12:22:00Z" w16du:dateUtc="2024-08-15T16:22:00Z">
            <w:rPr>
              <w:rFonts w:ascii="Arial" w:hAnsi="Arial" w:cs="Arial"/>
              <w:spacing w:val="-2"/>
            </w:rPr>
          </w:rPrChange>
        </w:rPr>
        <w:t>between</w:t>
      </w:r>
      <w:r w:rsidRPr="002746DC">
        <w:rPr>
          <w:rFonts w:ascii="Arial" w:hAnsi="Arial" w:cs="Arial"/>
          <w:spacing w:val="-10"/>
          <w:sz w:val="21"/>
          <w:szCs w:val="21"/>
          <w:rPrChange w:id="417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74" w:author="De Jesus Borges, Thiago" w:date="2024-08-15T12:22:00Z" w16du:dateUtc="2024-08-15T16:22:00Z">
            <w:rPr>
              <w:rFonts w:ascii="Arial" w:hAnsi="Arial" w:cs="Arial"/>
              <w:spacing w:val="-2"/>
            </w:rPr>
          </w:rPrChange>
        </w:rPr>
        <w:lastRenderedPageBreak/>
        <w:t>genes</w:t>
      </w:r>
      <w:r w:rsidRPr="002746DC">
        <w:rPr>
          <w:rFonts w:ascii="Arial" w:hAnsi="Arial" w:cs="Arial"/>
          <w:spacing w:val="-10"/>
          <w:sz w:val="21"/>
          <w:szCs w:val="21"/>
          <w:rPrChange w:id="417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76" w:author="De Jesus Borges, Thiago" w:date="2024-08-15T12:22:00Z" w16du:dateUtc="2024-08-15T16:22:00Z">
            <w:rPr>
              <w:rFonts w:ascii="Arial" w:hAnsi="Arial" w:cs="Arial"/>
              <w:spacing w:val="-2"/>
            </w:rPr>
          </w:rPrChange>
        </w:rPr>
        <w:t>and</w:t>
      </w:r>
      <w:r w:rsidRPr="002746DC">
        <w:rPr>
          <w:rFonts w:ascii="Arial" w:hAnsi="Arial" w:cs="Arial"/>
          <w:spacing w:val="-10"/>
          <w:sz w:val="21"/>
          <w:szCs w:val="21"/>
          <w:rPrChange w:id="417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78" w:author="De Jesus Borges, Thiago" w:date="2024-08-15T12:22:00Z" w16du:dateUtc="2024-08-15T16:22:00Z">
            <w:rPr>
              <w:rFonts w:ascii="Arial" w:hAnsi="Arial" w:cs="Arial"/>
              <w:spacing w:val="-2"/>
            </w:rPr>
          </w:rPrChange>
        </w:rPr>
        <w:t>keep</w:t>
      </w:r>
      <w:r w:rsidRPr="002746DC">
        <w:rPr>
          <w:rFonts w:ascii="Arial" w:hAnsi="Arial" w:cs="Arial"/>
          <w:spacing w:val="-10"/>
          <w:sz w:val="21"/>
          <w:szCs w:val="21"/>
          <w:rPrChange w:id="417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80" w:author="De Jesus Borges, Thiago" w:date="2024-08-15T12:22:00Z" w16du:dateUtc="2024-08-15T16:22:00Z">
            <w:rPr>
              <w:rFonts w:ascii="Arial" w:hAnsi="Arial" w:cs="Arial"/>
              <w:spacing w:val="-2"/>
            </w:rPr>
          </w:rPrChange>
        </w:rPr>
        <w:t>only</w:t>
      </w:r>
      <w:r w:rsidRPr="002746DC">
        <w:rPr>
          <w:rFonts w:ascii="Arial" w:hAnsi="Arial" w:cs="Arial"/>
          <w:spacing w:val="-10"/>
          <w:sz w:val="21"/>
          <w:szCs w:val="21"/>
          <w:rPrChange w:id="418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82" w:author="De Jesus Borges, Thiago" w:date="2024-08-15T12:22:00Z" w16du:dateUtc="2024-08-15T16:22:00Z">
            <w:rPr>
              <w:rFonts w:ascii="Arial" w:hAnsi="Arial" w:cs="Arial"/>
              <w:spacing w:val="-2"/>
            </w:rPr>
          </w:rPrChange>
        </w:rPr>
        <w:t>one</w:t>
      </w:r>
      <w:r w:rsidRPr="002746DC">
        <w:rPr>
          <w:rFonts w:ascii="Arial" w:hAnsi="Arial" w:cs="Arial"/>
          <w:spacing w:val="-10"/>
          <w:sz w:val="21"/>
          <w:szCs w:val="21"/>
          <w:rPrChange w:id="418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84" w:author="De Jesus Borges, Thiago" w:date="2024-08-15T12:22:00Z" w16du:dateUtc="2024-08-15T16:22:00Z">
            <w:rPr>
              <w:rFonts w:ascii="Arial" w:hAnsi="Arial" w:cs="Arial"/>
              <w:spacing w:val="-2"/>
            </w:rPr>
          </w:rPrChange>
        </w:rPr>
        <w:t>gene</w:t>
      </w:r>
      <w:r w:rsidRPr="002746DC">
        <w:rPr>
          <w:rFonts w:ascii="Arial" w:hAnsi="Arial" w:cs="Arial"/>
          <w:spacing w:val="-10"/>
          <w:sz w:val="21"/>
          <w:szCs w:val="21"/>
          <w:rPrChange w:id="418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86" w:author="De Jesus Borges, Thiago" w:date="2024-08-15T12:22:00Z" w16du:dateUtc="2024-08-15T16:22:00Z">
            <w:rPr>
              <w:rFonts w:ascii="Arial" w:hAnsi="Arial" w:cs="Arial"/>
              <w:spacing w:val="-2"/>
            </w:rPr>
          </w:rPrChange>
        </w:rPr>
        <w:t>from</w:t>
      </w:r>
      <w:r w:rsidRPr="002746DC">
        <w:rPr>
          <w:rFonts w:ascii="Arial" w:hAnsi="Arial" w:cs="Arial"/>
          <w:spacing w:val="-10"/>
          <w:sz w:val="21"/>
          <w:szCs w:val="21"/>
          <w:rPrChange w:id="418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88" w:author="De Jesus Borges, Thiago" w:date="2024-08-15T12:22:00Z" w16du:dateUtc="2024-08-15T16:22:00Z">
            <w:rPr>
              <w:rFonts w:ascii="Arial" w:hAnsi="Arial" w:cs="Arial"/>
              <w:spacing w:val="-2"/>
            </w:rPr>
          </w:rPrChange>
        </w:rPr>
        <w:t>groups</w:t>
      </w:r>
      <w:r w:rsidRPr="002746DC">
        <w:rPr>
          <w:rFonts w:ascii="Arial" w:hAnsi="Arial" w:cs="Arial"/>
          <w:spacing w:val="-10"/>
          <w:sz w:val="21"/>
          <w:szCs w:val="21"/>
          <w:rPrChange w:id="4189"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90" w:author="De Jesus Borges, Thiago" w:date="2024-08-15T12:22:00Z" w16du:dateUtc="2024-08-15T16:22:00Z">
            <w:rPr>
              <w:rFonts w:ascii="Arial" w:hAnsi="Arial" w:cs="Arial"/>
              <w:spacing w:val="-2"/>
            </w:rPr>
          </w:rPrChange>
        </w:rPr>
        <w:t>of</w:t>
      </w:r>
      <w:r w:rsidRPr="002746DC">
        <w:rPr>
          <w:rFonts w:ascii="Arial" w:hAnsi="Arial" w:cs="Arial"/>
          <w:spacing w:val="-10"/>
          <w:sz w:val="21"/>
          <w:szCs w:val="21"/>
          <w:rPrChange w:id="4191"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92" w:author="De Jesus Borges, Thiago" w:date="2024-08-15T12:22:00Z" w16du:dateUtc="2024-08-15T16:22:00Z">
            <w:rPr>
              <w:rFonts w:ascii="Arial" w:hAnsi="Arial" w:cs="Arial"/>
              <w:spacing w:val="-2"/>
            </w:rPr>
          </w:rPrChange>
        </w:rPr>
        <w:t>highly</w:t>
      </w:r>
      <w:r w:rsidRPr="002746DC">
        <w:rPr>
          <w:rFonts w:ascii="Arial" w:hAnsi="Arial" w:cs="Arial"/>
          <w:spacing w:val="-10"/>
          <w:sz w:val="21"/>
          <w:szCs w:val="21"/>
          <w:rPrChange w:id="4193"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94" w:author="De Jesus Borges, Thiago" w:date="2024-08-15T12:22:00Z" w16du:dateUtc="2024-08-15T16:22:00Z">
            <w:rPr>
              <w:rFonts w:ascii="Arial" w:hAnsi="Arial" w:cs="Arial"/>
              <w:spacing w:val="-2"/>
            </w:rPr>
          </w:rPrChange>
        </w:rPr>
        <w:t>correlated</w:t>
      </w:r>
      <w:r w:rsidRPr="002746DC">
        <w:rPr>
          <w:rFonts w:ascii="Arial" w:hAnsi="Arial" w:cs="Arial"/>
          <w:spacing w:val="-10"/>
          <w:sz w:val="21"/>
          <w:szCs w:val="21"/>
          <w:rPrChange w:id="4195"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96" w:author="De Jesus Borges, Thiago" w:date="2024-08-15T12:22:00Z" w16du:dateUtc="2024-08-15T16:22:00Z">
            <w:rPr>
              <w:rFonts w:ascii="Arial" w:hAnsi="Arial" w:cs="Arial"/>
              <w:spacing w:val="-2"/>
            </w:rPr>
          </w:rPrChange>
        </w:rPr>
        <w:t>genes.</w:t>
      </w:r>
      <w:r w:rsidRPr="002746DC">
        <w:rPr>
          <w:rFonts w:ascii="Arial" w:hAnsi="Arial" w:cs="Arial"/>
          <w:spacing w:val="-10"/>
          <w:sz w:val="21"/>
          <w:szCs w:val="21"/>
          <w:rPrChange w:id="4197" w:author="De Jesus Borges, Thiago" w:date="2024-08-15T12:22:00Z" w16du:dateUtc="2024-08-15T16:22:00Z">
            <w:rPr>
              <w:rFonts w:ascii="Arial" w:hAnsi="Arial" w:cs="Arial"/>
              <w:spacing w:val="-10"/>
            </w:rPr>
          </w:rPrChange>
        </w:rPr>
        <w:t xml:space="preserve"> </w:t>
      </w:r>
      <w:r w:rsidRPr="002746DC">
        <w:rPr>
          <w:rFonts w:ascii="Arial" w:hAnsi="Arial" w:cs="Arial"/>
          <w:spacing w:val="-2"/>
          <w:sz w:val="21"/>
          <w:szCs w:val="21"/>
          <w:rPrChange w:id="4198" w:author="De Jesus Borges, Thiago" w:date="2024-08-15T12:22:00Z" w16du:dateUtc="2024-08-15T16:22:00Z">
            <w:rPr>
              <w:rFonts w:ascii="Arial" w:hAnsi="Arial" w:cs="Arial"/>
              <w:spacing w:val="-2"/>
            </w:rPr>
          </w:rPrChange>
        </w:rPr>
        <w:t xml:space="preserve">We </w:t>
      </w:r>
      <w:r w:rsidRPr="002746DC">
        <w:rPr>
          <w:rFonts w:ascii="Arial" w:hAnsi="Arial" w:cs="Arial"/>
          <w:sz w:val="21"/>
          <w:szCs w:val="21"/>
          <w:rPrChange w:id="4199" w:author="De Jesus Borges, Thiago" w:date="2024-08-15T12:22:00Z" w16du:dateUtc="2024-08-15T16:22:00Z">
            <w:rPr>
              <w:rFonts w:ascii="Arial" w:hAnsi="Arial" w:cs="Arial"/>
            </w:rPr>
          </w:rPrChange>
        </w:rPr>
        <w:t xml:space="preserve">calculate the pairwise R Pearson correlation between the </w:t>
      </w:r>
      <w:r w:rsidR="00D34E12" w:rsidRPr="002746DC">
        <w:rPr>
          <w:rFonts w:ascii="Arial" w:hAnsi="Arial" w:cs="Arial"/>
          <w:sz w:val="21"/>
          <w:szCs w:val="21"/>
          <w:rPrChange w:id="4200" w:author="De Jesus Borges, Thiago" w:date="2024-08-15T12:22:00Z" w16du:dateUtc="2024-08-15T16:22:00Z">
            <w:rPr>
              <w:rFonts w:ascii="Arial" w:hAnsi="Arial" w:cs="Arial"/>
            </w:rPr>
          </w:rPrChange>
        </w:rPr>
        <w:t>nine</w:t>
      </w:r>
      <w:r w:rsidRPr="002746DC">
        <w:rPr>
          <w:rFonts w:ascii="Arial" w:hAnsi="Arial" w:cs="Arial"/>
          <w:sz w:val="21"/>
          <w:szCs w:val="21"/>
          <w:rPrChange w:id="4201" w:author="De Jesus Borges, Thiago" w:date="2024-08-15T12:22:00Z" w16du:dateUtc="2024-08-15T16:22:00Z">
            <w:rPr>
              <w:rFonts w:ascii="Arial" w:hAnsi="Arial" w:cs="Arial"/>
            </w:rPr>
          </w:rPrChange>
        </w:rPr>
        <w:t xml:space="preserve"> housekeeping genes</w:t>
      </w:r>
      <w:r w:rsidR="002A6431" w:rsidRPr="002746DC">
        <w:rPr>
          <w:rFonts w:ascii="Arial" w:hAnsi="Arial" w:cs="Arial"/>
          <w:sz w:val="21"/>
          <w:szCs w:val="21"/>
          <w:rPrChange w:id="4202" w:author="De Jesus Borges, Thiago" w:date="2024-08-15T12:22:00Z" w16du:dateUtc="2024-08-15T16:22:00Z">
            <w:rPr>
              <w:rFonts w:ascii="Arial" w:hAnsi="Arial" w:cs="Arial"/>
            </w:rPr>
          </w:rPrChange>
        </w:rPr>
        <w:t xml:space="preserve"> and </w:t>
      </w:r>
      <w:r w:rsidR="00D34E12" w:rsidRPr="002746DC">
        <w:rPr>
          <w:rFonts w:ascii="Arial" w:hAnsi="Arial" w:cs="Arial"/>
          <w:sz w:val="21"/>
          <w:szCs w:val="21"/>
          <w:rPrChange w:id="4203" w:author="De Jesus Borges, Thiago" w:date="2024-08-15T12:22:00Z" w16du:dateUtc="2024-08-15T16:22:00Z">
            <w:rPr>
              <w:rFonts w:ascii="Arial" w:hAnsi="Arial" w:cs="Arial"/>
            </w:rPr>
          </w:rPrChange>
        </w:rPr>
        <w:t xml:space="preserve">cluster them based on distance correlation and the </w:t>
      </w:r>
      <w:r w:rsidRPr="002746DC">
        <w:rPr>
          <w:rFonts w:ascii="Arial" w:hAnsi="Arial" w:cs="Arial"/>
          <w:sz w:val="21"/>
          <w:szCs w:val="21"/>
          <w:rPrChange w:id="4204" w:author="De Jesus Borges, Thiago" w:date="2024-08-15T12:22:00Z" w16du:dateUtc="2024-08-15T16:22:00Z">
            <w:rPr>
              <w:rFonts w:ascii="Arial" w:hAnsi="Arial" w:cs="Arial"/>
            </w:rPr>
          </w:rPrChange>
        </w:rPr>
        <w:t>average</w:t>
      </w:r>
      <w:r w:rsidRPr="002746DC">
        <w:rPr>
          <w:rFonts w:ascii="Arial" w:hAnsi="Arial" w:cs="Arial"/>
          <w:spacing w:val="-4"/>
          <w:sz w:val="21"/>
          <w:szCs w:val="21"/>
          <w:rPrChange w:id="4205"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4206" w:author="De Jesus Borges, Thiago" w:date="2024-08-15T12:22:00Z" w16du:dateUtc="2024-08-15T16:22:00Z">
            <w:rPr>
              <w:rFonts w:ascii="Arial" w:hAnsi="Arial" w:cs="Arial"/>
            </w:rPr>
          </w:rPrChange>
        </w:rPr>
        <w:t>hierarchical</w:t>
      </w:r>
      <w:r w:rsidRPr="002746DC">
        <w:rPr>
          <w:rFonts w:ascii="Arial" w:hAnsi="Arial" w:cs="Arial"/>
          <w:spacing w:val="-4"/>
          <w:sz w:val="21"/>
          <w:szCs w:val="21"/>
          <w:rPrChange w:id="4207"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4208" w:author="De Jesus Borges, Thiago" w:date="2024-08-15T12:22:00Z" w16du:dateUtc="2024-08-15T16:22:00Z">
            <w:rPr>
              <w:rFonts w:ascii="Arial" w:hAnsi="Arial" w:cs="Arial"/>
            </w:rPr>
          </w:rPrChange>
        </w:rPr>
        <w:t>linkage</w:t>
      </w:r>
      <w:r w:rsidRPr="002746DC">
        <w:rPr>
          <w:rFonts w:ascii="Arial" w:hAnsi="Arial" w:cs="Arial"/>
          <w:spacing w:val="-4"/>
          <w:sz w:val="21"/>
          <w:szCs w:val="21"/>
          <w:rPrChange w:id="4209" w:author="De Jesus Borges, Thiago" w:date="2024-08-15T12:22:00Z" w16du:dateUtc="2024-08-15T16:22:00Z">
            <w:rPr>
              <w:rFonts w:ascii="Arial" w:hAnsi="Arial" w:cs="Arial"/>
              <w:spacing w:val="-4"/>
            </w:rPr>
          </w:rPrChange>
        </w:rPr>
        <w:t xml:space="preserve"> </w:t>
      </w:r>
      <w:r w:rsidRPr="002746DC">
        <w:rPr>
          <w:rFonts w:ascii="Arial" w:hAnsi="Arial" w:cs="Arial"/>
          <w:sz w:val="21"/>
          <w:szCs w:val="21"/>
          <w:rPrChange w:id="4210" w:author="De Jesus Borges, Thiago" w:date="2024-08-15T12:22:00Z" w16du:dateUtc="2024-08-15T16:22:00Z">
            <w:rPr>
              <w:rFonts w:ascii="Arial" w:hAnsi="Arial" w:cs="Arial"/>
            </w:rPr>
          </w:rPrChange>
        </w:rPr>
        <w:t xml:space="preserve">method. We chose a cophenetic distance for 4 </w:t>
      </w:r>
      <w:r w:rsidR="00833730" w:rsidRPr="002746DC">
        <w:rPr>
          <w:rFonts w:ascii="Arial" w:hAnsi="Arial" w:cs="Arial"/>
          <w:sz w:val="21"/>
          <w:szCs w:val="21"/>
          <w:rPrChange w:id="4211" w:author="De Jesus Borges, Thiago" w:date="2024-08-15T12:22:00Z" w16du:dateUtc="2024-08-15T16:22:00Z">
            <w:rPr>
              <w:rFonts w:ascii="Arial" w:hAnsi="Arial" w:cs="Arial"/>
            </w:rPr>
          </w:rPrChange>
        </w:rPr>
        <w:t>clusters</w:t>
      </w:r>
      <w:r w:rsidRPr="002746DC">
        <w:rPr>
          <w:rFonts w:ascii="Arial" w:hAnsi="Arial" w:cs="Arial"/>
          <w:sz w:val="21"/>
          <w:szCs w:val="21"/>
          <w:rPrChange w:id="4212" w:author="De Jesus Borges, Thiago" w:date="2024-08-15T12:22:00Z" w16du:dateUtc="2024-08-15T16:22:00Z">
            <w:rPr>
              <w:rFonts w:ascii="Arial" w:hAnsi="Arial" w:cs="Arial"/>
            </w:rPr>
          </w:rPrChange>
        </w:rPr>
        <w:t xml:space="preserve"> based on </w:t>
      </w:r>
      <w:r w:rsidR="00D34E12" w:rsidRPr="002746DC">
        <w:rPr>
          <w:rFonts w:ascii="Arial" w:hAnsi="Arial" w:cs="Arial"/>
          <w:sz w:val="21"/>
          <w:szCs w:val="21"/>
          <w:rPrChange w:id="4213" w:author="De Jesus Borges, Thiago" w:date="2024-08-15T12:22:00Z" w16du:dateUtc="2024-08-15T16:22:00Z">
            <w:rPr>
              <w:rFonts w:ascii="Arial" w:hAnsi="Arial" w:cs="Arial"/>
            </w:rPr>
          </w:rPrChange>
        </w:rPr>
        <w:t xml:space="preserve">Silhouette, </w:t>
      </w:r>
      <w:proofErr w:type="spellStart"/>
      <w:r w:rsidR="00D34E12" w:rsidRPr="002746DC">
        <w:rPr>
          <w:rFonts w:ascii="Arial" w:hAnsi="Arial" w:cs="Arial"/>
          <w:sz w:val="21"/>
          <w:szCs w:val="21"/>
          <w:rPrChange w:id="4214" w:author="De Jesus Borges, Thiago" w:date="2024-08-15T12:22:00Z" w16du:dateUtc="2024-08-15T16:22:00Z">
            <w:rPr>
              <w:rFonts w:ascii="Arial" w:hAnsi="Arial" w:cs="Arial"/>
            </w:rPr>
          </w:rPrChange>
        </w:rPr>
        <w:t>Calinski</w:t>
      </w:r>
      <w:proofErr w:type="spellEnd"/>
      <w:r w:rsidR="00D34E12" w:rsidRPr="002746DC">
        <w:rPr>
          <w:rFonts w:ascii="Arial" w:hAnsi="Arial" w:cs="Arial"/>
          <w:sz w:val="21"/>
          <w:szCs w:val="21"/>
          <w:rPrChange w:id="4215" w:author="De Jesus Borges, Thiago" w:date="2024-08-15T12:22:00Z" w16du:dateUtc="2024-08-15T16:22:00Z">
            <w:rPr>
              <w:rFonts w:ascii="Arial" w:hAnsi="Arial" w:cs="Arial"/>
            </w:rPr>
          </w:rPrChange>
        </w:rPr>
        <w:t xml:space="preserve"> </w:t>
      </w:r>
      <w:proofErr w:type="spellStart"/>
      <w:r w:rsidR="00D34E12" w:rsidRPr="002746DC">
        <w:rPr>
          <w:rFonts w:ascii="Arial" w:hAnsi="Arial" w:cs="Arial"/>
          <w:sz w:val="21"/>
          <w:szCs w:val="21"/>
          <w:rPrChange w:id="4216" w:author="De Jesus Borges, Thiago" w:date="2024-08-15T12:22:00Z" w16du:dateUtc="2024-08-15T16:22:00Z">
            <w:rPr>
              <w:rFonts w:ascii="Arial" w:hAnsi="Arial" w:cs="Arial"/>
            </w:rPr>
          </w:rPrChange>
        </w:rPr>
        <w:t>Harabasz</w:t>
      </w:r>
      <w:proofErr w:type="spellEnd"/>
      <w:r w:rsidR="00D34E12" w:rsidRPr="002746DC">
        <w:rPr>
          <w:rFonts w:ascii="Arial" w:hAnsi="Arial" w:cs="Arial"/>
          <w:sz w:val="21"/>
          <w:szCs w:val="21"/>
          <w:rPrChange w:id="4217" w:author="De Jesus Borges, Thiago" w:date="2024-08-15T12:22:00Z" w16du:dateUtc="2024-08-15T16:22:00Z">
            <w:rPr>
              <w:rFonts w:ascii="Arial" w:hAnsi="Arial" w:cs="Arial"/>
            </w:rPr>
          </w:rPrChange>
        </w:rPr>
        <w:t>,</w:t>
      </w:r>
      <w:r w:rsidRPr="002746DC">
        <w:rPr>
          <w:rFonts w:ascii="Arial" w:hAnsi="Arial" w:cs="Arial"/>
          <w:sz w:val="21"/>
          <w:szCs w:val="21"/>
          <w:rPrChange w:id="4218" w:author="De Jesus Borges, Thiago" w:date="2024-08-15T12:22:00Z" w16du:dateUtc="2024-08-15T16:22:00Z">
            <w:rPr>
              <w:rFonts w:ascii="Arial" w:hAnsi="Arial" w:cs="Arial"/>
            </w:rPr>
          </w:rPrChange>
        </w:rPr>
        <w:t xml:space="preserve"> and</w:t>
      </w:r>
      <w:r w:rsidRPr="002746DC">
        <w:rPr>
          <w:rFonts w:ascii="Arial" w:hAnsi="Arial" w:cs="Arial"/>
          <w:spacing w:val="12"/>
          <w:sz w:val="21"/>
          <w:szCs w:val="21"/>
          <w:rPrChange w:id="421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220" w:author="De Jesus Borges, Thiago" w:date="2024-08-15T12:22:00Z" w16du:dateUtc="2024-08-15T16:22:00Z">
            <w:rPr>
              <w:rFonts w:ascii="Arial" w:hAnsi="Arial" w:cs="Arial"/>
            </w:rPr>
          </w:rPrChange>
        </w:rPr>
        <w:t>Davies</w:t>
      </w:r>
      <w:r w:rsidRPr="002746DC">
        <w:rPr>
          <w:rFonts w:ascii="Arial" w:hAnsi="Arial" w:cs="Arial"/>
          <w:spacing w:val="13"/>
          <w:sz w:val="21"/>
          <w:szCs w:val="21"/>
          <w:rPrChange w:id="4221"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222" w:author="De Jesus Borges, Thiago" w:date="2024-08-15T12:22:00Z" w16du:dateUtc="2024-08-15T16:22:00Z">
            <w:rPr>
              <w:rFonts w:ascii="Arial" w:hAnsi="Arial" w:cs="Arial"/>
            </w:rPr>
          </w:rPrChange>
        </w:rPr>
        <w:t>Bouldin</w:t>
      </w:r>
      <w:r w:rsidRPr="002746DC">
        <w:rPr>
          <w:rFonts w:ascii="Arial" w:hAnsi="Arial" w:cs="Arial"/>
          <w:spacing w:val="12"/>
          <w:sz w:val="21"/>
          <w:szCs w:val="21"/>
          <w:rPrChange w:id="422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224" w:author="De Jesus Borges, Thiago" w:date="2024-08-15T12:22:00Z" w16du:dateUtc="2024-08-15T16:22:00Z">
            <w:rPr>
              <w:rFonts w:ascii="Arial" w:hAnsi="Arial" w:cs="Arial"/>
            </w:rPr>
          </w:rPrChange>
        </w:rPr>
        <w:t>scores</w:t>
      </w:r>
      <w:r w:rsidRPr="002746DC">
        <w:rPr>
          <w:rFonts w:ascii="Arial" w:hAnsi="Arial" w:cs="Arial"/>
          <w:spacing w:val="13"/>
          <w:sz w:val="21"/>
          <w:szCs w:val="21"/>
          <w:rPrChange w:id="4225"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226" w:author="De Jesus Borges, Thiago" w:date="2024-08-15T12:22:00Z" w16du:dateUtc="2024-08-15T16:22:00Z">
            <w:rPr>
              <w:rFonts w:ascii="Arial" w:hAnsi="Arial" w:cs="Arial"/>
            </w:rPr>
          </w:rPrChange>
        </w:rPr>
        <w:t>(FIG</w:t>
      </w:r>
      <w:r w:rsidRPr="002746DC">
        <w:rPr>
          <w:rFonts w:ascii="Arial" w:hAnsi="Arial" w:cs="Arial"/>
          <w:spacing w:val="12"/>
          <w:sz w:val="21"/>
          <w:szCs w:val="21"/>
          <w:rPrChange w:id="422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228" w:author="De Jesus Borges, Thiago" w:date="2024-08-15T12:22:00Z" w16du:dateUtc="2024-08-15T16:22:00Z">
            <w:rPr>
              <w:rFonts w:ascii="Arial" w:hAnsi="Arial" w:cs="Arial"/>
            </w:rPr>
          </w:rPrChange>
        </w:rPr>
        <w:t>S3).</w:t>
      </w:r>
      <w:r w:rsidRPr="002746DC">
        <w:rPr>
          <w:rFonts w:ascii="Arial" w:hAnsi="Arial" w:cs="Arial"/>
          <w:spacing w:val="12"/>
          <w:sz w:val="21"/>
          <w:szCs w:val="21"/>
          <w:rPrChange w:id="422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230" w:author="De Jesus Borges, Thiago" w:date="2024-08-15T12:22:00Z" w16du:dateUtc="2024-08-15T16:22:00Z">
            <w:rPr>
              <w:rFonts w:ascii="Arial" w:hAnsi="Arial" w:cs="Arial"/>
            </w:rPr>
          </w:rPrChange>
        </w:rPr>
        <w:t>We</w:t>
      </w:r>
      <w:r w:rsidRPr="002746DC">
        <w:rPr>
          <w:rFonts w:ascii="Arial" w:hAnsi="Arial" w:cs="Arial"/>
          <w:spacing w:val="13"/>
          <w:sz w:val="21"/>
          <w:szCs w:val="21"/>
          <w:rPrChange w:id="4231"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232" w:author="De Jesus Borges, Thiago" w:date="2024-08-15T12:22:00Z" w16du:dateUtc="2024-08-15T16:22:00Z">
            <w:rPr>
              <w:rFonts w:ascii="Arial" w:hAnsi="Arial" w:cs="Arial"/>
            </w:rPr>
          </w:rPrChange>
        </w:rPr>
        <w:t>used</w:t>
      </w:r>
      <w:r w:rsidRPr="002746DC">
        <w:rPr>
          <w:rFonts w:ascii="Arial" w:hAnsi="Arial" w:cs="Arial"/>
          <w:spacing w:val="11"/>
          <w:sz w:val="21"/>
          <w:szCs w:val="21"/>
          <w:rPrChange w:id="4233" w:author="De Jesus Borges, Thiago" w:date="2024-08-15T12:22:00Z" w16du:dateUtc="2024-08-15T16:22:00Z">
            <w:rPr>
              <w:rFonts w:ascii="Arial" w:hAnsi="Arial" w:cs="Arial"/>
              <w:spacing w:val="11"/>
            </w:rPr>
          </w:rPrChange>
        </w:rPr>
        <w:t xml:space="preserve"> </w:t>
      </w:r>
      <w:r w:rsidRPr="002746DC">
        <w:rPr>
          <w:rFonts w:ascii="Arial" w:hAnsi="Arial" w:cs="Arial"/>
          <w:sz w:val="21"/>
          <w:szCs w:val="21"/>
          <w:rPrChange w:id="4234" w:author="De Jesus Borges, Thiago" w:date="2024-08-15T12:22:00Z" w16du:dateUtc="2024-08-15T16:22:00Z">
            <w:rPr>
              <w:rFonts w:ascii="Arial" w:hAnsi="Arial" w:cs="Arial"/>
            </w:rPr>
          </w:rPrChange>
        </w:rPr>
        <w:t>SciPy</w:t>
      </w:r>
      <w:r w:rsidRPr="002746DC">
        <w:rPr>
          <w:rFonts w:ascii="Arial" w:hAnsi="Arial" w:cs="Arial"/>
          <w:spacing w:val="13"/>
          <w:sz w:val="21"/>
          <w:szCs w:val="21"/>
          <w:rPrChange w:id="4235"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236" w:author="De Jesus Borges, Thiago" w:date="2024-08-15T12:22:00Z" w16du:dateUtc="2024-08-15T16:22:00Z">
            <w:rPr>
              <w:rFonts w:ascii="Arial" w:hAnsi="Arial" w:cs="Arial"/>
            </w:rPr>
          </w:rPrChange>
        </w:rPr>
        <w:t>1.11.4</w:t>
      </w:r>
      <w:r w:rsidRPr="002746DC">
        <w:rPr>
          <w:rFonts w:ascii="Arial" w:hAnsi="Arial" w:cs="Arial"/>
          <w:spacing w:val="13"/>
          <w:sz w:val="21"/>
          <w:szCs w:val="21"/>
          <w:rPrChange w:id="4237"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238" w:author="De Jesus Borges, Thiago" w:date="2024-08-15T12:22:00Z" w16du:dateUtc="2024-08-15T16:22:00Z">
            <w:rPr>
              <w:rFonts w:ascii="Arial" w:hAnsi="Arial" w:cs="Arial"/>
            </w:rPr>
          </w:rPrChange>
        </w:rPr>
        <w:t>and</w:t>
      </w:r>
      <w:r w:rsidRPr="002746DC">
        <w:rPr>
          <w:rFonts w:ascii="Arial" w:hAnsi="Arial" w:cs="Arial"/>
          <w:spacing w:val="12"/>
          <w:sz w:val="21"/>
          <w:szCs w:val="21"/>
          <w:rPrChange w:id="423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240" w:author="De Jesus Borges, Thiago" w:date="2024-08-15T12:22:00Z" w16du:dateUtc="2024-08-15T16:22:00Z">
            <w:rPr>
              <w:rFonts w:ascii="Arial" w:hAnsi="Arial" w:cs="Arial"/>
            </w:rPr>
          </w:rPrChange>
        </w:rPr>
        <w:t>scikit-learning</w:t>
      </w:r>
      <w:r w:rsidRPr="002746DC">
        <w:rPr>
          <w:rFonts w:ascii="Arial" w:hAnsi="Arial" w:cs="Arial"/>
          <w:spacing w:val="13"/>
          <w:sz w:val="21"/>
          <w:szCs w:val="21"/>
          <w:rPrChange w:id="4241" w:author="De Jesus Borges, Thiago" w:date="2024-08-15T12:22:00Z" w16du:dateUtc="2024-08-15T16:22:00Z">
            <w:rPr>
              <w:rFonts w:ascii="Arial" w:hAnsi="Arial" w:cs="Arial"/>
              <w:spacing w:val="13"/>
            </w:rPr>
          </w:rPrChange>
        </w:rPr>
        <w:t xml:space="preserve"> </w:t>
      </w:r>
      <w:r w:rsidRPr="002746DC">
        <w:rPr>
          <w:rFonts w:ascii="Arial" w:hAnsi="Arial" w:cs="Arial"/>
          <w:spacing w:val="-2"/>
          <w:sz w:val="21"/>
          <w:szCs w:val="21"/>
          <w:rPrChange w:id="4242" w:author="De Jesus Borges, Thiago" w:date="2024-08-15T12:22:00Z" w16du:dateUtc="2024-08-15T16:22:00Z">
            <w:rPr>
              <w:rFonts w:ascii="Arial" w:hAnsi="Arial" w:cs="Arial"/>
              <w:spacing w:val="-2"/>
            </w:rPr>
          </w:rPrChange>
        </w:rPr>
        <w:t>1.4.0</w:t>
      </w:r>
      <w:r w:rsidR="00833730" w:rsidRPr="002746DC">
        <w:rPr>
          <w:rFonts w:ascii="Arial" w:hAnsi="Arial" w:cs="Arial"/>
          <w:spacing w:val="-2"/>
          <w:sz w:val="21"/>
          <w:szCs w:val="21"/>
          <w:rPrChange w:id="4243" w:author="De Jesus Borges, Thiago" w:date="2024-08-15T12:22:00Z" w16du:dateUtc="2024-08-15T16:22:00Z">
            <w:rPr>
              <w:rFonts w:ascii="Arial" w:hAnsi="Arial" w:cs="Arial"/>
              <w:spacing w:val="-2"/>
            </w:rPr>
          </w:rPrChange>
        </w:rPr>
        <w:t xml:space="preserve"> </w:t>
      </w:r>
      <w:r w:rsidRPr="002746DC">
        <w:rPr>
          <w:rFonts w:ascii="Arial" w:hAnsi="Arial" w:cs="Arial"/>
          <w:spacing w:val="-2"/>
          <w:sz w:val="21"/>
          <w:szCs w:val="21"/>
          <w:rPrChange w:id="4244" w:author="De Jesus Borges, Thiago" w:date="2024-08-15T12:22:00Z" w16du:dateUtc="2024-08-15T16:22:00Z">
            <w:rPr>
              <w:rFonts w:ascii="Arial" w:hAnsi="Arial" w:cs="Arial"/>
              <w:spacing w:val="-2"/>
            </w:rPr>
          </w:rPrChange>
        </w:rPr>
        <w:t>[</w:t>
      </w:r>
      <w:r w:rsidRPr="002746DC">
        <w:rPr>
          <w:sz w:val="21"/>
          <w:szCs w:val="21"/>
          <w:rPrChange w:id="4245" w:author="De Jesus Borges, Thiago" w:date="2024-08-15T12:22:00Z" w16du:dateUtc="2024-08-15T16:22:00Z">
            <w:rPr/>
          </w:rPrChange>
        </w:rPr>
        <w:fldChar w:fldCharType="begin"/>
      </w:r>
      <w:r w:rsidRPr="002746DC">
        <w:rPr>
          <w:sz w:val="21"/>
          <w:szCs w:val="21"/>
          <w:rPrChange w:id="4246" w:author="De Jesus Borges, Thiago" w:date="2024-08-15T12:22:00Z" w16du:dateUtc="2024-08-15T16:22:00Z">
            <w:rPr/>
          </w:rPrChange>
        </w:rPr>
        <w:instrText>HYPERLINK \l "_bookmark36"</w:instrText>
      </w:r>
      <w:r w:rsidRPr="00EB5EE6">
        <w:rPr>
          <w:sz w:val="21"/>
          <w:szCs w:val="21"/>
        </w:rPr>
      </w:r>
      <w:r w:rsidRPr="002746DC">
        <w:rPr>
          <w:sz w:val="21"/>
          <w:szCs w:val="21"/>
          <w:rPrChange w:id="4247"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4248" w:author="De Jesus Borges, Thiago" w:date="2024-08-15T12:22:00Z" w16du:dateUtc="2024-08-15T16:22:00Z">
            <w:rPr>
              <w:rFonts w:ascii="Arial" w:hAnsi="Arial" w:cs="Arial"/>
              <w:color w:val="0000FF"/>
              <w:spacing w:val="-2"/>
            </w:rPr>
          </w:rPrChange>
        </w:rPr>
        <w:t>36</w:t>
      </w:r>
      <w:r w:rsidRPr="002746DC">
        <w:rPr>
          <w:rFonts w:ascii="Arial" w:hAnsi="Arial" w:cs="Arial"/>
          <w:color w:val="0000FF"/>
          <w:spacing w:val="-2"/>
          <w:sz w:val="21"/>
          <w:szCs w:val="21"/>
          <w:rPrChange w:id="4249"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4250" w:author="De Jesus Borges, Thiago" w:date="2024-08-15T12:22:00Z" w16du:dateUtc="2024-08-15T16:22:00Z">
            <w:rPr>
              <w:rFonts w:ascii="Arial" w:hAnsi="Arial" w:cs="Arial"/>
              <w:spacing w:val="-2"/>
            </w:rPr>
          </w:rPrChange>
        </w:rPr>
        <w:t>]</w:t>
      </w:r>
      <w:r w:rsidRPr="002746DC">
        <w:rPr>
          <w:rFonts w:ascii="Arial" w:hAnsi="Arial" w:cs="Arial"/>
          <w:sz w:val="21"/>
          <w:szCs w:val="21"/>
          <w:rPrChange w:id="4251"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252" w:author="De Jesus Borges, Thiago" w:date="2024-08-15T12:22:00Z" w16du:dateUtc="2024-08-15T16:22:00Z">
            <w:rPr>
              <w:rFonts w:ascii="Arial" w:hAnsi="Arial" w:cs="Arial"/>
              <w:spacing w:val="-2"/>
            </w:rPr>
          </w:rPrChange>
        </w:rPr>
        <w:t>to</w:t>
      </w:r>
      <w:r w:rsidRPr="002746DC">
        <w:rPr>
          <w:rFonts w:ascii="Arial" w:hAnsi="Arial" w:cs="Arial"/>
          <w:sz w:val="21"/>
          <w:szCs w:val="21"/>
          <w:rPrChange w:id="4253"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254" w:author="De Jesus Borges, Thiago" w:date="2024-08-15T12:22:00Z" w16du:dateUtc="2024-08-15T16:22:00Z">
            <w:rPr>
              <w:rFonts w:ascii="Arial" w:hAnsi="Arial" w:cs="Arial"/>
              <w:spacing w:val="-2"/>
            </w:rPr>
          </w:rPrChange>
        </w:rPr>
        <w:t>perform</w:t>
      </w:r>
      <w:r w:rsidRPr="002746DC">
        <w:rPr>
          <w:rFonts w:ascii="Arial" w:hAnsi="Arial" w:cs="Arial"/>
          <w:sz w:val="21"/>
          <w:szCs w:val="21"/>
          <w:rPrChange w:id="4255"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256" w:author="De Jesus Borges, Thiago" w:date="2024-08-15T12:22:00Z" w16du:dateUtc="2024-08-15T16:22:00Z">
            <w:rPr>
              <w:rFonts w:ascii="Arial" w:hAnsi="Arial" w:cs="Arial"/>
              <w:spacing w:val="-2"/>
            </w:rPr>
          </w:rPrChange>
        </w:rPr>
        <w:t>all</w:t>
      </w:r>
      <w:r w:rsidRPr="002746DC">
        <w:rPr>
          <w:rFonts w:ascii="Arial" w:hAnsi="Arial" w:cs="Arial"/>
          <w:spacing w:val="1"/>
          <w:sz w:val="21"/>
          <w:szCs w:val="21"/>
          <w:rPrChange w:id="4257" w:author="De Jesus Borges, Thiago" w:date="2024-08-15T12:22:00Z" w16du:dateUtc="2024-08-15T16:22:00Z">
            <w:rPr>
              <w:rFonts w:ascii="Arial" w:hAnsi="Arial" w:cs="Arial"/>
              <w:spacing w:val="1"/>
            </w:rPr>
          </w:rPrChange>
        </w:rPr>
        <w:t xml:space="preserve"> </w:t>
      </w:r>
      <w:r w:rsidRPr="002746DC">
        <w:rPr>
          <w:rFonts w:ascii="Arial" w:hAnsi="Arial" w:cs="Arial"/>
          <w:spacing w:val="-2"/>
          <w:sz w:val="21"/>
          <w:szCs w:val="21"/>
          <w:rPrChange w:id="4258" w:author="De Jesus Borges, Thiago" w:date="2024-08-15T12:22:00Z" w16du:dateUtc="2024-08-15T16:22:00Z">
            <w:rPr>
              <w:rFonts w:ascii="Arial" w:hAnsi="Arial" w:cs="Arial"/>
              <w:spacing w:val="-2"/>
            </w:rPr>
          </w:rPrChange>
        </w:rPr>
        <w:t>the</w:t>
      </w:r>
      <w:r w:rsidRPr="002746DC">
        <w:rPr>
          <w:rFonts w:ascii="Arial" w:hAnsi="Arial" w:cs="Arial"/>
          <w:sz w:val="21"/>
          <w:szCs w:val="21"/>
          <w:rPrChange w:id="4259"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260" w:author="De Jesus Borges, Thiago" w:date="2024-08-15T12:22:00Z" w16du:dateUtc="2024-08-15T16:22:00Z">
            <w:rPr>
              <w:rFonts w:ascii="Arial" w:hAnsi="Arial" w:cs="Arial"/>
              <w:spacing w:val="-2"/>
            </w:rPr>
          </w:rPrChange>
        </w:rPr>
        <w:t>previous</w:t>
      </w:r>
      <w:r w:rsidRPr="002746DC">
        <w:rPr>
          <w:rFonts w:ascii="Arial" w:hAnsi="Arial" w:cs="Arial"/>
          <w:sz w:val="21"/>
          <w:szCs w:val="21"/>
          <w:rPrChange w:id="4261"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262" w:author="De Jesus Borges, Thiago" w:date="2024-08-15T12:22:00Z" w16du:dateUtc="2024-08-15T16:22:00Z">
            <w:rPr>
              <w:rFonts w:ascii="Arial" w:hAnsi="Arial" w:cs="Arial"/>
              <w:spacing w:val="-2"/>
            </w:rPr>
          </w:rPrChange>
        </w:rPr>
        <w:t>analys</w:t>
      </w:r>
      <w:r w:rsidR="00D34E12" w:rsidRPr="002746DC">
        <w:rPr>
          <w:rFonts w:ascii="Arial" w:hAnsi="Arial" w:cs="Arial"/>
          <w:spacing w:val="-2"/>
          <w:sz w:val="21"/>
          <w:szCs w:val="21"/>
          <w:rPrChange w:id="4263" w:author="De Jesus Borges, Thiago" w:date="2024-08-15T12:22:00Z" w16du:dateUtc="2024-08-15T16:22:00Z">
            <w:rPr>
              <w:rFonts w:ascii="Arial" w:hAnsi="Arial" w:cs="Arial"/>
              <w:spacing w:val="-2"/>
            </w:rPr>
          </w:rPrChange>
        </w:rPr>
        <w:t>e</w:t>
      </w:r>
      <w:r w:rsidRPr="002746DC">
        <w:rPr>
          <w:rFonts w:ascii="Arial" w:hAnsi="Arial" w:cs="Arial"/>
          <w:spacing w:val="-2"/>
          <w:sz w:val="21"/>
          <w:szCs w:val="21"/>
          <w:rPrChange w:id="4264" w:author="De Jesus Borges, Thiago" w:date="2024-08-15T12:22:00Z" w16du:dateUtc="2024-08-15T16:22:00Z">
            <w:rPr>
              <w:rFonts w:ascii="Arial" w:hAnsi="Arial" w:cs="Arial"/>
              <w:spacing w:val="-2"/>
            </w:rPr>
          </w:rPrChange>
        </w:rPr>
        <w:t>s.</w:t>
      </w:r>
    </w:p>
    <w:p w14:paraId="528694C6" w14:textId="59E83395" w:rsidR="00833730" w:rsidRPr="002746DC" w:rsidRDefault="0047037D">
      <w:pPr>
        <w:pStyle w:val="BodyText"/>
        <w:spacing w:line="254" w:lineRule="auto"/>
        <w:ind w:left="360" w:right="318" w:firstLine="298"/>
        <w:rPr>
          <w:rFonts w:ascii="Arial" w:hAnsi="Arial" w:cs="Arial"/>
          <w:sz w:val="21"/>
          <w:szCs w:val="21"/>
          <w:rPrChange w:id="4265" w:author="De Jesus Borges, Thiago" w:date="2024-08-15T12:22:00Z" w16du:dateUtc="2024-08-15T16:22:00Z">
            <w:rPr>
              <w:rFonts w:ascii="Arial" w:hAnsi="Arial" w:cs="Arial"/>
            </w:rPr>
          </w:rPrChange>
        </w:rPr>
        <w:pPrChange w:id="4266" w:author="De Jesus Borges, Thiago" w:date="2024-08-15T12:22:00Z" w16du:dateUtc="2024-08-15T16:22:00Z">
          <w:pPr>
            <w:pStyle w:val="BodyText"/>
            <w:spacing w:line="254" w:lineRule="auto"/>
            <w:ind w:left="811" w:right="318" w:firstLine="298"/>
          </w:pPr>
        </w:pPrChange>
      </w:pPr>
      <w:r w:rsidRPr="002746DC">
        <w:rPr>
          <w:rFonts w:ascii="Arial" w:hAnsi="Arial" w:cs="Arial"/>
          <w:sz w:val="21"/>
          <w:szCs w:val="21"/>
          <w:rPrChange w:id="4267" w:author="De Jesus Borges, Thiago" w:date="2024-08-15T12:22:00Z" w16du:dateUtc="2024-08-15T16:22:00Z">
            <w:rPr>
              <w:rFonts w:ascii="Arial" w:hAnsi="Arial" w:cs="Arial"/>
            </w:rPr>
          </w:rPrChange>
        </w:rPr>
        <w:t xml:space="preserve">We calculate the original MRN and TMM normalizations based on the package </w:t>
      </w:r>
      <w:proofErr w:type="spellStart"/>
      <w:r w:rsidRPr="002746DC">
        <w:rPr>
          <w:rFonts w:ascii="Arial" w:hAnsi="Arial" w:cs="Arial"/>
          <w:sz w:val="21"/>
          <w:szCs w:val="21"/>
          <w:rPrChange w:id="4268" w:author="De Jesus Borges, Thiago" w:date="2024-08-15T12:22:00Z" w16du:dateUtc="2024-08-15T16:22:00Z">
            <w:rPr>
              <w:rFonts w:ascii="Arial" w:hAnsi="Arial" w:cs="Arial"/>
            </w:rPr>
          </w:rPrChange>
        </w:rPr>
        <w:t>conorm</w:t>
      </w:r>
      <w:proofErr w:type="spellEnd"/>
      <w:r w:rsidRPr="002746DC">
        <w:rPr>
          <w:rFonts w:ascii="Arial" w:hAnsi="Arial" w:cs="Arial"/>
          <w:sz w:val="21"/>
          <w:szCs w:val="21"/>
          <w:rPrChange w:id="4269" w:author="De Jesus Borges, Thiago" w:date="2024-08-15T12:22:00Z" w16du:dateUtc="2024-08-15T16:22:00Z">
            <w:rPr>
              <w:rFonts w:ascii="Arial" w:hAnsi="Arial" w:cs="Arial"/>
            </w:rPr>
          </w:rPrChange>
        </w:rPr>
        <w:t xml:space="preserve"> (https://pypi.org/project/conorm/), as well as create two </w:t>
      </w:r>
      <w:r w:rsidR="00D34E12" w:rsidRPr="002746DC">
        <w:rPr>
          <w:rFonts w:ascii="Arial" w:hAnsi="Arial" w:cs="Arial"/>
          <w:sz w:val="21"/>
          <w:szCs w:val="21"/>
          <w:rPrChange w:id="4270" w:author="De Jesus Borges, Thiago" w:date="2024-08-15T12:22:00Z" w16du:dateUtc="2024-08-15T16:22:00Z">
            <w:rPr>
              <w:rFonts w:ascii="Arial" w:hAnsi="Arial" w:cs="Arial"/>
            </w:rPr>
          </w:rPrChange>
        </w:rPr>
        <w:t>Python</w:t>
      </w:r>
      <w:r w:rsidRPr="002746DC">
        <w:rPr>
          <w:rFonts w:ascii="Arial" w:hAnsi="Arial" w:cs="Arial"/>
          <w:sz w:val="21"/>
          <w:szCs w:val="21"/>
          <w:rPrChange w:id="4271" w:author="De Jesus Borges, Thiago" w:date="2024-08-15T12:22:00Z" w16du:dateUtc="2024-08-15T16:22:00Z">
            <w:rPr>
              <w:rFonts w:ascii="Arial" w:hAnsi="Arial" w:cs="Arial"/>
            </w:rPr>
          </w:rPrChange>
        </w:rPr>
        <w:t xml:space="preserve"> classes to integrate an adapted version of MRN and TMM transformations to a scikit-learning </w:t>
      </w:r>
      <w:r w:rsidRPr="002746DC">
        <w:rPr>
          <w:rFonts w:ascii="Arial" w:hAnsi="Arial" w:cs="Arial"/>
          <w:spacing w:val="-2"/>
          <w:sz w:val="21"/>
          <w:szCs w:val="21"/>
          <w:rPrChange w:id="4272" w:author="De Jesus Borges, Thiago" w:date="2024-08-15T12:22:00Z" w16du:dateUtc="2024-08-15T16:22:00Z">
            <w:rPr>
              <w:rFonts w:ascii="Arial" w:hAnsi="Arial" w:cs="Arial"/>
              <w:spacing w:val="-2"/>
            </w:rPr>
          </w:rPrChange>
        </w:rPr>
        <w:t>pipeline</w:t>
      </w:r>
      <w:r w:rsidRPr="002746DC">
        <w:rPr>
          <w:rFonts w:ascii="Arial" w:hAnsi="Arial" w:cs="Arial"/>
          <w:spacing w:val="-11"/>
          <w:sz w:val="21"/>
          <w:szCs w:val="21"/>
          <w:rPrChange w:id="4273" w:author="De Jesus Borges, Thiago" w:date="2024-08-15T12:22:00Z" w16du:dateUtc="2024-08-15T16:22:00Z">
            <w:rPr>
              <w:rFonts w:ascii="Arial" w:hAnsi="Arial" w:cs="Arial"/>
              <w:spacing w:val="-11"/>
            </w:rPr>
          </w:rPrChange>
        </w:rPr>
        <w:t xml:space="preserve"> </w:t>
      </w:r>
      <w:r w:rsidRPr="002746DC">
        <w:rPr>
          <w:rFonts w:ascii="Arial" w:hAnsi="Arial" w:cs="Arial"/>
          <w:spacing w:val="-2"/>
          <w:sz w:val="21"/>
          <w:szCs w:val="21"/>
          <w:rPrChange w:id="4274" w:author="De Jesus Borges, Thiago" w:date="2024-08-15T12:22:00Z" w16du:dateUtc="2024-08-15T16:22:00Z">
            <w:rPr>
              <w:rFonts w:ascii="Arial" w:hAnsi="Arial" w:cs="Arial"/>
              <w:spacing w:val="-2"/>
            </w:rPr>
          </w:rPrChange>
        </w:rPr>
        <w:t>[</w:t>
      </w:r>
      <w:r w:rsidRPr="002746DC">
        <w:rPr>
          <w:sz w:val="21"/>
          <w:szCs w:val="21"/>
          <w:rPrChange w:id="4275" w:author="De Jesus Borges, Thiago" w:date="2024-08-15T12:22:00Z" w16du:dateUtc="2024-08-15T16:22:00Z">
            <w:rPr/>
          </w:rPrChange>
        </w:rPr>
        <w:fldChar w:fldCharType="begin"/>
      </w:r>
      <w:r w:rsidRPr="002746DC">
        <w:rPr>
          <w:sz w:val="21"/>
          <w:szCs w:val="21"/>
          <w:rPrChange w:id="4276" w:author="De Jesus Borges, Thiago" w:date="2024-08-15T12:22:00Z" w16du:dateUtc="2024-08-15T16:22:00Z">
            <w:rPr/>
          </w:rPrChange>
        </w:rPr>
        <w:instrText>HYPERLINK \l "_bookmark36"</w:instrText>
      </w:r>
      <w:r w:rsidRPr="00EB5EE6">
        <w:rPr>
          <w:sz w:val="21"/>
          <w:szCs w:val="21"/>
        </w:rPr>
      </w:r>
      <w:r w:rsidRPr="002746DC">
        <w:rPr>
          <w:sz w:val="21"/>
          <w:szCs w:val="21"/>
          <w:rPrChange w:id="4277"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4278" w:author="De Jesus Borges, Thiago" w:date="2024-08-15T12:22:00Z" w16du:dateUtc="2024-08-15T16:22:00Z">
            <w:rPr>
              <w:rFonts w:ascii="Arial" w:hAnsi="Arial" w:cs="Arial"/>
              <w:color w:val="0000FF"/>
              <w:spacing w:val="-2"/>
            </w:rPr>
          </w:rPrChange>
        </w:rPr>
        <w:t>36</w:t>
      </w:r>
      <w:r w:rsidRPr="002746DC">
        <w:rPr>
          <w:rFonts w:ascii="Arial" w:hAnsi="Arial" w:cs="Arial"/>
          <w:color w:val="0000FF"/>
          <w:spacing w:val="-2"/>
          <w:sz w:val="21"/>
          <w:szCs w:val="21"/>
          <w:rPrChange w:id="4279"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4280" w:author="De Jesus Borges, Thiago" w:date="2024-08-15T12:22:00Z" w16du:dateUtc="2024-08-15T16:22:00Z">
            <w:rPr>
              <w:rFonts w:ascii="Arial" w:hAnsi="Arial" w:cs="Arial"/>
              <w:spacing w:val="-2"/>
            </w:rPr>
          </w:rPrChange>
        </w:rPr>
        <w:t>].</w:t>
      </w:r>
      <w:r w:rsidRPr="002746DC">
        <w:rPr>
          <w:rFonts w:ascii="Arial" w:hAnsi="Arial" w:cs="Arial"/>
          <w:spacing w:val="-10"/>
          <w:sz w:val="21"/>
          <w:szCs w:val="21"/>
          <w:rPrChange w:id="4281" w:author="De Jesus Borges, Thiago" w:date="2024-08-15T12:22:00Z" w16du:dateUtc="2024-08-15T16:22:00Z">
            <w:rPr>
              <w:rFonts w:ascii="Arial" w:hAnsi="Arial" w:cs="Arial"/>
              <w:spacing w:val="-10"/>
            </w:rPr>
          </w:rPrChange>
        </w:rPr>
        <w:t xml:space="preserve"> </w:t>
      </w:r>
      <w:r w:rsidR="002A6431" w:rsidRPr="002746DC">
        <w:rPr>
          <w:rFonts w:ascii="Arial" w:hAnsi="Arial" w:cs="Arial"/>
          <w:spacing w:val="-2"/>
          <w:sz w:val="21"/>
          <w:szCs w:val="21"/>
          <w:rPrChange w:id="4282" w:author="De Jesus Borges, Thiago" w:date="2024-08-15T12:22:00Z" w16du:dateUtc="2024-08-15T16:22:00Z">
            <w:rPr>
              <w:rFonts w:ascii="Arial" w:hAnsi="Arial" w:cs="Arial"/>
              <w:spacing w:val="-2"/>
            </w:rPr>
          </w:rPrChange>
        </w:rPr>
        <w:t>We used the following equations for each sample to calculate the normalization factors based on different means</w:t>
      </w:r>
      <w:r w:rsidR="00D34E12" w:rsidRPr="002746DC">
        <w:rPr>
          <w:rFonts w:ascii="Arial" w:hAnsi="Arial" w:cs="Arial"/>
          <w:sz w:val="21"/>
          <w:szCs w:val="21"/>
          <w:rPrChange w:id="4283" w:author="De Jesus Borges, Thiago" w:date="2024-08-15T12:22:00Z" w16du:dateUtc="2024-08-15T16:22:00Z">
            <w:rPr>
              <w:rFonts w:ascii="Arial" w:hAnsi="Arial" w:cs="Arial"/>
            </w:rPr>
          </w:rPrChange>
        </w:rPr>
        <w:t xml:space="preserve">, where </w:t>
      </w:r>
      <w:proofErr w:type="spellStart"/>
      <w:r w:rsidR="00D34E12" w:rsidRPr="002746DC">
        <w:rPr>
          <w:rFonts w:ascii="Arial" w:hAnsi="Arial" w:cs="Arial"/>
          <w:sz w:val="21"/>
          <w:szCs w:val="21"/>
          <w:rPrChange w:id="4284" w:author="De Jesus Borges, Thiago" w:date="2024-08-15T12:22:00Z" w16du:dateUtc="2024-08-15T16:22:00Z">
            <w:rPr>
              <w:rFonts w:ascii="Arial" w:hAnsi="Arial" w:cs="Arial"/>
            </w:rPr>
          </w:rPrChange>
        </w:rPr>
        <w:t>e</w:t>
      </w:r>
      <w:proofErr w:type="spellEnd"/>
      <w:r w:rsidR="00D34E12" w:rsidRPr="002746DC">
        <w:rPr>
          <w:rFonts w:ascii="Arial" w:hAnsi="Arial" w:cs="Arial"/>
          <w:sz w:val="21"/>
          <w:szCs w:val="21"/>
          <w:rPrChange w:id="4285" w:author="De Jesus Borges, Thiago" w:date="2024-08-15T12:22:00Z" w16du:dateUtc="2024-08-15T16:22:00Z">
            <w:rPr>
              <w:rFonts w:ascii="Arial" w:hAnsi="Arial" w:cs="Arial"/>
            </w:rPr>
          </w:rPrChange>
        </w:rPr>
        <w:t xml:space="preserve"> is the expression value</w:t>
      </w:r>
      <w:r w:rsidRPr="002746DC">
        <w:rPr>
          <w:rFonts w:ascii="Arial" w:hAnsi="Arial" w:cs="Arial"/>
          <w:spacing w:val="-7"/>
          <w:sz w:val="21"/>
          <w:szCs w:val="21"/>
          <w:rPrChange w:id="4286"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287" w:author="De Jesus Borges, Thiago" w:date="2024-08-15T12:22:00Z" w16du:dateUtc="2024-08-15T16:22:00Z">
            <w:rPr>
              <w:rFonts w:ascii="Arial" w:hAnsi="Arial" w:cs="Arial"/>
            </w:rPr>
          </w:rPrChange>
        </w:rPr>
        <w:t>of</w:t>
      </w:r>
      <w:r w:rsidRPr="002746DC">
        <w:rPr>
          <w:rFonts w:ascii="Arial" w:hAnsi="Arial" w:cs="Arial"/>
          <w:spacing w:val="-7"/>
          <w:sz w:val="21"/>
          <w:szCs w:val="21"/>
          <w:rPrChange w:id="4288" w:author="De Jesus Borges, Thiago" w:date="2024-08-15T12:22:00Z" w16du:dateUtc="2024-08-15T16:22:00Z">
            <w:rPr>
              <w:rFonts w:ascii="Arial" w:hAnsi="Arial" w:cs="Arial"/>
              <w:spacing w:val="-7"/>
            </w:rPr>
          </w:rPrChange>
        </w:rPr>
        <w:t xml:space="preserve"> </w:t>
      </w:r>
      <w:r w:rsidRPr="002746DC">
        <w:rPr>
          <w:rFonts w:ascii="Arial" w:hAnsi="Arial" w:cs="Arial"/>
          <w:i/>
          <w:sz w:val="21"/>
          <w:szCs w:val="21"/>
          <w:rPrChange w:id="4289" w:author="De Jesus Borges, Thiago" w:date="2024-08-15T12:22:00Z" w16du:dateUtc="2024-08-15T16:22:00Z">
            <w:rPr>
              <w:rFonts w:ascii="Arial" w:hAnsi="Arial" w:cs="Arial"/>
              <w:i/>
            </w:rPr>
          </w:rPrChange>
        </w:rPr>
        <w:t>n</w:t>
      </w:r>
      <w:r w:rsidRPr="002746DC">
        <w:rPr>
          <w:rFonts w:ascii="Arial" w:hAnsi="Arial" w:cs="Arial"/>
          <w:i/>
          <w:spacing w:val="-7"/>
          <w:sz w:val="21"/>
          <w:szCs w:val="21"/>
          <w:rPrChange w:id="4290" w:author="De Jesus Borges, Thiago" w:date="2024-08-15T12:22:00Z" w16du:dateUtc="2024-08-15T16:22:00Z">
            <w:rPr>
              <w:rFonts w:ascii="Arial" w:hAnsi="Arial" w:cs="Arial"/>
              <w:i/>
              <w:spacing w:val="-7"/>
            </w:rPr>
          </w:rPrChange>
        </w:rPr>
        <w:t xml:space="preserve"> </w:t>
      </w:r>
      <w:r w:rsidRPr="002746DC">
        <w:rPr>
          <w:rFonts w:ascii="Arial" w:hAnsi="Arial" w:cs="Arial"/>
          <w:sz w:val="21"/>
          <w:szCs w:val="21"/>
          <w:rPrChange w:id="4291" w:author="De Jesus Borges, Thiago" w:date="2024-08-15T12:22:00Z" w16du:dateUtc="2024-08-15T16:22:00Z">
            <w:rPr>
              <w:rFonts w:ascii="Arial" w:hAnsi="Arial" w:cs="Arial"/>
            </w:rPr>
          </w:rPrChange>
        </w:rPr>
        <w:t>genes</w:t>
      </w:r>
      <w:r w:rsidRPr="002746DC">
        <w:rPr>
          <w:rFonts w:ascii="Arial" w:hAnsi="Arial" w:cs="Arial"/>
          <w:spacing w:val="-7"/>
          <w:sz w:val="21"/>
          <w:szCs w:val="21"/>
          <w:rPrChange w:id="4292"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293" w:author="De Jesus Borges, Thiago" w:date="2024-08-15T12:22:00Z" w16du:dateUtc="2024-08-15T16:22:00Z">
            <w:rPr>
              <w:rFonts w:ascii="Arial" w:hAnsi="Arial" w:cs="Arial"/>
            </w:rPr>
          </w:rPrChange>
        </w:rPr>
        <w:t>used</w:t>
      </w:r>
      <w:r w:rsidRPr="002746DC">
        <w:rPr>
          <w:rFonts w:ascii="Arial" w:hAnsi="Arial" w:cs="Arial"/>
          <w:spacing w:val="-7"/>
          <w:sz w:val="21"/>
          <w:szCs w:val="21"/>
          <w:rPrChange w:id="4294" w:author="De Jesus Borges, Thiago" w:date="2024-08-15T12:22:00Z" w16du:dateUtc="2024-08-15T16:22:00Z">
            <w:rPr>
              <w:rFonts w:ascii="Arial" w:hAnsi="Arial" w:cs="Arial"/>
              <w:spacing w:val="-7"/>
            </w:rPr>
          </w:rPrChange>
        </w:rPr>
        <w:t xml:space="preserve"> </w:t>
      </w:r>
      <w:r w:rsidRPr="002746DC">
        <w:rPr>
          <w:rFonts w:ascii="Arial" w:hAnsi="Arial" w:cs="Arial"/>
          <w:sz w:val="21"/>
          <w:szCs w:val="21"/>
          <w:rPrChange w:id="4295" w:author="De Jesus Borges, Thiago" w:date="2024-08-15T12:22:00Z" w16du:dateUtc="2024-08-15T16:22:00Z">
            <w:rPr>
              <w:rFonts w:ascii="Arial" w:hAnsi="Arial" w:cs="Arial"/>
            </w:rPr>
          </w:rPrChange>
        </w:rPr>
        <w:t>as housekeeping genes.</w:t>
      </w:r>
    </w:p>
    <w:p w14:paraId="2242DDBA" w14:textId="7DC892DD" w:rsidR="00833730" w:rsidRPr="002746DC" w:rsidRDefault="00833730">
      <w:pPr>
        <w:pStyle w:val="BodyText"/>
        <w:spacing w:line="254" w:lineRule="auto"/>
        <w:ind w:left="360" w:right="318" w:firstLine="298"/>
        <w:jc w:val="center"/>
        <w:rPr>
          <w:rFonts w:ascii="Arial" w:hAnsi="Arial" w:cs="Arial"/>
          <w:sz w:val="21"/>
          <w:szCs w:val="21"/>
          <w:rPrChange w:id="4296" w:author="De Jesus Borges, Thiago" w:date="2024-08-15T12:22:00Z" w16du:dateUtc="2024-08-15T16:22:00Z">
            <w:rPr>
              <w:rFonts w:ascii="Arial" w:hAnsi="Arial" w:cs="Arial"/>
            </w:rPr>
          </w:rPrChange>
        </w:rPr>
        <w:pPrChange w:id="4297" w:author="De Jesus Borges, Thiago" w:date="2024-08-15T12:22:00Z" w16du:dateUtc="2024-08-15T16:22:00Z">
          <w:pPr>
            <w:pStyle w:val="BodyText"/>
            <w:spacing w:line="254" w:lineRule="auto"/>
            <w:ind w:left="811" w:right="318" w:firstLine="298"/>
            <w:jc w:val="center"/>
          </w:pPr>
        </w:pPrChange>
      </w:pPr>
      <w:r w:rsidRPr="002746DC">
        <w:rPr>
          <w:rFonts w:ascii="Arial" w:hAnsi="Arial" w:cs="Arial"/>
          <w:noProof/>
          <w:sz w:val="21"/>
          <w:szCs w:val="21"/>
          <w:rPrChange w:id="4298" w:author="De Jesus Borges, Thiago" w:date="2024-08-15T12:22:00Z" w16du:dateUtc="2024-08-15T16:22:00Z">
            <w:rPr>
              <w:rFonts w:ascii="Arial" w:hAnsi="Arial" w:cs="Arial"/>
              <w:noProof/>
            </w:rPr>
          </w:rPrChange>
        </w:rPr>
        <w:drawing>
          <wp:inline distT="0" distB="0" distL="0" distR="0" wp14:anchorId="12B7323B" wp14:editId="190EC459">
            <wp:extent cx="3495675" cy="1246995"/>
            <wp:effectExtent l="0" t="0" r="0" b="0"/>
            <wp:docPr id="110696501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65016" name="Picture 1" descr="A math equations and formulas&#10;&#10;Description automatically generated with medium confidence"/>
                    <pic:cNvPicPr/>
                  </pic:nvPicPr>
                  <pic:blipFill>
                    <a:blip r:embed="rId20"/>
                    <a:stretch>
                      <a:fillRect/>
                    </a:stretch>
                  </pic:blipFill>
                  <pic:spPr>
                    <a:xfrm>
                      <a:off x="0" y="0"/>
                      <a:ext cx="3507818" cy="1251327"/>
                    </a:xfrm>
                    <a:prstGeom prst="rect">
                      <a:avLst/>
                    </a:prstGeom>
                  </pic:spPr>
                </pic:pic>
              </a:graphicData>
            </a:graphic>
          </wp:inline>
        </w:drawing>
      </w:r>
    </w:p>
    <w:p w14:paraId="6DD44A52" w14:textId="77777777" w:rsidR="00834B9E" w:rsidRPr="002746DC" w:rsidRDefault="00834B9E">
      <w:pPr>
        <w:pStyle w:val="BodyText"/>
        <w:spacing w:line="254" w:lineRule="auto"/>
        <w:ind w:left="360" w:right="318" w:firstLine="298"/>
        <w:jc w:val="center"/>
        <w:rPr>
          <w:rFonts w:ascii="Arial" w:hAnsi="Arial" w:cs="Arial"/>
          <w:sz w:val="21"/>
          <w:szCs w:val="21"/>
          <w:rPrChange w:id="4299" w:author="De Jesus Borges, Thiago" w:date="2024-08-15T12:22:00Z" w16du:dateUtc="2024-08-15T16:22:00Z">
            <w:rPr>
              <w:rFonts w:ascii="Arial" w:hAnsi="Arial" w:cs="Arial"/>
            </w:rPr>
          </w:rPrChange>
        </w:rPr>
        <w:pPrChange w:id="4300" w:author="De Jesus Borges, Thiago" w:date="2024-08-15T12:22:00Z" w16du:dateUtc="2024-08-15T16:22:00Z">
          <w:pPr>
            <w:pStyle w:val="BodyText"/>
            <w:spacing w:line="254" w:lineRule="auto"/>
            <w:ind w:left="811" w:right="318" w:firstLine="298"/>
            <w:jc w:val="center"/>
          </w:pPr>
        </w:pPrChange>
      </w:pPr>
    </w:p>
    <w:p w14:paraId="2170D24B" w14:textId="6401A575" w:rsidR="00833730" w:rsidRPr="002746DC" w:rsidRDefault="00833730">
      <w:pPr>
        <w:pStyle w:val="BodyText"/>
        <w:spacing w:line="254" w:lineRule="auto"/>
        <w:ind w:left="360" w:right="318" w:firstLine="298"/>
        <w:jc w:val="center"/>
        <w:rPr>
          <w:rFonts w:ascii="Arial" w:hAnsi="Arial" w:cs="Arial"/>
          <w:sz w:val="21"/>
          <w:szCs w:val="21"/>
          <w:rPrChange w:id="4301" w:author="De Jesus Borges, Thiago" w:date="2024-08-15T12:22:00Z" w16du:dateUtc="2024-08-15T16:22:00Z">
            <w:rPr>
              <w:rFonts w:ascii="Arial" w:hAnsi="Arial" w:cs="Arial"/>
            </w:rPr>
          </w:rPrChange>
        </w:rPr>
        <w:pPrChange w:id="4302" w:author="De Jesus Borges, Thiago" w:date="2024-08-15T12:22:00Z" w16du:dateUtc="2024-08-15T16:22:00Z">
          <w:pPr>
            <w:pStyle w:val="BodyText"/>
            <w:spacing w:line="254" w:lineRule="auto"/>
            <w:ind w:left="811" w:right="318" w:firstLine="298"/>
            <w:jc w:val="center"/>
          </w:pPr>
        </w:pPrChange>
      </w:pPr>
      <w:r w:rsidRPr="002746DC">
        <w:rPr>
          <w:rFonts w:ascii="Arial" w:hAnsi="Arial" w:cs="Arial"/>
          <w:noProof/>
          <w:sz w:val="21"/>
          <w:szCs w:val="21"/>
          <w:rPrChange w:id="4303" w:author="De Jesus Borges, Thiago" w:date="2024-08-15T12:22:00Z" w16du:dateUtc="2024-08-15T16:22:00Z">
            <w:rPr>
              <w:rFonts w:ascii="Arial" w:hAnsi="Arial" w:cs="Arial"/>
              <w:noProof/>
            </w:rPr>
          </w:rPrChange>
        </w:rPr>
        <w:drawing>
          <wp:inline distT="0" distB="0" distL="0" distR="0" wp14:anchorId="2E356939" wp14:editId="521282E0">
            <wp:extent cx="3514725" cy="1258313"/>
            <wp:effectExtent l="0" t="0" r="0" b="0"/>
            <wp:docPr id="1651391029"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1029" name="Picture 1" descr="A math equations with numbers&#10;&#10;Description automatically generated with medium confidence"/>
                    <pic:cNvPicPr/>
                  </pic:nvPicPr>
                  <pic:blipFill>
                    <a:blip r:embed="rId21"/>
                    <a:stretch>
                      <a:fillRect/>
                    </a:stretch>
                  </pic:blipFill>
                  <pic:spPr>
                    <a:xfrm>
                      <a:off x="0" y="0"/>
                      <a:ext cx="3549556" cy="1270783"/>
                    </a:xfrm>
                    <a:prstGeom prst="rect">
                      <a:avLst/>
                    </a:prstGeom>
                  </pic:spPr>
                </pic:pic>
              </a:graphicData>
            </a:graphic>
          </wp:inline>
        </w:drawing>
      </w:r>
    </w:p>
    <w:p w14:paraId="4EF13F61" w14:textId="3C7AC8FC" w:rsidR="00833730" w:rsidRPr="002746DC" w:rsidRDefault="00833730">
      <w:pPr>
        <w:pStyle w:val="BodyText"/>
        <w:spacing w:line="254" w:lineRule="auto"/>
        <w:ind w:left="360" w:right="318" w:firstLine="298"/>
        <w:rPr>
          <w:rFonts w:ascii="Arial" w:hAnsi="Arial" w:cs="Arial"/>
          <w:sz w:val="21"/>
          <w:szCs w:val="21"/>
          <w:rPrChange w:id="4304" w:author="De Jesus Borges, Thiago" w:date="2024-08-15T12:22:00Z" w16du:dateUtc="2024-08-15T16:22:00Z">
            <w:rPr>
              <w:rFonts w:ascii="Arial" w:hAnsi="Arial" w:cs="Arial"/>
            </w:rPr>
          </w:rPrChange>
        </w:rPr>
        <w:pPrChange w:id="4305" w:author="De Jesus Borges, Thiago" w:date="2024-08-15T12:22:00Z" w16du:dateUtc="2024-08-15T16:22:00Z">
          <w:pPr>
            <w:pStyle w:val="BodyText"/>
            <w:spacing w:line="254" w:lineRule="auto"/>
            <w:ind w:left="811" w:right="318" w:firstLine="298"/>
          </w:pPr>
        </w:pPrChange>
      </w:pPr>
      <w:r w:rsidRPr="002746DC">
        <w:rPr>
          <w:rFonts w:ascii="Arial" w:hAnsi="Arial" w:cs="Arial"/>
          <w:sz w:val="21"/>
          <w:szCs w:val="21"/>
          <w:rPrChange w:id="4306" w:author="De Jesus Borges, Thiago" w:date="2024-08-15T12:22:00Z" w16du:dateUtc="2024-08-15T16:22:00Z">
            <w:rPr>
              <w:rFonts w:ascii="Arial" w:hAnsi="Arial" w:cs="Arial"/>
            </w:rPr>
          </w:rPrChange>
        </w:rPr>
        <w:t>To</w:t>
      </w:r>
      <w:r w:rsidRPr="002746DC">
        <w:rPr>
          <w:rFonts w:ascii="Arial" w:hAnsi="Arial" w:cs="Arial"/>
          <w:spacing w:val="-13"/>
          <w:sz w:val="21"/>
          <w:szCs w:val="21"/>
          <w:rPrChange w:id="4307"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308" w:author="De Jesus Borges, Thiago" w:date="2024-08-15T12:22:00Z" w16du:dateUtc="2024-08-15T16:22:00Z">
            <w:rPr>
              <w:rFonts w:ascii="Arial" w:hAnsi="Arial" w:cs="Arial"/>
            </w:rPr>
          </w:rPrChange>
        </w:rPr>
        <w:t>normalize</w:t>
      </w:r>
      <w:r w:rsidRPr="002746DC">
        <w:rPr>
          <w:rFonts w:ascii="Arial" w:hAnsi="Arial" w:cs="Arial"/>
          <w:spacing w:val="-12"/>
          <w:sz w:val="21"/>
          <w:szCs w:val="21"/>
          <w:rPrChange w:id="430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10"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431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12" w:author="De Jesus Borges, Thiago" w:date="2024-08-15T12:22:00Z" w16du:dateUtc="2024-08-15T16:22:00Z">
            <w:rPr>
              <w:rFonts w:ascii="Arial" w:hAnsi="Arial" w:cs="Arial"/>
            </w:rPr>
          </w:rPrChange>
        </w:rPr>
        <w:t>expression</w:t>
      </w:r>
      <w:r w:rsidRPr="002746DC">
        <w:rPr>
          <w:rFonts w:ascii="Arial" w:hAnsi="Arial" w:cs="Arial"/>
          <w:spacing w:val="-12"/>
          <w:sz w:val="21"/>
          <w:szCs w:val="21"/>
          <w:rPrChange w:id="431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14" w:author="De Jesus Borges, Thiago" w:date="2024-08-15T12:22:00Z" w16du:dateUtc="2024-08-15T16:22:00Z">
            <w:rPr>
              <w:rFonts w:ascii="Arial" w:hAnsi="Arial" w:cs="Arial"/>
            </w:rPr>
          </w:rPrChange>
        </w:rPr>
        <w:t>dataset,</w:t>
      </w:r>
      <w:r w:rsidRPr="002746DC">
        <w:rPr>
          <w:rFonts w:ascii="Arial" w:hAnsi="Arial" w:cs="Arial"/>
          <w:spacing w:val="-12"/>
          <w:sz w:val="21"/>
          <w:szCs w:val="21"/>
          <w:rPrChange w:id="431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16" w:author="De Jesus Borges, Thiago" w:date="2024-08-15T12:22:00Z" w16du:dateUtc="2024-08-15T16:22:00Z">
            <w:rPr>
              <w:rFonts w:ascii="Arial" w:hAnsi="Arial" w:cs="Arial"/>
            </w:rPr>
          </w:rPrChange>
        </w:rPr>
        <w:t>we</w:t>
      </w:r>
      <w:r w:rsidRPr="002746DC">
        <w:rPr>
          <w:rFonts w:ascii="Arial" w:hAnsi="Arial" w:cs="Arial"/>
          <w:spacing w:val="-12"/>
          <w:sz w:val="21"/>
          <w:szCs w:val="21"/>
          <w:rPrChange w:id="431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18" w:author="De Jesus Borges, Thiago" w:date="2024-08-15T12:22:00Z" w16du:dateUtc="2024-08-15T16:22:00Z">
            <w:rPr>
              <w:rFonts w:ascii="Arial" w:hAnsi="Arial" w:cs="Arial"/>
            </w:rPr>
          </w:rPrChange>
        </w:rPr>
        <w:t>divided</w:t>
      </w:r>
      <w:r w:rsidRPr="002746DC">
        <w:rPr>
          <w:rFonts w:ascii="Arial" w:hAnsi="Arial" w:cs="Arial"/>
          <w:spacing w:val="-12"/>
          <w:sz w:val="21"/>
          <w:szCs w:val="21"/>
          <w:rPrChange w:id="431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20" w:author="De Jesus Borges, Thiago" w:date="2024-08-15T12:22:00Z" w16du:dateUtc="2024-08-15T16:22:00Z">
            <w:rPr>
              <w:rFonts w:ascii="Arial" w:hAnsi="Arial" w:cs="Arial"/>
            </w:rPr>
          </w:rPrChange>
        </w:rPr>
        <w:t>each</w:t>
      </w:r>
      <w:r w:rsidRPr="002746DC">
        <w:rPr>
          <w:rFonts w:ascii="Arial" w:hAnsi="Arial" w:cs="Arial"/>
          <w:spacing w:val="-12"/>
          <w:sz w:val="21"/>
          <w:szCs w:val="21"/>
          <w:rPrChange w:id="4321"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22" w:author="De Jesus Borges, Thiago" w:date="2024-08-15T12:22:00Z" w16du:dateUtc="2024-08-15T16:22:00Z">
            <w:rPr>
              <w:rFonts w:ascii="Arial" w:hAnsi="Arial" w:cs="Arial"/>
            </w:rPr>
          </w:rPrChange>
        </w:rPr>
        <w:t>gene</w:t>
      </w:r>
      <w:r w:rsidRPr="002746DC">
        <w:rPr>
          <w:rFonts w:ascii="Arial" w:hAnsi="Arial" w:cs="Arial"/>
          <w:spacing w:val="-12"/>
          <w:sz w:val="21"/>
          <w:szCs w:val="21"/>
          <w:rPrChange w:id="4323"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24" w:author="De Jesus Borges, Thiago" w:date="2024-08-15T12:22:00Z" w16du:dateUtc="2024-08-15T16:22:00Z">
            <w:rPr>
              <w:rFonts w:ascii="Arial" w:hAnsi="Arial" w:cs="Arial"/>
            </w:rPr>
          </w:rPrChange>
        </w:rPr>
        <w:t>expression</w:t>
      </w:r>
      <w:r w:rsidRPr="002746DC">
        <w:rPr>
          <w:rFonts w:ascii="Arial" w:hAnsi="Arial" w:cs="Arial"/>
          <w:spacing w:val="-12"/>
          <w:sz w:val="21"/>
          <w:szCs w:val="21"/>
          <w:rPrChange w:id="4325"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26" w:author="De Jesus Borges, Thiago" w:date="2024-08-15T12:22:00Z" w16du:dateUtc="2024-08-15T16:22:00Z">
            <w:rPr>
              <w:rFonts w:ascii="Arial" w:hAnsi="Arial" w:cs="Arial"/>
            </w:rPr>
          </w:rPrChange>
        </w:rPr>
        <w:t>value</w:t>
      </w:r>
      <w:r w:rsidRPr="002746DC">
        <w:rPr>
          <w:rFonts w:ascii="Arial" w:hAnsi="Arial" w:cs="Arial"/>
          <w:spacing w:val="-12"/>
          <w:sz w:val="21"/>
          <w:szCs w:val="21"/>
          <w:rPrChange w:id="4327"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28" w:author="De Jesus Borges, Thiago" w:date="2024-08-15T12:22:00Z" w16du:dateUtc="2024-08-15T16:22:00Z">
            <w:rPr>
              <w:rFonts w:ascii="Arial" w:hAnsi="Arial" w:cs="Arial"/>
            </w:rPr>
          </w:rPrChange>
        </w:rPr>
        <w:t>by</w:t>
      </w:r>
      <w:r w:rsidRPr="002746DC">
        <w:rPr>
          <w:rFonts w:ascii="Arial" w:hAnsi="Arial" w:cs="Arial"/>
          <w:spacing w:val="-12"/>
          <w:sz w:val="21"/>
          <w:szCs w:val="21"/>
          <w:rPrChange w:id="4329"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330" w:author="De Jesus Borges, Thiago" w:date="2024-08-15T12:22:00Z" w16du:dateUtc="2024-08-15T16:22:00Z">
            <w:rPr>
              <w:rFonts w:ascii="Arial" w:hAnsi="Arial" w:cs="Arial"/>
            </w:rPr>
          </w:rPrChange>
        </w:rPr>
        <w:t xml:space="preserve">the </w:t>
      </w:r>
      <w:r w:rsidRPr="002746DC">
        <w:rPr>
          <w:rFonts w:ascii="Arial" w:hAnsi="Arial" w:cs="Arial"/>
          <w:spacing w:val="-4"/>
          <w:sz w:val="21"/>
          <w:szCs w:val="21"/>
          <w:rPrChange w:id="4331" w:author="De Jesus Borges, Thiago" w:date="2024-08-15T12:22:00Z" w16du:dateUtc="2024-08-15T16:22:00Z">
            <w:rPr>
              <w:rFonts w:ascii="Arial" w:hAnsi="Arial" w:cs="Arial"/>
              <w:spacing w:val="-4"/>
            </w:rPr>
          </w:rPrChange>
        </w:rPr>
        <w:t xml:space="preserve">normalization factors calculated by </w:t>
      </w:r>
      <w:r w:rsidR="00D34E12" w:rsidRPr="002746DC">
        <w:rPr>
          <w:rFonts w:ascii="Arial" w:hAnsi="Arial" w:cs="Arial"/>
          <w:spacing w:val="-4"/>
          <w:sz w:val="21"/>
          <w:szCs w:val="21"/>
          <w:rPrChange w:id="4332" w:author="De Jesus Borges, Thiago" w:date="2024-08-15T12:22:00Z" w16du:dateUtc="2024-08-15T16:22:00Z">
            <w:rPr>
              <w:rFonts w:ascii="Arial" w:hAnsi="Arial" w:cs="Arial"/>
              <w:spacing w:val="-4"/>
            </w:rPr>
          </w:rPrChange>
        </w:rPr>
        <w:t xml:space="preserve">the </w:t>
      </w:r>
      <w:r w:rsidRPr="002746DC">
        <w:rPr>
          <w:rFonts w:ascii="Arial" w:hAnsi="Arial" w:cs="Arial"/>
          <w:spacing w:val="-4"/>
          <w:sz w:val="21"/>
          <w:szCs w:val="21"/>
          <w:rPrChange w:id="4333" w:author="De Jesus Borges, Thiago" w:date="2024-08-15T12:22:00Z" w16du:dateUtc="2024-08-15T16:22:00Z">
            <w:rPr>
              <w:rFonts w:ascii="Arial" w:hAnsi="Arial" w:cs="Arial"/>
              <w:spacing w:val="-4"/>
            </w:rPr>
          </w:rPrChange>
        </w:rPr>
        <w:t>sample (equation 8)</w:t>
      </w:r>
      <w:r w:rsidR="00D34E12" w:rsidRPr="002746DC">
        <w:rPr>
          <w:rFonts w:ascii="Arial" w:hAnsi="Arial" w:cs="Arial"/>
          <w:spacing w:val="-4"/>
          <w:sz w:val="21"/>
          <w:szCs w:val="21"/>
          <w:rPrChange w:id="4334" w:author="De Jesus Borges, Thiago" w:date="2024-08-15T12:22:00Z" w16du:dateUtc="2024-08-15T16:22:00Z">
            <w:rPr>
              <w:rFonts w:ascii="Arial" w:hAnsi="Arial" w:cs="Arial"/>
              <w:spacing w:val="-4"/>
            </w:rPr>
          </w:rPrChange>
        </w:rPr>
        <w:t>, where</w:t>
      </w:r>
      <w:r w:rsidRPr="002746DC">
        <w:rPr>
          <w:rFonts w:ascii="Arial" w:hAnsi="Arial" w:cs="Arial"/>
          <w:spacing w:val="-4"/>
          <w:sz w:val="21"/>
          <w:szCs w:val="21"/>
          <w:rPrChange w:id="4335" w:author="De Jesus Borges, Thiago" w:date="2024-08-15T12:22:00Z" w16du:dateUtc="2024-08-15T16:22:00Z">
            <w:rPr>
              <w:rFonts w:ascii="Arial" w:hAnsi="Arial" w:cs="Arial"/>
              <w:spacing w:val="-4"/>
            </w:rPr>
          </w:rPrChange>
        </w:rPr>
        <w:t xml:space="preserve"> </w:t>
      </w:r>
      <w:r w:rsidRPr="002746DC">
        <w:rPr>
          <w:rFonts w:ascii="Arial" w:hAnsi="Arial" w:cs="Arial"/>
          <w:i/>
          <w:spacing w:val="-4"/>
          <w:sz w:val="21"/>
          <w:szCs w:val="21"/>
          <w:rPrChange w:id="4336" w:author="De Jesus Borges, Thiago" w:date="2024-08-15T12:22:00Z" w16du:dateUtc="2024-08-15T16:22:00Z">
            <w:rPr>
              <w:rFonts w:ascii="Arial" w:hAnsi="Arial" w:cs="Arial"/>
              <w:i/>
              <w:spacing w:val="-4"/>
            </w:rPr>
          </w:rPrChange>
        </w:rPr>
        <w:t>e</w:t>
      </w:r>
      <w:r w:rsidRPr="002746DC">
        <w:rPr>
          <w:rFonts w:ascii="Arial" w:hAnsi="Arial" w:cs="Arial"/>
          <w:i/>
          <w:spacing w:val="-4"/>
          <w:sz w:val="21"/>
          <w:szCs w:val="21"/>
          <w:vertAlign w:val="subscript"/>
          <w:rPrChange w:id="4337" w:author="De Jesus Borges, Thiago" w:date="2024-08-15T12:22:00Z" w16du:dateUtc="2024-08-15T16:22:00Z">
            <w:rPr>
              <w:rFonts w:ascii="Arial" w:hAnsi="Arial" w:cs="Arial"/>
              <w:i/>
              <w:spacing w:val="-4"/>
              <w:vertAlign w:val="subscript"/>
            </w:rPr>
          </w:rPrChange>
        </w:rPr>
        <w:t>k</w:t>
      </w:r>
      <w:r w:rsidRPr="002746DC">
        <w:rPr>
          <w:rFonts w:ascii="Arial" w:hAnsi="Arial" w:cs="Arial"/>
          <w:i/>
          <w:spacing w:val="10"/>
          <w:sz w:val="21"/>
          <w:szCs w:val="21"/>
          <w:rPrChange w:id="4338" w:author="De Jesus Borges, Thiago" w:date="2024-08-15T12:22:00Z" w16du:dateUtc="2024-08-15T16:22:00Z">
            <w:rPr>
              <w:rFonts w:ascii="Arial" w:hAnsi="Arial" w:cs="Arial"/>
              <w:i/>
              <w:spacing w:val="10"/>
            </w:rPr>
          </w:rPrChange>
        </w:rPr>
        <w:t xml:space="preserve"> </w:t>
      </w:r>
      <w:r w:rsidRPr="002746DC">
        <w:rPr>
          <w:rFonts w:ascii="Arial" w:hAnsi="Arial" w:cs="Arial"/>
          <w:spacing w:val="-4"/>
          <w:sz w:val="21"/>
          <w:szCs w:val="21"/>
          <w:rPrChange w:id="4339" w:author="De Jesus Borges, Thiago" w:date="2024-08-15T12:22:00Z" w16du:dateUtc="2024-08-15T16:22:00Z">
            <w:rPr>
              <w:rFonts w:ascii="Arial" w:hAnsi="Arial" w:cs="Arial"/>
              <w:spacing w:val="-4"/>
            </w:rPr>
          </w:rPrChange>
        </w:rPr>
        <w:t xml:space="preserve">is a gene expression </w:t>
      </w:r>
      <w:r w:rsidRPr="002746DC">
        <w:rPr>
          <w:rFonts w:ascii="Arial" w:hAnsi="Arial" w:cs="Arial"/>
          <w:sz w:val="21"/>
          <w:szCs w:val="21"/>
          <w:rPrChange w:id="4340" w:author="De Jesus Borges, Thiago" w:date="2024-08-15T12:22:00Z" w16du:dateUtc="2024-08-15T16:22:00Z">
            <w:rPr>
              <w:rFonts w:ascii="Arial" w:hAnsi="Arial" w:cs="Arial"/>
            </w:rPr>
          </w:rPrChange>
        </w:rPr>
        <w:t xml:space="preserve">value in each </w:t>
      </w:r>
      <w:r w:rsidRPr="002746DC">
        <w:rPr>
          <w:rFonts w:ascii="Arial" w:hAnsi="Arial" w:cs="Arial"/>
          <w:i/>
          <w:sz w:val="21"/>
          <w:szCs w:val="21"/>
          <w:rPrChange w:id="4341" w:author="De Jesus Borges, Thiago" w:date="2024-08-15T12:22:00Z" w16du:dateUtc="2024-08-15T16:22:00Z">
            <w:rPr>
              <w:rFonts w:ascii="Arial" w:hAnsi="Arial" w:cs="Arial"/>
              <w:i/>
            </w:rPr>
          </w:rPrChange>
        </w:rPr>
        <w:t xml:space="preserve">m </w:t>
      </w:r>
      <w:r w:rsidRPr="002746DC">
        <w:rPr>
          <w:rFonts w:ascii="Arial" w:hAnsi="Arial" w:cs="Arial"/>
          <w:sz w:val="21"/>
          <w:szCs w:val="21"/>
          <w:rPrChange w:id="4342" w:author="De Jesus Borges, Thiago" w:date="2024-08-15T12:22:00Z" w16du:dateUtc="2024-08-15T16:22:00Z">
            <w:rPr>
              <w:rFonts w:ascii="Arial" w:hAnsi="Arial" w:cs="Arial"/>
            </w:rPr>
          </w:rPrChange>
        </w:rPr>
        <w:t>sample.</w:t>
      </w:r>
    </w:p>
    <w:p w14:paraId="5FAE0AD9" w14:textId="77777777" w:rsidR="00834B9E" w:rsidRPr="002746DC" w:rsidRDefault="00834B9E">
      <w:pPr>
        <w:pStyle w:val="BodyText"/>
        <w:spacing w:line="254" w:lineRule="auto"/>
        <w:ind w:left="360" w:right="318" w:firstLine="298"/>
        <w:rPr>
          <w:rFonts w:ascii="Arial" w:hAnsi="Arial" w:cs="Arial"/>
          <w:sz w:val="21"/>
          <w:szCs w:val="21"/>
          <w:rPrChange w:id="4343" w:author="De Jesus Borges, Thiago" w:date="2024-08-15T12:22:00Z" w16du:dateUtc="2024-08-15T16:22:00Z">
            <w:rPr>
              <w:rFonts w:ascii="Arial" w:hAnsi="Arial" w:cs="Arial"/>
            </w:rPr>
          </w:rPrChange>
        </w:rPr>
        <w:pPrChange w:id="4344" w:author="De Jesus Borges, Thiago" w:date="2024-08-15T12:22:00Z" w16du:dateUtc="2024-08-15T16:22:00Z">
          <w:pPr>
            <w:pStyle w:val="BodyText"/>
            <w:spacing w:line="254" w:lineRule="auto"/>
            <w:ind w:left="811" w:right="318" w:firstLine="298"/>
          </w:pPr>
        </w:pPrChange>
      </w:pPr>
    </w:p>
    <w:p w14:paraId="7AE81786" w14:textId="01258047" w:rsidR="00833730" w:rsidRPr="002746DC" w:rsidRDefault="00833730">
      <w:pPr>
        <w:pStyle w:val="BodyText"/>
        <w:spacing w:line="254" w:lineRule="auto"/>
        <w:ind w:left="360" w:right="318" w:firstLine="298"/>
        <w:jc w:val="center"/>
        <w:rPr>
          <w:rFonts w:ascii="Arial" w:hAnsi="Arial" w:cs="Arial"/>
          <w:sz w:val="21"/>
          <w:szCs w:val="21"/>
          <w:rPrChange w:id="4345" w:author="De Jesus Borges, Thiago" w:date="2024-08-15T12:22:00Z" w16du:dateUtc="2024-08-15T16:22:00Z">
            <w:rPr>
              <w:rFonts w:ascii="Arial" w:hAnsi="Arial" w:cs="Arial"/>
            </w:rPr>
          </w:rPrChange>
        </w:rPr>
        <w:pPrChange w:id="4346" w:author="De Jesus Borges, Thiago" w:date="2024-08-15T12:22:00Z" w16du:dateUtc="2024-08-15T16:22:00Z">
          <w:pPr>
            <w:pStyle w:val="BodyText"/>
            <w:spacing w:line="254" w:lineRule="auto"/>
            <w:ind w:left="811" w:right="318" w:firstLine="298"/>
            <w:jc w:val="center"/>
          </w:pPr>
        </w:pPrChange>
      </w:pPr>
      <w:r w:rsidRPr="002746DC">
        <w:rPr>
          <w:rFonts w:ascii="Arial" w:hAnsi="Arial" w:cs="Arial"/>
          <w:noProof/>
          <w:sz w:val="21"/>
          <w:szCs w:val="21"/>
          <w:rPrChange w:id="4347" w:author="De Jesus Borges, Thiago" w:date="2024-08-15T12:22:00Z" w16du:dateUtc="2024-08-15T16:22:00Z">
            <w:rPr>
              <w:rFonts w:ascii="Arial" w:hAnsi="Arial" w:cs="Arial"/>
              <w:noProof/>
            </w:rPr>
          </w:rPrChange>
        </w:rPr>
        <w:drawing>
          <wp:inline distT="0" distB="0" distL="0" distR="0" wp14:anchorId="16B6C1FE" wp14:editId="43ED36D7">
            <wp:extent cx="4518537" cy="409575"/>
            <wp:effectExtent l="0" t="0" r="0" b="0"/>
            <wp:docPr id="33536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69430" name=""/>
                    <pic:cNvPicPr/>
                  </pic:nvPicPr>
                  <pic:blipFill>
                    <a:blip r:embed="rId22"/>
                    <a:stretch>
                      <a:fillRect/>
                    </a:stretch>
                  </pic:blipFill>
                  <pic:spPr>
                    <a:xfrm>
                      <a:off x="0" y="0"/>
                      <a:ext cx="4573428" cy="414551"/>
                    </a:xfrm>
                    <a:prstGeom prst="rect">
                      <a:avLst/>
                    </a:prstGeom>
                  </pic:spPr>
                </pic:pic>
              </a:graphicData>
            </a:graphic>
          </wp:inline>
        </w:drawing>
      </w:r>
    </w:p>
    <w:p w14:paraId="4B89220B" w14:textId="77777777" w:rsidR="00834B9E" w:rsidRPr="002746DC" w:rsidRDefault="00834B9E">
      <w:pPr>
        <w:pStyle w:val="BodyText"/>
        <w:spacing w:line="254" w:lineRule="auto"/>
        <w:ind w:left="360" w:right="318" w:firstLine="298"/>
        <w:rPr>
          <w:rFonts w:ascii="Arial" w:hAnsi="Arial" w:cs="Arial"/>
          <w:sz w:val="21"/>
          <w:szCs w:val="21"/>
          <w:rPrChange w:id="4348" w:author="De Jesus Borges, Thiago" w:date="2024-08-15T12:22:00Z" w16du:dateUtc="2024-08-15T16:22:00Z">
            <w:rPr>
              <w:rFonts w:ascii="Arial" w:hAnsi="Arial" w:cs="Arial"/>
            </w:rPr>
          </w:rPrChange>
        </w:rPr>
        <w:pPrChange w:id="4349" w:author="De Jesus Borges, Thiago" w:date="2024-08-15T12:22:00Z" w16du:dateUtc="2024-08-15T16:22:00Z">
          <w:pPr>
            <w:pStyle w:val="BodyText"/>
            <w:spacing w:line="254" w:lineRule="auto"/>
            <w:ind w:left="811" w:right="318" w:firstLine="298"/>
          </w:pPr>
        </w:pPrChange>
      </w:pPr>
    </w:p>
    <w:p w14:paraId="1D94A890" w14:textId="07B9C910" w:rsidR="00833730" w:rsidRPr="002746DC" w:rsidRDefault="00833730">
      <w:pPr>
        <w:pStyle w:val="BodyText"/>
        <w:spacing w:line="254" w:lineRule="auto"/>
        <w:ind w:left="360" w:right="318" w:firstLine="298"/>
        <w:rPr>
          <w:rFonts w:ascii="Arial" w:hAnsi="Arial" w:cs="Arial"/>
          <w:sz w:val="21"/>
          <w:szCs w:val="21"/>
          <w:rPrChange w:id="4350" w:author="De Jesus Borges, Thiago" w:date="2024-08-15T12:22:00Z" w16du:dateUtc="2024-08-15T16:22:00Z">
            <w:rPr>
              <w:rFonts w:ascii="Arial" w:hAnsi="Arial" w:cs="Arial"/>
            </w:rPr>
          </w:rPrChange>
        </w:rPr>
        <w:pPrChange w:id="4351" w:author="De Jesus Borges, Thiago" w:date="2024-08-15T12:22:00Z" w16du:dateUtc="2024-08-15T16:22:00Z">
          <w:pPr>
            <w:pStyle w:val="BodyText"/>
            <w:spacing w:line="254" w:lineRule="auto"/>
            <w:ind w:left="811" w:right="318" w:firstLine="298"/>
          </w:pPr>
        </w:pPrChange>
      </w:pPr>
      <w:r w:rsidRPr="002746DC">
        <w:rPr>
          <w:rFonts w:ascii="Arial" w:hAnsi="Arial" w:cs="Arial"/>
          <w:sz w:val="21"/>
          <w:szCs w:val="21"/>
          <w:rPrChange w:id="4352" w:author="De Jesus Borges, Thiago" w:date="2024-08-15T12:22:00Z" w16du:dateUtc="2024-08-15T16:22:00Z">
            <w:rPr>
              <w:rFonts w:ascii="Arial" w:hAnsi="Arial" w:cs="Arial"/>
            </w:rPr>
          </w:rPrChange>
        </w:rPr>
        <w:t xml:space="preserve">To avoid imbalanced classes, we used the method </w:t>
      </w:r>
      <w:proofErr w:type="spellStart"/>
      <w:r w:rsidRPr="002746DC">
        <w:rPr>
          <w:rFonts w:ascii="Arial" w:hAnsi="Arial" w:cs="Arial"/>
          <w:sz w:val="21"/>
          <w:szCs w:val="21"/>
          <w:rPrChange w:id="4353" w:author="De Jesus Borges, Thiago" w:date="2024-08-15T12:22:00Z" w16du:dateUtc="2024-08-15T16:22:00Z">
            <w:rPr>
              <w:rFonts w:ascii="Arial" w:hAnsi="Arial" w:cs="Arial"/>
            </w:rPr>
          </w:rPrChange>
        </w:rPr>
        <w:t>RandomUnderSampler</w:t>
      </w:r>
      <w:proofErr w:type="spellEnd"/>
      <w:r w:rsidRPr="002746DC">
        <w:rPr>
          <w:rFonts w:ascii="Arial" w:hAnsi="Arial" w:cs="Arial"/>
          <w:sz w:val="21"/>
          <w:szCs w:val="21"/>
          <w:rPrChange w:id="4354" w:author="De Jesus Borges, Thiago" w:date="2024-08-15T12:22:00Z" w16du:dateUtc="2024-08-15T16:22:00Z">
            <w:rPr>
              <w:rFonts w:ascii="Arial" w:hAnsi="Arial" w:cs="Arial"/>
            </w:rPr>
          </w:rPrChange>
        </w:rPr>
        <w:t xml:space="preserve"> from </w:t>
      </w:r>
      <w:r w:rsidR="00D34E12" w:rsidRPr="002746DC">
        <w:rPr>
          <w:rFonts w:ascii="Arial" w:hAnsi="Arial" w:cs="Arial"/>
          <w:sz w:val="21"/>
          <w:szCs w:val="21"/>
          <w:rPrChange w:id="4355" w:author="De Jesus Borges, Thiago" w:date="2024-08-15T12:22:00Z" w16du:dateUtc="2024-08-15T16:22:00Z">
            <w:rPr>
              <w:rFonts w:ascii="Arial" w:hAnsi="Arial" w:cs="Arial"/>
            </w:rPr>
          </w:rPrChange>
        </w:rPr>
        <w:t xml:space="preserve">the </w:t>
      </w:r>
      <w:r w:rsidRPr="002746DC">
        <w:rPr>
          <w:rFonts w:ascii="Arial" w:hAnsi="Arial" w:cs="Arial"/>
          <w:spacing w:val="-4"/>
          <w:sz w:val="21"/>
          <w:szCs w:val="21"/>
          <w:rPrChange w:id="4356" w:author="De Jesus Borges, Thiago" w:date="2024-08-15T12:22:00Z" w16du:dateUtc="2024-08-15T16:22:00Z">
            <w:rPr>
              <w:rFonts w:ascii="Arial" w:hAnsi="Arial" w:cs="Arial"/>
              <w:spacing w:val="-4"/>
            </w:rPr>
          </w:rPrChange>
        </w:rPr>
        <w:t>imbalanced-learn</w:t>
      </w:r>
      <w:r w:rsidRPr="002746DC">
        <w:rPr>
          <w:rFonts w:ascii="Arial" w:hAnsi="Arial" w:cs="Arial"/>
          <w:spacing w:val="-7"/>
          <w:sz w:val="21"/>
          <w:szCs w:val="21"/>
          <w:rPrChange w:id="4357"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58" w:author="De Jesus Borges, Thiago" w:date="2024-08-15T12:22:00Z" w16du:dateUtc="2024-08-15T16:22:00Z">
            <w:rPr>
              <w:rFonts w:ascii="Arial" w:hAnsi="Arial" w:cs="Arial"/>
              <w:spacing w:val="-4"/>
            </w:rPr>
          </w:rPrChange>
        </w:rPr>
        <w:t>0.12.0</w:t>
      </w:r>
      <w:r w:rsidRPr="002746DC">
        <w:rPr>
          <w:rFonts w:ascii="Arial" w:hAnsi="Arial" w:cs="Arial"/>
          <w:spacing w:val="-7"/>
          <w:sz w:val="21"/>
          <w:szCs w:val="21"/>
          <w:rPrChange w:id="4359"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60" w:author="De Jesus Borges, Thiago" w:date="2024-08-15T12:22:00Z" w16du:dateUtc="2024-08-15T16:22:00Z">
            <w:rPr>
              <w:rFonts w:ascii="Arial" w:hAnsi="Arial" w:cs="Arial"/>
              <w:spacing w:val="-4"/>
            </w:rPr>
          </w:rPrChange>
        </w:rPr>
        <w:t>Python</w:t>
      </w:r>
      <w:r w:rsidRPr="002746DC">
        <w:rPr>
          <w:rFonts w:ascii="Arial" w:hAnsi="Arial" w:cs="Arial"/>
          <w:spacing w:val="-7"/>
          <w:sz w:val="21"/>
          <w:szCs w:val="21"/>
          <w:rPrChange w:id="4361"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62" w:author="De Jesus Borges, Thiago" w:date="2024-08-15T12:22:00Z" w16du:dateUtc="2024-08-15T16:22:00Z">
            <w:rPr>
              <w:rFonts w:ascii="Arial" w:hAnsi="Arial" w:cs="Arial"/>
              <w:spacing w:val="-4"/>
            </w:rPr>
          </w:rPrChange>
        </w:rPr>
        <w:t>package</w:t>
      </w:r>
      <w:r w:rsidRPr="002746DC">
        <w:rPr>
          <w:rFonts w:ascii="Arial" w:hAnsi="Arial" w:cs="Arial"/>
          <w:spacing w:val="-7"/>
          <w:sz w:val="21"/>
          <w:szCs w:val="21"/>
          <w:rPrChange w:id="4363"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64" w:author="De Jesus Borges, Thiago" w:date="2024-08-15T12:22:00Z" w16du:dateUtc="2024-08-15T16:22:00Z">
            <w:rPr>
              <w:rFonts w:ascii="Arial" w:hAnsi="Arial" w:cs="Arial"/>
              <w:spacing w:val="-4"/>
            </w:rPr>
          </w:rPrChange>
        </w:rPr>
        <w:t>[</w:t>
      </w:r>
      <w:r w:rsidR="0047037D" w:rsidRPr="002746DC">
        <w:rPr>
          <w:sz w:val="21"/>
          <w:szCs w:val="21"/>
          <w:rPrChange w:id="4365" w:author="De Jesus Borges, Thiago" w:date="2024-08-15T12:22:00Z" w16du:dateUtc="2024-08-15T16:22:00Z">
            <w:rPr/>
          </w:rPrChange>
        </w:rPr>
        <w:fldChar w:fldCharType="begin"/>
      </w:r>
      <w:r w:rsidR="0047037D" w:rsidRPr="002746DC">
        <w:rPr>
          <w:sz w:val="21"/>
          <w:szCs w:val="21"/>
          <w:rPrChange w:id="4366" w:author="De Jesus Borges, Thiago" w:date="2024-08-15T12:22:00Z" w16du:dateUtc="2024-08-15T16:22:00Z">
            <w:rPr/>
          </w:rPrChange>
        </w:rPr>
        <w:instrText>HYPERLINK \l "_bookmark35"</w:instrText>
      </w:r>
      <w:r w:rsidR="0047037D" w:rsidRPr="00EB5EE6">
        <w:rPr>
          <w:sz w:val="21"/>
          <w:szCs w:val="21"/>
        </w:rPr>
      </w:r>
      <w:r w:rsidR="0047037D" w:rsidRPr="002746DC">
        <w:rPr>
          <w:sz w:val="21"/>
          <w:szCs w:val="21"/>
          <w:rPrChange w:id="4367" w:author="De Jesus Borges, Thiago" w:date="2024-08-15T12:22:00Z" w16du:dateUtc="2024-08-15T16:22:00Z">
            <w:rPr>
              <w:rFonts w:ascii="Arial" w:hAnsi="Arial" w:cs="Arial"/>
              <w:color w:val="0000FF"/>
              <w:spacing w:val="-4"/>
            </w:rPr>
          </w:rPrChange>
        </w:rPr>
        <w:fldChar w:fldCharType="separate"/>
      </w:r>
      <w:r w:rsidRPr="002746DC">
        <w:rPr>
          <w:rFonts w:ascii="Arial" w:hAnsi="Arial" w:cs="Arial"/>
          <w:color w:val="0000FF"/>
          <w:spacing w:val="-4"/>
          <w:sz w:val="21"/>
          <w:szCs w:val="21"/>
          <w:rPrChange w:id="4368" w:author="De Jesus Borges, Thiago" w:date="2024-08-15T12:22:00Z" w16du:dateUtc="2024-08-15T16:22:00Z">
            <w:rPr>
              <w:rFonts w:ascii="Arial" w:hAnsi="Arial" w:cs="Arial"/>
              <w:color w:val="0000FF"/>
              <w:spacing w:val="-4"/>
            </w:rPr>
          </w:rPrChange>
        </w:rPr>
        <w:t>35</w:t>
      </w:r>
      <w:r w:rsidR="0047037D" w:rsidRPr="002746DC">
        <w:rPr>
          <w:rFonts w:ascii="Arial" w:hAnsi="Arial" w:cs="Arial"/>
          <w:color w:val="0000FF"/>
          <w:spacing w:val="-4"/>
          <w:sz w:val="21"/>
          <w:szCs w:val="21"/>
          <w:rPrChange w:id="4369" w:author="De Jesus Borges, Thiago" w:date="2024-08-15T12:22:00Z" w16du:dateUtc="2024-08-15T16:22:00Z">
            <w:rPr>
              <w:rFonts w:ascii="Arial" w:hAnsi="Arial" w:cs="Arial"/>
              <w:color w:val="0000FF"/>
              <w:spacing w:val="-4"/>
            </w:rPr>
          </w:rPrChange>
        </w:rPr>
        <w:fldChar w:fldCharType="end"/>
      </w:r>
      <w:r w:rsidRPr="002746DC">
        <w:rPr>
          <w:rFonts w:ascii="Arial" w:hAnsi="Arial" w:cs="Arial"/>
          <w:spacing w:val="-4"/>
          <w:sz w:val="21"/>
          <w:szCs w:val="21"/>
          <w:rPrChange w:id="4370" w:author="De Jesus Borges, Thiago" w:date="2024-08-15T12:22:00Z" w16du:dateUtc="2024-08-15T16:22:00Z">
            <w:rPr>
              <w:rFonts w:ascii="Arial" w:hAnsi="Arial" w:cs="Arial"/>
              <w:spacing w:val="-4"/>
            </w:rPr>
          </w:rPrChange>
        </w:rPr>
        <w:t>].</w:t>
      </w:r>
      <w:r w:rsidRPr="002746DC">
        <w:rPr>
          <w:rFonts w:ascii="Arial" w:hAnsi="Arial" w:cs="Arial"/>
          <w:spacing w:val="-7"/>
          <w:sz w:val="21"/>
          <w:szCs w:val="21"/>
          <w:rPrChange w:id="4371"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72" w:author="De Jesus Borges, Thiago" w:date="2024-08-15T12:22:00Z" w16du:dateUtc="2024-08-15T16:22:00Z">
            <w:rPr>
              <w:rFonts w:ascii="Arial" w:hAnsi="Arial" w:cs="Arial"/>
              <w:spacing w:val="-4"/>
            </w:rPr>
          </w:rPrChange>
        </w:rPr>
        <w:t>We</w:t>
      </w:r>
      <w:r w:rsidRPr="002746DC">
        <w:rPr>
          <w:rFonts w:ascii="Arial" w:hAnsi="Arial" w:cs="Arial"/>
          <w:spacing w:val="-7"/>
          <w:sz w:val="21"/>
          <w:szCs w:val="21"/>
          <w:rPrChange w:id="4373"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74" w:author="De Jesus Borges, Thiago" w:date="2024-08-15T12:22:00Z" w16du:dateUtc="2024-08-15T16:22:00Z">
            <w:rPr>
              <w:rFonts w:ascii="Arial" w:hAnsi="Arial" w:cs="Arial"/>
              <w:spacing w:val="-4"/>
            </w:rPr>
          </w:rPrChange>
        </w:rPr>
        <w:t>construct</w:t>
      </w:r>
      <w:r w:rsidRPr="002746DC">
        <w:rPr>
          <w:rFonts w:ascii="Arial" w:hAnsi="Arial" w:cs="Arial"/>
          <w:spacing w:val="-7"/>
          <w:sz w:val="21"/>
          <w:szCs w:val="21"/>
          <w:rPrChange w:id="4375"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76" w:author="De Jesus Borges, Thiago" w:date="2024-08-15T12:22:00Z" w16du:dateUtc="2024-08-15T16:22:00Z">
            <w:rPr>
              <w:rFonts w:ascii="Arial" w:hAnsi="Arial" w:cs="Arial"/>
              <w:spacing w:val="-4"/>
            </w:rPr>
          </w:rPrChange>
        </w:rPr>
        <w:t>a</w:t>
      </w:r>
      <w:r w:rsidRPr="002746DC">
        <w:rPr>
          <w:rFonts w:ascii="Arial" w:hAnsi="Arial" w:cs="Arial"/>
          <w:spacing w:val="-7"/>
          <w:sz w:val="21"/>
          <w:szCs w:val="21"/>
          <w:rPrChange w:id="4377"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78" w:author="De Jesus Borges, Thiago" w:date="2024-08-15T12:22:00Z" w16du:dateUtc="2024-08-15T16:22:00Z">
            <w:rPr>
              <w:rFonts w:ascii="Arial" w:hAnsi="Arial" w:cs="Arial"/>
              <w:spacing w:val="-4"/>
            </w:rPr>
          </w:rPrChange>
        </w:rPr>
        <w:t>pipeline</w:t>
      </w:r>
      <w:r w:rsidRPr="002746DC">
        <w:rPr>
          <w:rFonts w:ascii="Arial" w:hAnsi="Arial" w:cs="Arial"/>
          <w:spacing w:val="-6"/>
          <w:sz w:val="21"/>
          <w:szCs w:val="21"/>
          <w:rPrChange w:id="4379" w:author="De Jesus Borges, Thiago" w:date="2024-08-15T12:22:00Z" w16du:dateUtc="2024-08-15T16:22:00Z">
            <w:rPr>
              <w:rFonts w:ascii="Arial" w:hAnsi="Arial" w:cs="Arial"/>
              <w:spacing w:val="-6"/>
            </w:rPr>
          </w:rPrChange>
        </w:rPr>
        <w:t xml:space="preserve"> </w:t>
      </w:r>
      <w:r w:rsidRPr="002746DC">
        <w:rPr>
          <w:rFonts w:ascii="Arial" w:hAnsi="Arial" w:cs="Arial"/>
          <w:spacing w:val="-4"/>
          <w:sz w:val="21"/>
          <w:szCs w:val="21"/>
          <w:rPrChange w:id="4380" w:author="De Jesus Borges, Thiago" w:date="2024-08-15T12:22:00Z" w16du:dateUtc="2024-08-15T16:22:00Z">
            <w:rPr>
              <w:rFonts w:ascii="Arial" w:hAnsi="Arial" w:cs="Arial"/>
              <w:spacing w:val="-4"/>
            </w:rPr>
          </w:rPrChange>
        </w:rPr>
        <w:t>in</w:t>
      </w:r>
      <w:r w:rsidRPr="002746DC">
        <w:rPr>
          <w:rFonts w:ascii="Arial" w:hAnsi="Arial" w:cs="Arial"/>
          <w:spacing w:val="-7"/>
          <w:sz w:val="21"/>
          <w:szCs w:val="21"/>
          <w:rPrChange w:id="4381" w:author="De Jesus Borges, Thiago" w:date="2024-08-15T12:22:00Z" w16du:dateUtc="2024-08-15T16:22:00Z">
            <w:rPr>
              <w:rFonts w:ascii="Arial" w:hAnsi="Arial" w:cs="Arial"/>
              <w:spacing w:val="-7"/>
            </w:rPr>
          </w:rPrChange>
        </w:rPr>
        <w:t xml:space="preserve"> </w:t>
      </w:r>
      <w:r w:rsidRPr="002746DC">
        <w:rPr>
          <w:rFonts w:ascii="Arial" w:hAnsi="Arial" w:cs="Arial"/>
          <w:spacing w:val="-4"/>
          <w:sz w:val="21"/>
          <w:szCs w:val="21"/>
          <w:rPrChange w:id="4382" w:author="De Jesus Borges, Thiago" w:date="2024-08-15T12:22:00Z" w16du:dateUtc="2024-08-15T16:22:00Z">
            <w:rPr>
              <w:rFonts w:ascii="Arial" w:hAnsi="Arial" w:cs="Arial"/>
              <w:spacing w:val="-4"/>
            </w:rPr>
          </w:rPrChange>
        </w:rPr>
        <w:t>scikit-learning</w:t>
      </w:r>
      <w:r w:rsidR="002A6431" w:rsidRPr="002746DC">
        <w:rPr>
          <w:rFonts w:ascii="Arial" w:hAnsi="Arial" w:cs="Arial"/>
          <w:sz w:val="21"/>
          <w:szCs w:val="21"/>
          <w:rPrChange w:id="4383" w:author="De Jesus Borges, Thiago" w:date="2024-08-15T12:22:00Z" w16du:dateUtc="2024-08-15T16:22:00Z">
            <w:rPr>
              <w:rFonts w:ascii="Arial" w:hAnsi="Arial" w:cs="Arial"/>
            </w:rPr>
          </w:rPrChange>
        </w:rPr>
        <w:t xml:space="preserve"> </w:t>
      </w:r>
      <w:r w:rsidRPr="002746DC">
        <w:rPr>
          <w:rFonts w:ascii="Arial" w:hAnsi="Arial" w:cs="Arial"/>
          <w:spacing w:val="-2"/>
          <w:sz w:val="21"/>
          <w:szCs w:val="21"/>
          <w:rPrChange w:id="4384" w:author="De Jesus Borges, Thiago" w:date="2024-08-15T12:22:00Z" w16du:dateUtc="2024-08-15T16:22:00Z">
            <w:rPr>
              <w:rFonts w:ascii="Arial" w:hAnsi="Arial" w:cs="Arial"/>
              <w:spacing w:val="-2"/>
            </w:rPr>
          </w:rPrChange>
        </w:rPr>
        <w:t>1.4.0</w:t>
      </w:r>
      <w:r w:rsidRPr="002746DC">
        <w:rPr>
          <w:rFonts w:ascii="Arial" w:hAnsi="Arial" w:cs="Arial"/>
          <w:spacing w:val="-8"/>
          <w:sz w:val="21"/>
          <w:szCs w:val="21"/>
          <w:rPrChange w:id="4385"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386" w:author="De Jesus Borges, Thiago" w:date="2024-08-15T12:22:00Z" w16du:dateUtc="2024-08-15T16:22:00Z">
            <w:rPr>
              <w:rFonts w:ascii="Arial" w:hAnsi="Arial" w:cs="Arial"/>
              <w:spacing w:val="-2"/>
            </w:rPr>
          </w:rPrChange>
        </w:rPr>
        <w:t>[</w:t>
      </w:r>
      <w:r w:rsidR="0047037D" w:rsidRPr="002746DC">
        <w:rPr>
          <w:sz w:val="21"/>
          <w:szCs w:val="21"/>
          <w:rPrChange w:id="4387" w:author="De Jesus Borges, Thiago" w:date="2024-08-15T12:22:00Z" w16du:dateUtc="2024-08-15T16:22:00Z">
            <w:rPr/>
          </w:rPrChange>
        </w:rPr>
        <w:fldChar w:fldCharType="begin"/>
      </w:r>
      <w:r w:rsidR="0047037D" w:rsidRPr="002746DC">
        <w:rPr>
          <w:sz w:val="21"/>
          <w:szCs w:val="21"/>
          <w:rPrChange w:id="4388" w:author="De Jesus Borges, Thiago" w:date="2024-08-15T12:22:00Z" w16du:dateUtc="2024-08-15T16:22:00Z">
            <w:rPr/>
          </w:rPrChange>
        </w:rPr>
        <w:instrText>HYPERLINK \l "_bookmark36"</w:instrText>
      </w:r>
      <w:r w:rsidR="0047037D" w:rsidRPr="00EB5EE6">
        <w:rPr>
          <w:sz w:val="21"/>
          <w:szCs w:val="21"/>
        </w:rPr>
      </w:r>
      <w:r w:rsidR="0047037D" w:rsidRPr="002746DC">
        <w:rPr>
          <w:sz w:val="21"/>
          <w:szCs w:val="21"/>
          <w:rPrChange w:id="4389" w:author="De Jesus Borges, Thiago" w:date="2024-08-15T12:22:00Z" w16du:dateUtc="2024-08-15T16:22:00Z">
            <w:rPr>
              <w:rFonts w:ascii="Arial" w:hAnsi="Arial" w:cs="Arial"/>
              <w:color w:val="0000FF"/>
              <w:spacing w:val="-2"/>
            </w:rPr>
          </w:rPrChange>
        </w:rPr>
        <w:fldChar w:fldCharType="separate"/>
      </w:r>
      <w:r w:rsidRPr="002746DC">
        <w:rPr>
          <w:rFonts w:ascii="Arial" w:hAnsi="Arial" w:cs="Arial"/>
          <w:color w:val="0000FF"/>
          <w:spacing w:val="-2"/>
          <w:sz w:val="21"/>
          <w:szCs w:val="21"/>
          <w:rPrChange w:id="4390" w:author="De Jesus Borges, Thiago" w:date="2024-08-15T12:22:00Z" w16du:dateUtc="2024-08-15T16:22:00Z">
            <w:rPr>
              <w:rFonts w:ascii="Arial" w:hAnsi="Arial" w:cs="Arial"/>
              <w:color w:val="0000FF"/>
              <w:spacing w:val="-2"/>
            </w:rPr>
          </w:rPrChange>
        </w:rPr>
        <w:t>36</w:t>
      </w:r>
      <w:r w:rsidR="0047037D" w:rsidRPr="002746DC">
        <w:rPr>
          <w:rFonts w:ascii="Arial" w:hAnsi="Arial" w:cs="Arial"/>
          <w:color w:val="0000FF"/>
          <w:spacing w:val="-2"/>
          <w:sz w:val="21"/>
          <w:szCs w:val="21"/>
          <w:rPrChange w:id="4391" w:author="De Jesus Borges, Thiago" w:date="2024-08-15T12:22:00Z" w16du:dateUtc="2024-08-15T16:22:00Z">
            <w:rPr>
              <w:rFonts w:ascii="Arial" w:hAnsi="Arial" w:cs="Arial"/>
              <w:color w:val="0000FF"/>
              <w:spacing w:val="-2"/>
            </w:rPr>
          </w:rPrChange>
        </w:rPr>
        <w:fldChar w:fldCharType="end"/>
      </w:r>
      <w:r w:rsidRPr="002746DC">
        <w:rPr>
          <w:rFonts w:ascii="Arial" w:hAnsi="Arial" w:cs="Arial"/>
          <w:spacing w:val="-2"/>
          <w:sz w:val="21"/>
          <w:szCs w:val="21"/>
          <w:rPrChange w:id="4392" w:author="De Jesus Borges, Thiago" w:date="2024-08-15T12:22:00Z" w16du:dateUtc="2024-08-15T16:22:00Z">
            <w:rPr>
              <w:rFonts w:ascii="Arial" w:hAnsi="Arial" w:cs="Arial"/>
              <w:spacing w:val="-2"/>
            </w:rPr>
          </w:rPrChange>
        </w:rPr>
        <w:t>]</w:t>
      </w:r>
      <w:r w:rsidRPr="002746DC">
        <w:rPr>
          <w:rFonts w:ascii="Arial" w:hAnsi="Arial" w:cs="Arial"/>
          <w:spacing w:val="-8"/>
          <w:sz w:val="21"/>
          <w:szCs w:val="21"/>
          <w:rPrChange w:id="4393"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394" w:author="De Jesus Borges, Thiago" w:date="2024-08-15T12:22:00Z" w16du:dateUtc="2024-08-15T16:22:00Z">
            <w:rPr>
              <w:rFonts w:ascii="Arial" w:hAnsi="Arial" w:cs="Arial"/>
              <w:spacing w:val="-2"/>
            </w:rPr>
          </w:rPrChange>
        </w:rPr>
        <w:t>to</w:t>
      </w:r>
      <w:r w:rsidRPr="002746DC">
        <w:rPr>
          <w:rFonts w:ascii="Arial" w:hAnsi="Arial" w:cs="Arial"/>
          <w:spacing w:val="-8"/>
          <w:sz w:val="21"/>
          <w:szCs w:val="21"/>
          <w:rPrChange w:id="4395" w:author="De Jesus Borges, Thiago" w:date="2024-08-15T12:22:00Z" w16du:dateUtc="2024-08-15T16:22:00Z">
            <w:rPr>
              <w:rFonts w:ascii="Arial" w:hAnsi="Arial" w:cs="Arial"/>
              <w:spacing w:val="-8"/>
            </w:rPr>
          </w:rPrChange>
        </w:rPr>
        <w:t xml:space="preserve"> </w:t>
      </w:r>
      <w:proofErr w:type="spellStart"/>
      <w:r w:rsidRPr="002746DC">
        <w:rPr>
          <w:rFonts w:ascii="Arial" w:hAnsi="Arial" w:cs="Arial"/>
          <w:spacing w:val="-2"/>
          <w:sz w:val="21"/>
          <w:szCs w:val="21"/>
          <w:rPrChange w:id="4396" w:author="De Jesus Borges, Thiago" w:date="2024-08-15T12:22:00Z" w16du:dateUtc="2024-08-15T16:22:00Z">
            <w:rPr>
              <w:rFonts w:ascii="Arial" w:hAnsi="Arial" w:cs="Arial"/>
              <w:spacing w:val="-2"/>
            </w:rPr>
          </w:rPrChange>
        </w:rPr>
        <w:t>undersampling</w:t>
      </w:r>
      <w:proofErr w:type="spellEnd"/>
      <w:r w:rsidRPr="002746DC">
        <w:rPr>
          <w:rFonts w:ascii="Arial" w:hAnsi="Arial" w:cs="Arial"/>
          <w:spacing w:val="-2"/>
          <w:sz w:val="21"/>
          <w:szCs w:val="21"/>
          <w:rPrChange w:id="4397" w:author="De Jesus Borges, Thiago" w:date="2024-08-15T12:22:00Z" w16du:dateUtc="2024-08-15T16:22:00Z">
            <w:rPr>
              <w:rFonts w:ascii="Arial" w:hAnsi="Arial" w:cs="Arial"/>
              <w:spacing w:val="-2"/>
            </w:rPr>
          </w:rPrChange>
        </w:rPr>
        <w:t>,</w:t>
      </w:r>
      <w:r w:rsidRPr="002746DC">
        <w:rPr>
          <w:rFonts w:ascii="Arial" w:hAnsi="Arial" w:cs="Arial"/>
          <w:spacing w:val="-8"/>
          <w:sz w:val="21"/>
          <w:szCs w:val="21"/>
          <w:rPrChange w:id="4398"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399" w:author="De Jesus Borges, Thiago" w:date="2024-08-15T12:22:00Z" w16du:dateUtc="2024-08-15T16:22:00Z">
            <w:rPr>
              <w:rFonts w:ascii="Arial" w:hAnsi="Arial" w:cs="Arial"/>
              <w:spacing w:val="-2"/>
            </w:rPr>
          </w:rPrChange>
        </w:rPr>
        <w:t>select</w:t>
      </w:r>
      <w:r w:rsidRPr="002746DC">
        <w:rPr>
          <w:rFonts w:ascii="Arial" w:hAnsi="Arial" w:cs="Arial"/>
          <w:spacing w:val="-8"/>
          <w:sz w:val="21"/>
          <w:szCs w:val="21"/>
          <w:rPrChange w:id="4400"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01" w:author="De Jesus Borges, Thiago" w:date="2024-08-15T12:22:00Z" w16du:dateUtc="2024-08-15T16:22:00Z">
            <w:rPr>
              <w:rFonts w:ascii="Arial" w:hAnsi="Arial" w:cs="Arial"/>
              <w:spacing w:val="-2"/>
            </w:rPr>
          </w:rPrChange>
        </w:rPr>
        <w:t>features</w:t>
      </w:r>
      <w:r w:rsidR="006D1B68" w:rsidRPr="002746DC">
        <w:rPr>
          <w:rFonts w:ascii="Arial" w:hAnsi="Arial" w:cs="Arial"/>
          <w:spacing w:val="-2"/>
          <w:sz w:val="21"/>
          <w:szCs w:val="21"/>
          <w:rPrChange w:id="4402" w:author="De Jesus Borges, Thiago" w:date="2024-08-15T12:22:00Z" w16du:dateUtc="2024-08-15T16:22:00Z">
            <w:rPr>
              <w:rFonts w:ascii="Arial" w:hAnsi="Arial" w:cs="Arial"/>
              <w:spacing w:val="-2"/>
            </w:rPr>
          </w:rPrChange>
        </w:rPr>
        <w:t>,</w:t>
      </w:r>
      <w:r w:rsidRPr="002746DC">
        <w:rPr>
          <w:rFonts w:ascii="Arial" w:hAnsi="Arial" w:cs="Arial"/>
          <w:spacing w:val="-7"/>
          <w:sz w:val="21"/>
          <w:szCs w:val="21"/>
          <w:rPrChange w:id="4403"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4404" w:author="De Jesus Borges, Thiago" w:date="2024-08-15T12:22:00Z" w16du:dateUtc="2024-08-15T16:22:00Z">
            <w:rPr>
              <w:rFonts w:ascii="Arial" w:hAnsi="Arial" w:cs="Arial"/>
              <w:spacing w:val="-2"/>
            </w:rPr>
          </w:rPrChange>
        </w:rPr>
        <w:t>and</w:t>
      </w:r>
      <w:r w:rsidRPr="002746DC">
        <w:rPr>
          <w:rFonts w:ascii="Arial" w:hAnsi="Arial" w:cs="Arial"/>
          <w:spacing w:val="-7"/>
          <w:sz w:val="21"/>
          <w:szCs w:val="21"/>
          <w:rPrChange w:id="4405" w:author="De Jesus Borges, Thiago" w:date="2024-08-15T12:22:00Z" w16du:dateUtc="2024-08-15T16:22:00Z">
            <w:rPr>
              <w:rFonts w:ascii="Arial" w:hAnsi="Arial" w:cs="Arial"/>
              <w:spacing w:val="-7"/>
            </w:rPr>
          </w:rPrChange>
        </w:rPr>
        <w:t xml:space="preserve"> </w:t>
      </w:r>
      <w:r w:rsidRPr="002746DC">
        <w:rPr>
          <w:rFonts w:ascii="Arial" w:hAnsi="Arial" w:cs="Arial"/>
          <w:spacing w:val="-2"/>
          <w:sz w:val="21"/>
          <w:szCs w:val="21"/>
          <w:rPrChange w:id="4406" w:author="De Jesus Borges, Thiago" w:date="2024-08-15T12:22:00Z" w16du:dateUtc="2024-08-15T16:22:00Z">
            <w:rPr>
              <w:rFonts w:ascii="Arial" w:hAnsi="Arial" w:cs="Arial"/>
              <w:spacing w:val="-2"/>
            </w:rPr>
          </w:rPrChange>
        </w:rPr>
        <w:t>train/test</w:t>
      </w:r>
      <w:r w:rsidRPr="002746DC">
        <w:rPr>
          <w:rFonts w:ascii="Arial" w:hAnsi="Arial" w:cs="Arial"/>
          <w:spacing w:val="-8"/>
          <w:sz w:val="21"/>
          <w:szCs w:val="21"/>
          <w:rPrChange w:id="4407"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08" w:author="De Jesus Borges, Thiago" w:date="2024-08-15T12:22:00Z" w16du:dateUtc="2024-08-15T16:22:00Z">
            <w:rPr>
              <w:rFonts w:ascii="Arial" w:hAnsi="Arial" w:cs="Arial"/>
              <w:spacing w:val="-2"/>
            </w:rPr>
          </w:rPrChange>
        </w:rPr>
        <w:t>a</w:t>
      </w:r>
      <w:r w:rsidRPr="002746DC">
        <w:rPr>
          <w:rFonts w:ascii="Arial" w:hAnsi="Arial" w:cs="Arial"/>
          <w:spacing w:val="-8"/>
          <w:sz w:val="21"/>
          <w:szCs w:val="21"/>
          <w:rPrChange w:id="4409"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10" w:author="De Jesus Borges, Thiago" w:date="2024-08-15T12:22:00Z" w16du:dateUtc="2024-08-15T16:22:00Z">
            <w:rPr>
              <w:rFonts w:ascii="Arial" w:hAnsi="Arial" w:cs="Arial"/>
              <w:spacing w:val="-2"/>
            </w:rPr>
          </w:rPrChange>
        </w:rPr>
        <w:t>Random</w:t>
      </w:r>
      <w:r w:rsidRPr="002746DC">
        <w:rPr>
          <w:rFonts w:ascii="Arial" w:hAnsi="Arial" w:cs="Arial"/>
          <w:spacing w:val="-8"/>
          <w:sz w:val="21"/>
          <w:szCs w:val="21"/>
          <w:rPrChange w:id="4411"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12" w:author="De Jesus Borges, Thiago" w:date="2024-08-15T12:22:00Z" w16du:dateUtc="2024-08-15T16:22:00Z">
            <w:rPr>
              <w:rFonts w:ascii="Arial" w:hAnsi="Arial" w:cs="Arial"/>
              <w:spacing w:val="-2"/>
            </w:rPr>
          </w:rPrChange>
        </w:rPr>
        <w:t>Forest</w:t>
      </w:r>
      <w:r w:rsidRPr="002746DC">
        <w:rPr>
          <w:rFonts w:ascii="Arial" w:hAnsi="Arial" w:cs="Arial"/>
          <w:spacing w:val="-8"/>
          <w:sz w:val="21"/>
          <w:szCs w:val="21"/>
          <w:rPrChange w:id="4413"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14" w:author="De Jesus Borges, Thiago" w:date="2024-08-15T12:22:00Z" w16du:dateUtc="2024-08-15T16:22:00Z">
            <w:rPr>
              <w:rFonts w:ascii="Arial" w:hAnsi="Arial" w:cs="Arial"/>
              <w:spacing w:val="-2"/>
            </w:rPr>
          </w:rPrChange>
        </w:rPr>
        <w:t>for</w:t>
      </w:r>
      <w:r w:rsidRPr="002746DC">
        <w:rPr>
          <w:rFonts w:ascii="Arial" w:hAnsi="Arial" w:cs="Arial"/>
          <w:spacing w:val="-8"/>
          <w:sz w:val="21"/>
          <w:szCs w:val="21"/>
          <w:rPrChange w:id="4415" w:author="De Jesus Borges, Thiago" w:date="2024-08-15T12:22:00Z" w16du:dateUtc="2024-08-15T16:22:00Z">
            <w:rPr>
              <w:rFonts w:ascii="Arial" w:hAnsi="Arial" w:cs="Arial"/>
              <w:spacing w:val="-8"/>
            </w:rPr>
          </w:rPrChange>
        </w:rPr>
        <w:t xml:space="preserve"> </w:t>
      </w:r>
      <w:r w:rsidRPr="002746DC">
        <w:rPr>
          <w:rFonts w:ascii="Arial" w:hAnsi="Arial" w:cs="Arial"/>
          <w:spacing w:val="-2"/>
          <w:sz w:val="21"/>
          <w:szCs w:val="21"/>
          <w:rPrChange w:id="4416" w:author="De Jesus Borges, Thiago" w:date="2024-08-15T12:22:00Z" w16du:dateUtc="2024-08-15T16:22:00Z">
            <w:rPr>
              <w:rFonts w:ascii="Arial" w:hAnsi="Arial" w:cs="Arial"/>
              <w:spacing w:val="-2"/>
            </w:rPr>
          </w:rPrChange>
        </w:rPr>
        <w:t>differ</w:t>
      </w:r>
      <w:r w:rsidRPr="002746DC">
        <w:rPr>
          <w:rFonts w:ascii="Arial" w:hAnsi="Arial" w:cs="Arial"/>
          <w:sz w:val="21"/>
          <w:szCs w:val="21"/>
          <w:rPrChange w:id="4417" w:author="De Jesus Borges, Thiago" w:date="2024-08-15T12:22:00Z" w16du:dateUtc="2024-08-15T16:22:00Z">
            <w:rPr>
              <w:rFonts w:ascii="Arial" w:hAnsi="Arial" w:cs="Arial"/>
            </w:rPr>
          </w:rPrChange>
        </w:rPr>
        <w:t>ent</w:t>
      </w:r>
      <w:r w:rsidRPr="002746DC">
        <w:rPr>
          <w:rFonts w:ascii="Arial" w:hAnsi="Arial" w:cs="Arial"/>
          <w:spacing w:val="-13"/>
          <w:sz w:val="21"/>
          <w:szCs w:val="21"/>
          <w:rPrChange w:id="4418" w:author="De Jesus Borges, Thiago" w:date="2024-08-15T12:22:00Z" w16du:dateUtc="2024-08-15T16:22:00Z">
            <w:rPr>
              <w:rFonts w:ascii="Arial" w:hAnsi="Arial" w:cs="Arial"/>
              <w:spacing w:val="-13"/>
            </w:rPr>
          </w:rPrChange>
        </w:rPr>
        <w:t xml:space="preserve"> </w:t>
      </w:r>
      <w:r w:rsidRPr="002746DC">
        <w:rPr>
          <w:rFonts w:ascii="Arial" w:hAnsi="Arial" w:cs="Arial"/>
          <w:sz w:val="21"/>
          <w:szCs w:val="21"/>
          <w:rPrChange w:id="4419" w:author="De Jesus Borges, Thiago" w:date="2024-08-15T12:22:00Z" w16du:dateUtc="2024-08-15T16:22:00Z">
            <w:rPr>
              <w:rFonts w:ascii="Arial" w:hAnsi="Arial" w:cs="Arial"/>
            </w:rPr>
          </w:rPrChange>
        </w:rPr>
        <w:t>normalization</w:t>
      </w:r>
      <w:r w:rsidRPr="002746DC">
        <w:rPr>
          <w:rFonts w:ascii="Arial" w:hAnsi="Arial" w:cs="Arial"/>
          <w:spacing w:val="-12"/>
          <w:sz w:val="21"/>
          <w:szCs w:val="21"/>
          <w:rPrChange w:id="442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21" w:author="De Jesus Borges, Thiago" w:date="2024-08-15T12:22:00Z" w16du:dateUtc="2024-08-15T16:22:00Z">
            <w:rPr>
              <w:rFonts w:ascii="Arial" w:hAnsi="Arial" w:cs="Arial"/>
            </w:rPr>
          </w:rPrChange>
        </w:rPr>
        <w:t>methods</w:t>
      </w:r>
      <w:r w:rsidRPr="002746DC">
        <w:rPr>
          <w:rFonts w:ascii="Arial" w:hAnsi="Arial" w:cs="Arial"/>
          <w:spacing w:val="-12"/>
          <w:sz w:val="21"/>
          <w:szCs w:val="21"/>
          <w:rPrChange w:id="442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23" w:author="De Jesus Borges, Thiago" w:date="2024-08-15T12:22:00Z" w16du:dateUtc="2024-08-15T16:22:00Z">
            <w:rPr>
              <w:rFonts w:ascii="Arial" w:hAnsi="Arial" w:cs="Arial"/>
            </w:rPr>
          </w:rPrChange>
        </w:rPr>
        <w:t>for</w:t>
      </w:r>
      <w:r w:rsidRPr="002746DC">
        <w:rPr>
          <w:rFonts w:ascii="Arial" w:hAnsi="Arial" w:cs="Arial"/>
          <w:spacing w:val="-12"/>
          <w:sz w:val="21"/>
          <w:szCs w:val="21"/>
          <w:rPrChange w:id="442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25" w:author="De Jesus Borges, Thiago" w:date="2024-08-15T12:22:00Z" w16du:dateUtc="2024-08-15T16:22:00Z">
            <w:rPr>
              <w:rFonts w:ascii="Arial" w:hAnsi="Arial" w:cs="Arial"/>
            </w:rPr>
          </w:rPrChange>
        </w:rPr>
        <w:t>the</w:t>
      </w:r>
      <w:r w:rsidRPr="002746DC">
        <w:rPr>
          <w:rFonts w:ascii="Arial" w:hAnsi="Arial" w:cs="Arial"/>
          <w:spacing w:val="-12"/>
          <w:sz w:val="21"/>
          <w:szCs w:val="21"/>
          <w:rPrChange w:id="4426"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27" w:author="De Jesus Borges, Thiago" w:date="2024-08-15T12:22:00Z" w16du:dateUtc="2024-08-15T16:22:00Z">
            <w:rPr>
              <w:rFonts w:ascii="Arial" w:hAnsi="Arial" w:cs="Arial"/>
            </w:rPr>
          </w:rPrChange>
        </w:rPr>
        <w:t>same</w:t>
      </w:r>
      <w:r w:rsidRPr="002746DC">
        <w:rPr>
          <w:rFonts w:ascii="Arial" w:hAnsi="Arial" w:cs="Arial"/>
          <w:spacing w:val="-12"/>
          <w:sz w:val="21"/>
          <w:szCs w:val="21"/>
          <w:rPrChange w:id="4428"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29" w:author="De Jesus Borges, Thiago" w:date="2024-08-15T12:22:00Z" w16du:dateUtc="2024-08-15T16:22:00Z">
            <w:rPr>
              <w:rFonts w:ascii="Arial" w:hAnsi="Arial" w:cs="Arial"/>
            </w:rPr>
          </w:rPrChange>
        </w:rPr>
        <w:t>subsamples.</w:t>
      </w:r>
      <w:r w:rsidRPr="002746DC">
        <w:rPr>
          <w:rFonts w:ascii="Arial" w:hAnsi="Arial" w:cs="Arial"/>
          <w:spacing w:val="-12"/>
          <w:sz w:val="21"/>
          <w:szCs w:val="21"/>
          <w:rPrChange w:id="4430"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31" w:author="De Jesus Borges, Thiago" w:date="2024-08-15T12:22:00Z" w16du:dateUtc="2024-08-15T16:22:00Z">
            <w:rPr>
              <w:rFonts w:ascii="Arial" w:hAnsi="Arial" w:cs="Arial"/>
            </w:rPr>
          </w:rPrChange>
        </w:rPr>
        <w:t>We</w:t>
      </w:r>
      <w:r w:rsidRPr="002746DC">
        <w:rPr>
          <w:rFonts w:ascii="Arial" w:hAnsi="Arial" w:cs="Arial"/>
          <w:spacing w:val="-12"/>
          <w:sz w:val="21"/>
          <w:szCs w:val="21"/>
          <w:rPrChange w:id="4432"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33" w:author="De Jesus Borges, Thiago" w:date="2024-08-15T12:22:00Z" w16du:dateUtc="2024-08-15T16:22:00Z">
            <w:rPr>
              <w:rFonts w:ascii="Arial" w:hAnsi="Arial" w:cs="Arial"/>
            </w:rPr>
          </w:rPrChange>
        </w:rPr>
        <w:t>apply</w:t>
      </w:r>
      <w:r w:rsidRPr="002746DC">
        <w:rPr>
          <w:rFonts w:ascii="Arial" w:hAnsi="Arial" w:cs="Arial"/>
          <w:spacing w:val="-12"/>
          <w:sz w:val="21"/>
          <w:szCs w:val="21"/>
          <w:rPrChange w:id="4434" w:author="De Jesus Borges, Thiago" w:date="2024-08-15T12:22:00Z" w16du:dateUtc="2024-08-15T16:22:00Z">
            <w:rPr>
              <w:rFonts w:ascii="Arial" w:hAnsi="Arial" w:cs="Arial"/>
              <w:spacing w:val="-12"/>
            </w:rPr>
          </w:rPrChange>
        </w:rPr>
        <w:t xml:space="preserve"> </w:t>
      </w:r>
      <w:r w:rsidRPr="002746DC">
        <w:rPr>
          <w:rFonts w:ascii="Arial" w:hAnsi="Arial" w:cs="Arial"/>
          <w:sz w:val="21"/>
          <w:szCs w:val="21"/>
          <w:rPrChange w:id="4435" w:author="De Jesus Borges, Thiago" w:date="2024-08-15T12:22:00Z" w16du:dateUtc="2024-08-15T16:22:00Z">
            <w:rPr>
              <w:rFonts w:ascii="Arial" w:hAnsi="Arial" w:cs="Arial"/>
            </w:rPr>
          </w:rPrChange>
        </w:rPr>
        <w:t xml:space="preserve">cross-validation and calculate the AUC for each set of training and </w:t>
      </w:r>
      <w:r w:rsidR="00D34E12" w:rsidRPr="002746DC">
        <w:rPr>
          <w:rFonts w:ascii="Arial" w:hAnsi="Arial" w:cs="Arial"/>
          <w:sz w:val="21"/>
          <w:szCs w:val="21"/>
          <w:rPrChange w:id="4436" w:author="De Jesus Borges, Thiago" w:date="2024-08-15T12:22:00Z" w16du:dateUtc="2024-08-15T16:22:00Z">
            <w:rPr>
              <w:rFonts w:ascii="Arial" w:hAnsi="Arial" w:cs="Arial"/>
            </w:rPr>
          </w:rPrChange>
        </w:rPr>
        <w:t>tests</w:t>
      </w:r>
      <w:r w:rsidRPr="002746DC">
        <w:rPr>
          <w:rFonts w:ascii="Arial" w:hAnsi="Arial" w:cs="Arial"/>
          <w:sz w:val="21"/>
          <w:szCs w:val="21"/>
          <w:rPrChange w:id="4437" w:author="De Jesus Borges, Thiago" w:date="2024-08-15T12:22:00Z" w16du:dateUtc="2024-08-15T16:22:00Z">
            <w:rPr>
              <w:rFonts w:ascii="Arial" w:hAnsi="Arial" w:cs="Arial"/>
            </w:rPr>
          </w:rPrChange>
        </w:rPr>
        <w:t>.</w:t>
      </w:r>
    </w:p>
    <w:p w14:paraId="6B136644" w14:textId="51D40633" w:rsidR="00833730" w:rsidRPr="002746DC" w:rsidRDefault="00833730">
      <w:pPr>
        <w:spacing w:line="225" w:lineRule="exact"/>
        <w:ind w:left="360"/>
        <w:jc w:val="both"/>
        <w:rPr>
          <w:rFonts w:ascii="Arial" w:hAnsi="Arial" w:cs="Arial"/>
          <w:sz w:val="21"/>
          <w:szCs w:val="24"/>
          <w:rPrChange w:id="4438" w:author="De Jesus Borges, Thiago" w:date="2024-08-15T12:22:00Z" w16du:dateUtc="2024-08-15T16:22:00Z">
            <w:rPr>
              <w:rFonts w:ascii="Arial" w:hAnsi="Arial" w:cs="Arial"/>
              <w:sz w:val="20"/>
            </w:rPr>
          </w:rPrChange>
        </w:rPr>
        <w:pPrChange w:id="4439" w:author="De Jesus Borges, Thiago" w:date="2024-08-15T12:22:00Z" w16du:dateUtc="2024-08-15T16:22:00Z">
          <w:pPr>
            <w:spacing w:line="225" w:lineRule="exact"/>
            <w:ind w:left="1110"/>
            <w:jc w:val="both"/>
          </w:pPr>
        </w:pPrChange>
      </w:pPr>
      <w:r w:rsidRPr="002746DC">
        <w:rPr>
          <w:rFonts w:ascii="Arial" w:hAnsi="Arial" w:cs="Arial"/>
          <w:i/>
          <w:spacing w:val="-2"/>
          <w:sz w:val="21"/>
          <w:szCs w:val="24"/>
          <w:rPrChange w:id="4440" w:author="De Jesus Borges, Thiago" w:date="2024-08-15T12:22:00Z" w16du:dateUtc="2024-08-15T16:22:00Z">
            <w:rPr>
              <w:rFonts w:ascii="Arial" w:hAnsi="Arial" w:cs="Arial"/>
              <w:i/>
              <w:spacing w:val="-2"/>
              <w:sz w:val="20"/>
            </w:rPr>
          </w:rPrChange>
        </w:rPr>
        <w:t>Data</w:t>
      </w:r>
      <w:r w:rsidRPr="002746DC">
        <w:rPr>
          <w:rFonts w:ascii="Arial" w:hAnsi="Arial" w:cs="Arial"/>
          <w:i/>
          <w:spacing w:val="11"/>
          <w:sz w:val="21"/>
          <w:szCs w:val="24"/>
          <w:rPrChange w:id="4441" w:author="De Jesus Borges, Thiago" w:date="2024-08-15T12:22:00Z" w16du:dateUtc="2024-08-15T16:22:00Z">
            <w:rPr>
              <w:rFonts w:ascii="Arial" w:hAnsi="Arial" w:cs="Arial"/>
              <w:i/>
              <w:spacing w:val="11"/>
              <w:sz w:val="20"/>
            </w:rPr>
          </w:rPrChange>
        </w:rPr>
        <w:t xml:space="preserve"> </w:t>
      </w:r>
      <w:r w:rsidRPr="002746DC">
        <w:rPr>
          <w:rFonts w:ascii="Arial" w:hAnsi="Arial" w:cs="Arial"/>
          <w:i/>
          <w:spacing w:val="-2"/>
          <w:sz w:val="21"/>
          <w:szCs w:val="24"/>
          <w:rPrChange w:id="4442" w:author="De Jesus Borges, Thiago" w:date="2024-08-15T12:22:00Z" w16du:dateUtc="2024-08-15T16:22:00Z">
            <w:rPr>
              <w:rFonts w:ascii="Arial" w:hAnsi="Arial" w:cs="Arial"/>
              <w:i/>
              <w:spacing w:val="-2"/>
              <w:sz w:val="20"/>
            </w:rPr>
          </w:rPrChange>
        </w:rPr>
        <w:t>manipulation</w:t>
      </w:r>
      <w:r w:rsidRPr="002746DC">
        <w:rPr>
          <w:rFonts w:ascii="Arial" w:hAnsi="Arial" w:cs="Arial"/>
          <w:i/>
          <w:spacing w:val="11"/>
          <w:sz w:val="21"/>
          <w:szCs w:val="24"/>
          <w:rPrChange w:id="4443" w:author="De Jesus Borges, Thiago" w:date="2024-08-15T12:22:00Z" w16du:dateUtc="2024-08-15T16:22:00Z">
            <w:rPr>
              <w:rFonts w:ascii="Arial" w:hAnsi="Arial" w:cs="Arial"/>
              <w:i/>
              <w:spacing w:val="11"/>
              <w:sz w:val="20"/>
            </w:rPr>
          </w:rPrChange>
        </w:rPr>
        <w:t xml:space="preserve"> </w:t>
      </w:r>
      <w:r w:rsidRPr="002746DC">
        <w:rPr>
          <w:rFonts w:ascii="Arial" w:hAnsi="Arial" w:cs="Arial"/>
          <w:i/>
          <w:spacing w:val="-2"/>
          <w:sz w:val="21"/>
          <w:szCs w:val="24"/>
          <w:rPrChange w:id="4444" w:author="De Jesus Borges, Thiago" w:date="2024-08-15T12:22:00Z" w16du:dateUtc="2024-08-15T16:22:00Z">
            <w:rPr>
              <w:rFonts w:ascii="Arial" w:hAnsi="Arial" w:cs="Arial"/>
              <w:i/>
              <w:spacing w:val="-2"/>
              <w:sz w:val="20"/>
            </w:rPr>
          </w:rPrChange>
        </w:rPr>
        <w:t>and</w:t>
      </w:r>
      <w:r w:rsidRPr="002746DC">
        <w:rPr>
          <w:rFonts w:ascii="Arial" w:hAnsi="Arial" w:cs="Arial"/>
          <w:i/>
          <w:spacing w:val="11"/>
          <w:sz w:val="21"/>
          <w:szCs w:val="24"/>
          <w:rPrChange w:id="4445" w:author="De Jesus Borges, Thiago" w:date="2024-08-15T12:22:00Z" w16du:dateUtc="2024-08-15T16:22:00Z">
            <w:rPr>
              <w:rFonts w:ascii="Arial" w:hAnsi="Arial" w:cs="Arial"/>
              <w:i/>
              <w:spacing w:val="11"/>
              <w:sz w:val="20"/>
            </w:rPr>
          </w:rPrChange>
        </w:rPr>
        <w:t xml:space="preserve"> </w:t>
      </w:r>
      <w:r w:rsidRPr="002746DC">
        <w:rPr>
          <w:rFonts w:ascii="Arial" w:hAnsi="Arial" w:cs="Arial"/>
          <w:i/>
          <w:spacing w:val="-2"/>
          <w:sz w:val="21"/>
          <w:szCs w:val="24"/>
          <w:rPrChange w:id="4446" w:author="De Jesus Borges, Thiago" w:date="2024-08-15T12:22:00Z" w16du:dateUtc="2024-08-15T16:22:00Z">
            <w:rPr>
              <w:rFonts w:ascii="Arial" w:hAnsi="Arial" w:cs="Arial"/>
              <w:i/>
              <w:spacing w:val="-2"/>
              <w:sz w:val="20"/>
            </w:rPr>
          </w:rPrChange>
        </w:rPr>
        <w:t>plotting</w:t>
      </w:r>
      <w:r w:rsidRPr="002746DC">
        <w:rPr>
          <w:rFonts w:ascii="Arial" w:hAnsi="Arial" w:cs="Arial"/>
          <w:spacing w:val="-2"/>
          <w:sz w:val="21"/>
          <w:szCs w:val="24"/>
          <w:rPrChange w:id="4447" w:author="De Jesus Borges, Thiago" w:date="2024-08-15T12:22:00Z" w16du:dateUtc="2024-08-15T16:22:00Z">
            <w:rPr>
              <w:rFonts w:ascii="Arial" w:hAnsi="Arial" w:cs="Arial"/>
              <w:spacing w:val="-2"/>
              <w:sz w:val="20"/>
            </w:rPr>
          </w:rPrChange>
        </w:rPr>
        <w:t>:</w:t>
      </w:r>
      <w:r w:rsidRPr="002746DC">
        <w:rPr>
          <w:rFonts w:ascii="Arial" w:hAnsi="Arial" w:cs="Arial"/>
          <w:spacing w:val="11"/>
          <w:sz w:val="21"/>
          <w:szCs w:val="24"/>
          <w:rPrChange w:id="4448" w:author="De Jesus Borges, Thiago" w:date="2024-08-15T12:22:00Z" w16du:dateUtc="2024-08-15T16:22:00Z">
            <w:rPr>
              <w:rFonts w:ascii="Arial" w:hAnsi="Arial" w:cs="Arial"/>
              <w:spacing w:val="11"/>
              <w:sz w:val="20"/>
            </w:rPr>
          </w:rPrChange>
        </w:rPr>
        <w:t xml:space="preserve"> </w:t>
      </w:r>
      <w:r w:rsidRPr="002746DC">
        <w:rPr>
          <w:rFonts w:ascii="Arial" w:hAnsi="Arial" w:cs="Arial"/>
          <w:spacing w:val="-2"/>
          <w:sz w:val="21"/>
          <w:szCs w:val="24"/>
          <w:rPrChange w:id="4449" w:author="De Jesus Borges, Thiago" w:date="2024-08-15T12:22:00Z" w16du:dateUtc="2024-08-15T16:22:00Z">
            <w:rPr>
              <w:rFonts w:ascii="Arial" w:hAnsi="Arial" w:cs="Arial"/>
              <w:spacing w:val="-2"/>
              <w:sz w:val="20"/>
            </w:rPr>
          </w:rPrChange>
        </w:rPr>
        <w:t>We</w:t>
      </w:r>
      <w:r w:rsidRPr="002746DC">
        <w:rPr>
          <w:rFonts w:ascii="Arial" w:hAnsi="Arial" w:cs="Arial"/>
          <w:spacing w:val="11"/>
          <w:sz w:val="21"/>
          <w:szCs w:val="24"/>
          <w:rPrChange w:id="4450" w:author="De Jesus Borges, Thiago" w:date="2024-08-15T12:22:00Z" w16du:dateUtc="2024-08-15T16:22:00Z">
            <w:rPr>
              <w:rFonts w:ascii="Arial" w:hAnsi="Arial" w:cs="Arial"/>
              <w:spacing w:val="11"/>
              <w:sz w:val="20"/>
            </w:rPr>
          </w:rPrChange>
        </w:rPr>
        <w:t xml:space="preserve"> </w:t>
      </w:r>
      <w:r w:rsidRPr="002746DC">
        <w:rPr>
          <w:rFonts w:ascii="Arial" w:hAnsi="Arial" w:cs="Arial"/>
          <w:spacing w:val="-2"/>
          <w:sz w:val="21"/>
          <w:szCs w:val="24"/>
          <w:rPrChange w:id="4451" w:author="De Jesus Borges, Thiago" w:date="2024-08-15T12:22:00Z" w16du:dateUtc="2024-08-15T16:22:00Z">
            <w:rPr>
              <w:rFonts w:ascii="Arial" w:hAnsi="Arial" w:cs="Arial"/>
              <w:spacing w:val="-2"/>
              <w:sz w:val="20"/>
            </w:rPr>
          </w:rPrChange>
        </w:rPr>
        <w:t>use</w:t>
      </w:r>
      <w:r w:rsidRPr="002746DC">
        <w:rPr>
          <w:rFonts w:ascii="Arial" w:hAnsi="Arial" w:cs="Arial"/>
          <w:spacing w:val="11"/>
          <w:sz w:val="21"/>
          <w:szCs w:val="24"/>
          <w:rPrChange w:id="4452" w:author="De Jesus Borges, Thiago" w:date="2024-08-15T12:22:00Z" w16du:dateUtc="2024-08-15T16:22:00Z">
            <w:rPr>
              <w:rFonts w:ascii="Arial" w:hAnsi="Arial" w:cs="Arial"/>
              <w:spacing w:val="11"/>
              <w:sz w:val="20"/>
            </w:rPr>
          </w:rPrChange>
        </w:rPr>
        <w:t xml:space="preserve"> </w:t>
      </w:r>
      <w:r w:rsidRPr="002746DC">
        <w:rPr>
          <w:rFonts w:ascii="Arial" w:hAnsi="Arial" w:cs="Arial"/>
          <w:spacing w:val="-2"/>
          <w:sz w:val="21"/>
          <w:szCs w:val="24"/>
          <w:rPrChange w:id="4453" w:author="De Jesus Borges, Thiago" w:date="2024-08-15T12:22:00Z" w16du:dateUtc="2024-08-15T16:22:00Z">
            <w:rPr>
              <w:rFonts w:ascii="Arial" w:hAnsi="Arial" w:cs="Arial"/>
              <w:spacing w:val="-2"/>
              <w:sz w:val="20"/>
            </w:rPr>
          </w:rPrChange>
        </w:rPr>
        <w:t>Pandas</w:t>
      </w:r>
      <w:r w:rsidRPr="002746DC">
        <w:rPr>
          <w:rFonts w:ascii="Arial" w:hAnsi="Arial" w:cs="Arial"/>
          <w:spacing w:val="11"/>
          <w:sz w:val="21"/>
          <w:szCs w:val="24"/>
          <w:rPrChange w:id="4454" w:author="De Jesus Borges, Thiago" w:date="2024-08-15T12:22:00Z" w16du:dateUtc="2024-08-15T16:22:00Z">
            <w:rPr>
              <w:rFonts w:ascii="Arial" w:hAnsi="Arial" w:cs="Arial"/>
              <w:spacing w:val="11"/>
              <w:sz w:val="20"/>
            </w:rPr>
          </w:rPrChange>
        </w:rPr>
        <w:t xml:space="preserve"> </w:t>
      </w:r>
      <w:r w:rsidRPr="002746DC">
        <w:rPr>
          <w:rFonts w:ascii="Arial" w:hAnsi="Arial" w:cs="Arial"/>
          <w:spacing w:val="-2"/>
          <w:sz w:val="21"/>
          <w:szCs w:val="24"/>
          <w:rPrChange w:id="4455" w:author="De Jesus Borges, Thiago" w:date="2024-08-15T12:22:00Z" w16du:dateUtc="2024-08-15T16:22:00Z">
            <w:rPr>
              <w:rFonts w:ascii="Arial" w:hAnsi="Arial" w:cs="Arial"/>
              <w:spacing w:val="-2"/>
              <w:sz w:val="20"/>
            </w:rPr>
          </w:rPrChange>
        </w:rPr>
        <w:t>[</w:t>
      </w:r>
      <w:r w:rsidR="0047037D" w:rsidRPr="002746DC">
        <w:rPr>
          <w:sz w:val="24"/>
          <w:szCs w:val="24"/>
          <w:rPrChange w:id="4456" w:author="De Jesus Borges, Thiago" w:date="2024-08-15T12:22:00Z" w16du:dateUtc="2024-08-15T16:22:00Z">
            <w:rPr/>
          </w:rPrChange>
        </w:rPr>
        <w:fldChar w:fldCharType="begin"/>
      </w:r>
      <w:r w:rsidR="0047037D" w:rsidRPr="002746DC">
        <w:rPr>
          <w:sz w:val="24"/>
          <w:szCs w:val="24"/>
          <w:rPrChange w:id="4457" w:author="De Jesus Borges, Thiago" w:date="2024-08-15T12:22:00Z" w16du:dateUtc="2024-08-15T16:22:00Z">
            <w:rPr/>
          </w:rPrChange>
        </w:rPr>
        <w:instrText>HYPERLINK \l "_bookmark64"</w:instrText>
      </w:r>
      <w:r w:rsidR="0047037D" w:rsidRPr="00EB5EE6">
        <w:rPr>
          <w:sz w:val="24"/>
          <w:szCs w:val="24"/>
        </w:rPr>
      </w:r>
      <w:r w:rsidR="0047037D" w:rsidRPr="002746DC">
        <w:rPr>
          <w:sz w:val="24"/>
          <w:szCs w:val="24"/>
          <w:rPrChange w:id="4458" w:author="De Jesus Borges, Thiago" w:date="2024-08-15T12:22:00Z" w16du:dateUtc="2024-08-15T16:22:00Z">
            <w:rPr>
              <w:rFonts w:ascii="Arial" w:hAnsi="Arial" w:cs="Arial"/>
              <w:color w:val="0000FF"/>
              <w:spacing w:val="-2"/>
              <w:sz w:val="20"/>
            </w:rPr>
          </w:rPrChange>
        </w:rPr>
        <w:fldChar w:fldCharType="separate"/>
      </w:r>
      <w:r w:rsidRPr="002746DC">
        <w:rPr>
          <w:rFonts w:ascii="Arial" w:hAnsi="Arial" w:cs="Arial"/>
          <w:color w:val="0000FF"/>
          <w:spacing w:val="-2"/>
          <w:sz w:val="21"/>
          <w:szCs w:val="24"/>
          <w:rPrChange w:id="4459" w:author="De Jesus Borges, Thiago" w:date="2024-08-15T12:22:00Z" w16du:dateUtc="2024-08-15T16:22:00Z">
            <w:rPr>
              <w:rFonts w:ascii="Arial" w:hAnsi="Arial" w:cs="Arial"/>
              <w:color w:val="0000FF"/>
              <w:spacing w:val="-2"/>
              <w:sz w:val="20"/>
            </w:rPr>
          </w:rPrChange>
        </w:rPr>
        <w:t>64</w:t>
      </w:r>
      <w:r w:rsidR="0047037D" w:rsidRPr="002746DC">
        <w:rPr>
          <w:rFonts w:ascii="Arial" w:hAnsi="Arial" w:cs="Arial"/>
          <w:color w:val="0000FF"/>
          <w:spacing w:val="-2"/>
          <w:sz w:val="21"/>
          <w:szCs w:val="24"/>
          <w:rPrChange w:id="4460" w:author="De Jesus Borges, Thiago" w:date="2024-08-15T12:22:00Z" w16du:dateUtc="2024-08-15T16:22:00Z">
            <w:rPr>
              <w:rFonts w:ascii="Arial" w:hAnsi="Arial" w:cs="Arial"/>
              <w:color w:val="0000FF"/>
              <w:spacing w:val="-2"/>
              <w:sz w:val="20"/>
            </w:rPr>
          </w:rPrChange>
        </w:rPr>
        <w:fldChar w:fldCharType="end"/>
      </w:r>
      <w:r w:rsidRPr="002746DC">
        <w:rPr>
          <w:rFonts w:ascii="Arial" w:hAnsi="Arial" w:cs="Arial"/>
          <w:spacing w:val="-2"/>
          <w:sz w:val="21"/>
          <w:szCs w:val="24"/>
          <w:rPrChange w:id="4461" w:author="De Jesus Borges, Thiago" w:date="2024-08-15T12:22:00Z" w16du:dateUtc="2024-08-15T16:22:00Z">
            <w:rPr>
              <w:rFonts w:ascii="Arial" w:hAnsi="Arial" w:cs="Arial"/>
              <w:spacing w:val="-2"/>
              <w:sz w:val="20"/>
            </w:rPr>
          </w:rPrChange>
        </w:rPr>
        <w:t>],</w:t>
      </w:r>
      <w:r w:rsidRPr="002746DC">
        <w:rPr>
          <w:rFonts w:ascii="Arial" w:hAnsi="Arial" w:cs="Arial"/>
          <w:spacing w:val="11"/>
          <w:sz w:val="21"/>
          <w:szCs w:val="24"/>
          <w:rPrChange w:id="4462" w:author="De Jesus Borges, Thiago" w:date="2024-08-15T12:22:00Z" w16du:dateUtc="2024-08-15T16:22:00Z">
            <w:rPr>
              <w:rFonts w:ascii="Arial" w:hAnsi="Arial" w:cs="Arial"/>
              <w:spacing w:val="11"/>
              <w:sz w:val="20"/>
            </w:rPr>
          </w:rPrChange>
        </w:rPr>
        <w:t xml:space="preserve"> </w:t>
      </w:r>
      <w:proofErr w:type="spellStart"/>
      <w:r w:rsidRPr="002746DC">
        <w:rPr>
          <w:rFonts w:ascii="Arial" w:hAnsi="Arial" w:cs="Arial"/>
          <w:spacing w:val="-2"/>
          <w:sz w:val="21"/>
          <w:szCs w:val="24"/>
          <w:rPrChange w:id="4463" w:author="De Jesus Borges, Thiago" w:date="2024-08-15T12:22:00Z" w16du:dateUtc="2024-08-15T16:22:00Z">
            <w:rPr>
              <w:rFonts w:ascii="Arial" w:hAnsi="Arial" w:cs="Arial"/>
              <w:spacing w:val="-2"/>
              <w:sz w:val="20"/>
            </w:rPr>
          </w:rPrChange>
        </w:rPr>
        <w:t>anndata</w:t>
      </w:r>
      <w:proofErr w:type="spellEnd"/>
      <w:r w:rsidRPr="002746DC">
        <w:rPr>
          <w:rFonts w:ascii="Arial" w:hAnsi="Arial" w:cs="Arial"/>
          <w:spacing w:val="12"/>
          <w:sz w:val="21"/>
          <w:szCs w:val="24"/>
          <w:rPrChange w:id="4464" w:author="De Jesus Borges, Thiago" w:date="2024-08-15T12:22:00Z" w16du:dateUtc="2024-08-15T16:22:00Z">
            <w:rPr>
              <w:rFonts w:ascii="Arial" w:hAnsi="Arial" w:cs="Arial"/>
              <w:spacing w:val="12"/>
              <w:sz w:val="20"/>
            </w:rPr>
          </w:rPrChange>
        </w:rPr>
        <w:t xml:space="preserve"> </w:t>
      </w:r>
      <w:r w:rsidRPr="002746DC">
        <w:rPr>
          <w:rFonts w:ascii="Arial" w:hAnsi="Arial" w:cs="Arial"/>
          <w:spacing w:val="-2"/>
          <w:sz w:val="21"/>
          <w:szCs w:val="24"/>
          <w:rPrChange w:id="4465" w:author="De Jesus Borges, Thiago" w:date="2024-08-15T12:22:00Z" w16du:dateUtc="2024-08-15T16:22:00Z">
            <w:rPr>
              <w:rFonts w:ascii="Arial" w:hAnsi="Arial" w:cs="Arial"/>
              <w:spacing w:val="-2"/>
              <w:sz w:val="20"/>
            </w:rPr>
          </w:rPrChange>
        </w:rPr>
        <w:t>[</w:t>
      </w:r>
      <w:r w:rsidR="0047037D" w:rsidRPr="002746DC">
        <w:rPr>
          <w:sz w:val="24"/>
          <w:szCs w:val="24"/>
          <w:rPrChange w:id="4466" w:author="De Jesus Borges, Thiago" w:date="2024-08-15T12:22:00Z" w16du:dateUtc="2024-08-15T16:22:00Z">
            <w:rPr/>
          </w:rPrChange>
        </w:rPr>
        <w:fldChar w:fldCharType="begin"/>
      </w:r>
      <w:r w:rsidR="0047037D" w:rsidRPr="002746DC">
        <w:rPr>
          <w:sz w:val="24"/>
          <w:szCs w:val="24"/>
          <w:rPrChange w:id="4467" w:author="De Jesus Borges, Thiago" w:date="2024-08-15T12:22:00Z" w16du:dateUtc="2024-08-15T16:22:00Z">
            <w:rPr/>
          </w:rPrChange>
        </w:rPr>
        <w:instrText>HYPERLINK \l "_bookmark65"</w:instrText>
      </w:r>
      <w:r w:rsidR="0047037D" w:rsidRPr="00EB5EE6">
        <w:rPr>
          <w:sz w:val="24"/>
          <w:szCs w:val="24"/>
        </w:rPr>
      </w:r>
      <w:r w:rsidR="0047037D" w:rsidRPr="002746DC">
        <w:rPr>
          <w:sz w:val="24"/>
          <w:szCs w:val="24"/>
          <w:rPrChange w:id="4468" w:author="De Jesus Borges, Thiago" w:date="2024-08-15T12:22:00Z" w16du:dateUtc="2024-08-15T16:22:00Z">
            <w:rPr>
              <w:rFonts w:ascii="Arial" w:hAnsi="Arial" w:cs="Arial"/>
              <w:color w:val="0000FF"/>
              <w:spacing w:val="-2"/>
              <w:sz w:val="20"/>
            </w:rPr>
          </w:rPrChange>
        </w:rPr>
        <w:fldChar w:fldCharType="separate"/>
      </w:r>
      <w:r w:rsidRPr="002746DC">
        <w:rPr>
          <w:rFonts w:ascii="Arial" w:hAnsi="Arial" w:cs="Arial"/>
          <w:color w:val="0000FF"/>
          <w:spacing w:val="-2"/>
          <w:sz w:val="21"/>
          <w:szCs w:val="24"/>
          <w:rPrChange w:id="4469" w:author="De Jesus Borges, Thiago" w:date="2024-08-15T12:22:00Z" w16du:dateUtc="2024-08-15T16:22:00Z">
            <w:rPr>
              <w:rFonts w:ascii="Arial" w:hAnsi="Arial" w:cs="Arial"/>
              <w:color w:val="0000FF"/>
              <w:spacing w:val="-2"/>
              <w:sz w:val="20"/>
            </w:rPr>
          </w:rPrChange>
        </w:rPr>
        <w:t>65</w:t>
      </w:r>
      <w:r w:rsidR="0047037D" w:rsidRPr="002746DC">
        <w:rPr>
          <w:rFonts w:ascii="Arial" w:hAnsi="Arial" w:cs="Arial"/>
          <w:color w:val="0000FF"/>
          <w:spacing w:val="-2"/>
          <w:sz w:val="21"/>
          <w:szCs w:val="24"/>
          <w:rPrChange w:id="4470" w:author="De Jesus Borges, Thiago" w:date="2024-08-15T12:22:00Z" w16du:dateUtc="2024-08-15T16:22:00Z">
            <w:rPr>
              <w:rFonts w:ascii="Arial" w:hAnsi="Arial" w:cs="Arial"/>
              <w:color w:val="0000FF"/>
              <w:spacing w:val="-2"/>
              <w:sz w:val="20"/>
            </w:rPr>
          </w:rPrChange>
        </w:rPr>
        <w:fldChar w:fldCharType="end"/>
      </w:r>
      <w:r w:rsidRPr="002746DC">
        <w:rPr>
          <w:rFonts w:ascii="Arial" w:hAnsi="Arial" w:cs="Arial"/>
          <w:spacing w:val="-2"/>
          <w:sz w:val="21"/>
          <w:szCs w:val="24"/>
          <w:rPrChange w:id="4471" w:author="De Jesus Borges, Thiago" w:date="2024-08-15T12:22:00Z" w16du:dateUtc="2024-08-15T16:22:00Z">
            <w:rPr>
              <w:rFonts w:ascii="Arial" w:hAnsi="Arial" w:cs="Arial"/>
              <w:spacing w:val="-2"/>
              <w:sz w:val="20"/>
            </w:rPr>
          </w:rPrChange>
        </w:rPr>
        <w:t>]</w:t>
      </w:r>
      <w:r w:rsidR="00D34E12" w:rsidRPr="002746DC">
        <w:rPr>
          <w:rFonts w:ascii="Arial" w:hAnsi="Arial" w:cs="Arial"/>
          <w:spacing w:val="-2"/>
          <w:sz w:val="21"/>
          <w:szCs w:val="24"/>
          <w:rPrChange w:id="4472" w:author="De Jesus Borges, Thiago" w:date="2024-08-15T12:22:00Z" w16du:dateUtc="2024-08-15T16:22:00Z">
            <w:rPr>
              <w:rFonts w:ascii="Arial" w:hAnsi="Arial" w:cs="Arial"/>
              <w:spacing w:val="-2"/>
              <w:sz w:val="20"/>
            </w:rPr>
          </w:rPrChange>
        </w:rPr>
        <w:t>,</w:t>
      </w:r>
      <w:r w:rsidRPr="002746DC">
        <w:rPr>
          <w:rFonts w:ascii="Arial" w:hAnsi="Arial" w:cs="Arial"/>
          <w:spacing w:val="11"/>
          <w:sz w:val="21"/>
          <w:szCs w:val="24"/>
          <w:rPrChange w:id="4473" w:author="De Jesus Borges, Thiago" w:date="2024-08-15T12:22:00Z" w16du:dateUtc="2024-08-15T16:22:00Z">
            <w:rPr>
              <w:rFonts w:ascii="Arial" w:hAnsi="Arial" w:cs="Arial"/>
              <w:spacing w:val="11"/>
              <w:sz w:val="20"/>
            </w:rPr>
          </w:rPrChange>
        </w:rPr>
        <w:t xml:space="preserve"> </w:t>
      </w:r>
      <w:r w:rsidRPr="002746DC">
        <w:rPr>
          <w:rFonts w:ascii="Arial" w:hAnsi="Arial" w:cs="Arial"/>
          <w:spacing w:val="-2"/>
          <w:sz w:val="21"/>
          <w:szCs w:val="24"/>
          <w:rPrChange w:id="4474" w:author="De Jesus Borges, Thiago" w:date="2024-08-15T12:22:00Z" w16du:dateUtc="2024-08-15T16:22:00Z">
            <w:rPr>
              <w:rFonts w:ascii="Arial" w:hAnsi="Arial" w:cs="Arial"/>
              <w:spacing w:val="-2"/>
              <w:sz w:val="20"/>
            </w:rPr>
          </w:rPrChange>
        </w:rPr>
        <w:t>and</w:t>
      </w:r>
      <w:r w:rsidRPr="002746DC">
        <w:rPr>
          <w:rFonts w:ascii="Arial" w:hAnsi="Arial" w:cs="Arial"/>
          <w:spacing w:val="11"/>
          <w:sz w:val="21"/>
          <w:szCs w:val="24"/>
          <w:rPrChange w:id="4475" w:author="De Jesus Borges, Thiago" w:date="2024-08-15T12:22:00Z" w16du:dateUtc="2024-08-15T16:22:00Z">
            <w:rPr>
              <w:rFonts w:ascii="Arial" w:hAnsi="Arial" w:cs="Arial"/>
              <w:spacing w:val="11"/>
              <w:sz w:val="20"/>
            </w:rPr>
          </w:rPrChange>
        </w:rPr>
        <w:t xml:space="preserve"> </w:t>
      </w:r>
      <w:proofErr w:type="spellStart"/>
      <w:r w:rsidRPr="002746DC">
        <w:rPr>
          <w:rFonts w:ascii="Arial" w:hAnsi="Arial" w:cs="Arial"/>
          <w:spacing w:val="-2"/>
          <w:sz w:val="21"/>
          <w:szCs w:val="24"/>
          <w:rPrChange w:id="4476" w:author="De Jesus Borges, Thiago" w:date="2024-08-15T12:22:00Z" w16du:dateUtc="2024-08-15T16:22:00Z">
            <w:rPr>
              <w:rFonts w:ascii="Arial" w:hAnsi="Arial" w:cs="Arial"/>
              <w:spacing w:val="-2"/>
              <w:sz w:val="20"/>
            </w:rPr>
          </w:rPrChange>
        </w:rPr>
        <w:t>Numpy</w:t>
      </w:r>
      <w:proofErr w:type="spellEnd"/>
    </w:p>
    <w:p w14:paraId="62472341" w14:textId="77777777" w:rsidR="00833730" w:rsidRPr="002746DC" w:rsidRDefault="00833730">
      <w:pPr>
        <w:pStyle w:val="BodyText"/>
        <w:spacing w:before="11" w:line="254" w:lineRule="auto"/>
        <w:ind w:left="360" w:right="320"/>
        <w:rPr>
          <w:rFonts w:ascii="Arial" w:hAnsi="Arial" w:cs="Arial"/>
          <w:sz w:val="21"/>
          <w:szCs w:val="21"/>
          <w:rPrChange w:id="4477" w:author="De Jesus Borges, Thiago" w:date="2024-08-15T12:22:00Z" w16du:dateUtc="2024-08-15T16:22:00Z">
            <w:rPr>
              <w:rFonts w:ascii="Arial" w:hAnsi="Arial" w:cs="Arial"/>
            </w:rPr>
          </w:rPrChange>
        </w:rPr>
        <w:pPrChange w:id="4478" w:author="De Jesus Borges, Thiago" w:date="2024-08-15T12:22:00Z" w16du:dateUtc="2024-08-15T16:22:00Z">
          <w:pPr>
            <w:pStyle w:val="BodyText"/>
            <w:spacing w:before="11" w:line="254" w:lineRule="auto"/>
            <w:ind w:left="811" w:right="320"/>
          </w:pPr>
        </w:pPrChange>
      </w:pPr>
      <w:r w:rsidRPr="002746DC">
        <w:rPr>
          <w:rFonts w:ascii="Arial" w:hAnsi="Arial" w:cs="Arial"/>
          <w:sz w:val="21"/>
          <w:szCs w:val="21"/>
          <w:rPrChange w:id="4479" w:author="De Jesus Borges, Thiago" w:date="2024-08-15T12:22:00Z" w16du:dateUtc="2024-08-15T16:22:00Z">
            <w:rPr>
              <w:rFonts w:ascii="Arial" w:hAnsi="Arial" w:cs="Arial"/>
            </w:rPr>
          </w:rPrChange>
        </w:rPr>
        <w:t>1.26.4</w:t>
      </w:r>
      <w:r w:rsidRPr="002746DC">
        <w:rPr>
          <w:rFonts w:ascii="Arial" w:hAnsi="Arial" w:cs="Arial"/>
          <w:spacing w:val="-9"/>
          <w:sz w:val="21"/>
          <w:szCs w:val="21"/>
          <w:rPrChange w:id="448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81" w:author="De Jesus Borges, Thiago" w:date="2024-08-15T12:22:00Z" w16du:dateUtc="2024-08-15T16:22:00Z">
            <w:rPr>
              <w:rFonts w:ascii="Arial" w:hAnsi="Arial" w:cs="Arial"/>
            </w:rPr>
          </w:rPrChange>
        </w:rPr>
        <w:t>[</w:t>
      </w:r>
      <w:r w:rsidR="0047037D" w:rsidRPr="002746DC">
        <w:rPr>
          <w:sz w:val="21"/>
          <w:szCs w:val="21"/>
          <w:rPrChange w:id="4482" w:author="De Jesus Borges, Thiago" w:date="2024-08-15T12:22:00Z" w16du:dateUtc="2024-08-15T16:22:00Z">
            <w:rPr/>
          </w:rPrChange>
        </w:rPr>
        <w:fldChar w:fldCharType="begin"/>
      </w:r>
      <w:r w:rsidR="0047037D" w:rsidRPr="002746DC">
        <w:rPr>
          <w:sz w:val="21"/>
          <w:szCs w:val="21"/>
          <w:rPrChange w:id="4483" w:author="De Jesus Borges, Thiago" w:date="2024-08-15T12:22:00Z" w16du:dateUtc="2024-08-15T16:22:00Z">
            <w:rPr/>
          </w:rPrChange>
        </w:rPr>
        <w:instrText>HYPERLINK \l "_bookmark66"</w:instrText>
      </w:r>
      <w:r w:rsidR="0047037D" w:rsidRPr="00EB5EE6">
        <w:rPr>
          <w:sz w:val="21"/>
          <w:szCs w:val="21"/>
        </w:rPr>
      </w:r>
      <w:r w:rsidR="0047037D" w:rsidRPr="002746DC">
        <w:rPr>
          <w:sz w:val="21"/>
          <w:szCs w:val="21"/>
          <w:rPrChange w:id="4484"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485" w:author="De Jesus Borges, Thiago" w:date="2024-08-15T12:22:00Z" w16du:dateUtc="2024-08-15T16:22:00Z">
            <w:rPr>
              <w:rFonts w:ascii="Arial" w:hAnsi="Arial" w:cs="Arial"/>
              <w:color w:val="0000FF"/>
            </w:rPr>
          </w:rPrChange>
        </w:rPr>
        <w:t>66</w:t>
      </w:r>
      <w:r w:rsidR="0047037D" w:rsidRPr="002746DC">
        <w:rPr>
          <w:rFonts w:ascii="Arial" w:hAnsi="Arial" w:cs="Arial"/>
          <w:color w:val="0000FF"/>
          <w:sz w:val="21"/>
          <w:szCs w:val="21"/>
          <w:rPrChange w:id="4486"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487" w:author="De Jesus Borges, Thiago" w:date="2024-08-15T12:22:00Z" w16du:dateUtc="2024-08-15T16:22:00Z">
            <w:rPr>
              <w:rFonts w:ascii="Arial" w:hAnsi="Arial" w:cs="Arial"/>
            </w:rPr>
          </w:rPrChange>
        </w:rPr>
        <w:t>]</w:t>
      </w:r>
      <w:r w:rsidRPr="002746DC">
        <w:rPr>
          <w:rFonts w:ascii="Arial" w:hAnsi="Arial" w:cs="Arial"/>
          <w:spacing w:val="-9"/>
          <w:sz w:val="21"/>
          <w:szCs w:val="21"/>
          <w:rPrChange w:id="448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89" w:author="De Jesus Borges, Thiago" w:date="2024-08-15T12:22:00Z" w16du:dateUtc="2024-08-15T16:22:00Z">
            <w:rPr>
              <w:rFonts w:ascii="Arial" w:hAnsi="Arial" w:cs="Arial"/>
            </w:rPr>
          </w:rPrChange>
        </w:rPr>
        <w:t>to</w:t>
      </w:r>
      <w:r w:rsidRPr="002746DC">
        <w:rPr>
          <w:rFonts w:ascii="Arial" w:hAnsi="Arial" w:cs="Arial"/>
          <w:spacing w:val="-9"/>
          <w:sz w:val="21"/>
          <w:szCs w:val="21"/>
          <w:rPrChange w:id="449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91" w:author="De Jesus Borges, Thiago" w:date="2024-08-15T12:22:00Z" w16du:dateUtc="2024-08-15T16:22:00Z">
            <w:rPr>
              <w:rFonts w:ascii="Arial" w:hAnsi="Arial" w:cs="Arial"/>
            </w:rPr>
          </w:rPrChange>
        </w:rPr>
        <w:t>manipulate</w:t>
      </w:r>
      <w:r w:rsidRPr="002746DC">
        <w:rPr>
          <w:rFonts w:ascii="Arial" w:hAnsi="Arial" w:cs="Arial"/>
          <w:spacing w:val="-9"/>
          <w:sz w:val="21"/>
          <w:szCs w:val="21"/>
          <w:rPrChange w:id="449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93" w:author="De Jesus Borges, Thiago" w:date="2024-08-15T12:22:00Z" w16du:dateUtc="2024-08-15T16:22:00Z">
            <w:rPr>
              <w:rFonts w:ascii="Arial" w:hAnsi="Arial" w:cs="Arial"/>
            </w:rPr>
          </w:rPrChange>
        </w:rPr>
        <w:t>the</w:t>
      </w:r>
      <w:r w:rsidRPr="002746DC">
        <w:rPr>
          <w:rFonts w:ascii="Arial" w:hAnsi="Arial" w:cs="Arial"/>
          <w:spacing w:val="-9"/>
          <w:sz w:val="21"/>
          <w:szCs w:val="21"/>
          <w:rPrChange w:id="449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95" w:author="De Jesus Borges, Thiago" w:date="2024-08-15T12:22:00Z" w16du:dateUtc="2024-08-15T16:22:00Z">
            <w:rPr>
              <w:rFonts w:ascii="Arial" w:hAnsi="Arial" w:cs="Arial"/>
            </w:rPr>
          </w:rPrChange>
        </w:rPr>
        <w:t>data</w:t>
      </w:r>
      <w:r w:rsidRPr="002746DC">
        <w:rPr>
          <w:rFonts w:ascii="Arial" w:hAnsi="Arial" w:cs="Arial"/>
          <w:spacing w:val="-9"/>
          <w:sz w:val="21"/>
          <w:szCs w:val="21"/>
          <w:rPrChange w:id="4496"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97" w:author="De Jesus Borges, Thiago" w:date="2024-08-15T12:22:00Z" w16du:dateUtc="2024-08-15T16:22:00Z">
            <w:rPr>
              <w:rFonts w:ascii="Arial" w:hAnsi="Arial" w:cs="Arial"/>
            </w:rPr>
          </w:rPrChange>
        </w:rPr>
        <w:t>and</w:t>
      </w:r>
      <w:r w:rsidRPr="002746DC">
        <w:rPr>
          <w:rFonts w:ascii="Arial" w:hAnsi="Arial" w:cs="Arial"/>
          <w:spacing w:val="-9"/>
          <w:sz w:val="21"/>
          <w:szCs w:val="21"/>
          <w:rPrChange w:id="4498"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499" w:author="De Jesus Borges, Thiago" w:date="2024-08-15T12:22:00Z" w16du:dateUtc="2024-08-15T16:22:00Z">
            <w:rPr>
              <w:rFonts w:ascii="Arial" w:hAnsi="Arial" w:cs="Arial"/>
            </w:rPr>
          </w:rPrChange>
        </w:rPr>
        <w:t>Matplotlib</w:t>
      </w:r>
      <w:r w:rsidRPr="002746DC">
        <w:rPr>
          <w:rFonts w:ascii="Arial" w:hAnsi="Arial" w:cs="Arial"/>
          <w:spacing w:val="-9"/>
          <w:sz w:val="21"/>
          <w:szCs w:val="21"/>
          <w:rPrChange w:id="450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01" w:author="De Jesus Borges, Thiago" w:date="2024-08-15T12:22:00Z" w16du:dateUtc="2024-08-15T16:22:00Z">
            <w:rPr>
              <w:rFonts w:ascii="Arial" w:hAnsi="Arial" w:cs="Arial"/>
            </w:rPr>
          </w:rPrChange>
        </w:rPr>
        <w:t>3.8.0</w:t>
      </w:r>
      <w:r w:rsidRPr="002746DC">
        <w:rPr>
          <w:rFonts w:ascii="Arial" w:hAnsi="Arial" w:cs="Arial"/>
          <w:spacing w:val="-9"/>
          <w:sz w:val="21"/>
          <w:szCs w:val="21"/>
          <w:rPrChange w:id="450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03" w:author="De Jesus Borges, Thiago" w:date="2024-08-15T12:22:00Z" w16du:dateUtc="2024-08-15T16:22:00Z">
            <w:rPr>
              <w:rFonts w:ascii="Arial" w:hAnsi="Arial" w:cs="Arial"/>
            </w:rPr>
          </w:rPrChange>
        </w:rPr>
        <w:t>[</w:t>
      </w:r>
      <w:r w:rsidR="0047037D" w:rsidRPr="002746DC">
        <w:rPr>
          <w:sz w:val="21"/>
          <w:szCs w:val="21"/>
          <w:rPrChange w:id="4504" w:author="De Jesus Borges, Thiago" w:date="2024-08-15T12:22:00Z" w16du:dateUtc="2024-08-15T16:22:00Z">
            <w:rPr/>
          </w:rPrChange>
        </w:rPr>
        <w:fldChar w:fldCharType="begin"/>
      </w:r>
      <w:r w:rsidR="0047037D" w:rsidRPr="002746DC">
        <w:rPr>
          <w:sz w:val="21"/>
          <w:szCs w:val="21"/>
          <w:rPrChange w:id="4505" w:author="De Jesus Borges, Thiago" w:date="2024-08-15T12:22:00Z" w16du:dateUtc="2024-08-15T16:22:00Z">
            <w:rPr/>
          </w:rPrChange>
        </w:rPr>
        <w:instrText>HYPERLINK \l "_bookmark67"</w:instrText>
      </w:r>
      <w:r w:rsidR="0047037D" w:rsidRPr="00EB5EE6">
        <w:rPr>
          <w:sz w:val="21"/>
          <w:szCs w:val="21"/>
        </w:rPr>
      </w:r>
      <w:r w:rsidR="0047037D" w:rsidRPr="002746DC">
        <w:rPr>
          <w:sz w:val="21"/>
          <w:szCs w:val="21"/>
          <w:rPrChange w:id="4506"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507" w:author="De Jesus Borges, Thiago" w:date="2024-08-15T12:22:00Z" w16du:dateUtc="2024-08-15T16:22:00Z">
            <w:rPr>
              <w:rFonts w:ascii="Arial" w:hAnsi="Arial" w:cs="Arial"/>
              <w:color w:val="0000FF"/>
            </w:rPr>
          </w:rPrChange>
        </w:rPr>
        <w:t>67</w:t>
      </w:r>
      <w:r w:rsidR="0047037D" w:rsidRPr="002746DC">
        <w:rPr>
          <w:rFonts w:ascii="Arial" w:hAnsi="Arial" w:cs="Arial"/>
          <w:color w:val="0000FF"/>
          <w:sz w:val="21"/>
          <w:szCs w:val="21"/>
          <w:rPrChange w:id="4508"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509" w:author="De Jesus Borges, Thiago" w:date="2024-08-15T12:22:00Z" w16du:dateUtc="2024-08-15T16:22:00Z">
            <w:rPr>
              <w:rFonts w:ascii="Arial" w:hAnsi="Arial" w:cs="Arial"/>
            </w:rPr>
          </w:rPrChange>
        </w:rPr>
        <w:t>],</w:t>
      </w:r>
      <w:r w:rsidRPr="002746DC">
        <w:rPr>
          <w:rFonts w:ascii="Arial" w:hAnsi="Arial" w:cs="Arial"/>
          <w:spacing w:val="-9"/>
          <w:sz w:val="21"/>
          <w:szCs w:val="21"/>
          <w:rPrChange w:id="4510"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11" w:author="De Jesus Borges, Thiago" w:date="2024-08-15T12:22:00Z" w16du:dateUtc="2024-08-15T16:22:00Z">
            <w:rPr>
              <w:rFonts w:ascii="Arial" w:hAnsi="Arial" w:cs="Arial"/>
            </w:rPr>
          </w:rPrChange>
        </w:rPr>
        <w:t>Seaborn</w:t>
      </w:r>
      <w:r w:rsidRPr="002746DC">
        <w:rPr>
          <w:rFonts w:ascii="Arial" w:hAnsi="Arial" w:cs="Arial"/>
          <w:spacing w:val="-9"/>
          <w:sz w:val="21"/>
          <w:szCs w:val="21"/>
          <w:rPrChange w:id="451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13" w:author="De Jesus Borges, Thiago" w:date="2024-08-15T12:22:00Z" w16du:dateUtc="2024-08-15T16:22:00Z">
            <w:rPr>
              <w:rFonts w:ascii="Arial" w:hAnsi="Arial" w:cs="Arial"/>
            </w:rPr>
          </w:rPrChange>
        </w:rPr>
        <w:t>0.11.2</w:t>
      </w:r>
      <w:r w:rsidRPr="002746DC">
        <w:rPr>
          <w:rFonts w:ascii="Arial" w:hAnsi="Arial" w:cs="Arial"/>
          <w:spacing w:val="-9"/>
          <w:sz w:val="21"/>
          <w:szCs w:val="21"/>
          <w:rPrChange w:id="4514"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15" w:author="De Jesus Borges, Thiago" w:date="2024-08-15T12:22:00Z" w16du:dateUtc="2024-08-15T16:22:00Z">
            <w:rPr>
              <w:rFonts w:ascii="Arial" w:hAnsi="Arial" w:cs="Arial"/>
            </w:rPr>
          </w:rPrChange>
        </w:rPr>
        <w:t>[</w:t>
      </w:r>
      <w:r w:rsidR="0047037D" w:rsidRPr="002746DC">
        <w:rPr>
          <w:sz w:val="21"/>
          <w:szCs w:val="21"/>
          <w:rPrChange w:id="4516" w:author="De Jesus Borges, Thiago" w:date="2024-08-15T12:22:00Z" w16du:dateUtc="2024-08-15T16:22:00Z">
            <w:rPr/>
          </w:rPrChange>
        </w:rPr>
        <w:fldChar w:fldCharType="begin"/>
      </w:r>
      <w:r w:rsidR="0047037D" w:rsidRPr="002746DC">
        <w:rPr>
          <w:sz w:val="21"/>
          <w:szCs w:val="21"/>
          <w:rPrChange w:id="4517" w:author="De Jesus Borges, Thiago" w:date="2024-08-15T12:22:00Z" w16du:dateUtc="2024-08-15T16:22:00Z">
            <w:rPr/>
          </w:rPrChange>
        </w:rPr>
        <w:instrText>HYPERLINK \l "_bookmark68"</w:instrText>
      </w:r>
      <w:r w:rsidR="0047037D" w:rsidRPr="00EB5EE6">
        <w:rPr>
          <w:sz w:val="21"/>
          <w:szCs w:val="21"/>
        </w:rPr>
      </w:r>
      <w:r w:rsidR="0047037D" w:rsidRPr="002746DC">
        <w:rPr>
          <w:sz w:val="21"/>
          <w:szCs w:val="21"/>
          <w:rPrChange w:id="4518"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519" w:author="De Jesus Borges, Thiago" w:date="2024-08-15T12:22:00Z" w16du:dateUtc="2024-08-15T16:22:00Z">
            <w:rPr>
              <w:rFonts w:ascii="Arial" w:hAnsi="Arial" w:cs="Arial"/>
              <w:color w:val="0000FF"/>
            </w:rPr>
          </w:rPrChange>
        </w:rPr>
        <w:t>68</w:t>
      </w:r>
      <w:r w:rsidR="0047037D" w:rsidRPr="002746DC">
        <w:rPr>
          <w:rFonts w:ascii="Arial" w:hAnsi="Arial" w:cs="Arial"/>
          <w:color w:val="0000FF"/>
          <w:sz w:val="21"/>
          <w:szCs w:val="21"/>
          <w:rPrChange w:id="4520"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521" w:author="De Jesus Borges, Thiago" w:date="2024-08-15T12:22:00Z" w16du:dateUtc="2024-08-15T16:22:00Z">
            <w:rPr>
              <w:rFonts w:ascii="Arial" w:hAnsi="Arial" w:cs="Arial"/>
            </w:rPr>
          </w:rPrChange>
        </w:rPr>
        <w:t>]</w:t>
      </w:r>
      <w:r w:rsidRPr="002746DC">
        <w:rPr>
          <w:rFonts w:ascii="Arial" w:hAnsi="Arial" w:cs="Arial"/>
          <w:spacing w:val="-9"/>
          <w:sz w:val="21"/>
          <w:szCs w:val="21"/>
          <w:rPrChange w:id="4522" w:author="De Jesus Borges, Thiago" w:date="2024-08-15T12:22:00Z" w16du:dateUtc="2024-08-15T16:22:00Z">
            <w:rPr>
              <w:rFonts w:ascii="Arial" w:hAnsi="Arial" w:cs="Arial"/>
              <w:spacing w:val="-9"/>
            </w:rPr>
          </w:rPrChange>
        </w:rPr>
        <w:t xml:space="preserve"> </w:t>
      </w:r>
      <w:r w:rsidRPr="002746DC">
        <w:rPr>
          <w:rFonts w:ascii="Arial" w:hAnsi="Arial" w:cs="Arial"/>
          <w:sz w:val="21"/>
          <w:szCs w:val="21"/>
          <w:rPrChange w:id="4523" w:author="De Jesus Borges, Thiago" w:date="2024-08-15T12:22:00Z" w16du:dateUtc="2024-08-15T16:22:00Z">
            <w:rPr>
              <w:rFonts w:ascii="Arial" w:hAnsi="Arial" w:cs="Arial"/>
            </w:rPr>
          </w:rPrChange>
        </w:rPr>
        <w:t xml:space="preserve">and </w:t>
      </w:r>
      <w:proofErr w:type="spellStart"/>
      <w:r w:rsidRPr="002746DC">
        <w:rPr>
          <w:rFonts w:ascii="Arial" w:hAnsi="Arial" w:cs="Arial"/>
          <w:sz w:val="21"/>
          <w:szCs w:val="21"/>
          <w:rPrChange w:id="4524" w:author="De Jesus Borges, Thiago" w:date="2024-08-15T12:22:00Z" w16du:dateUtc="2024-08-15T16:22:00Z">
            <w:rPr>
              <w:rFonts w:ascii="Arial" w:hAnsi="Arial" w:cs="Arial"/>
            </w:rPr>
          </w:rPrChange>
        </w:rPr>
        <w:t>upsetplot</w:t>
      </w:r>
      <w:proofErr w:type="spellEnd"/>
      <w:r w:rsidRPr="002746DC">
        <w:rPr>
          <w:rFonts w:ascii="Arial" w:hAnsi="Arial" w:cs="Arial"/>
          <w:sz w:val="21"/>
          <w:szCs w:val="21"/>
          <w:rPrChange w:id="4525" w:author="De Jesus Borges, Thiago" w:date="2024-08-15T12:22:00Z" w16du:dateUtc="2024-08-15T16:22:00Z">
            <w:rPr>
              <w:rFonts w:ascii="Arial" w:hAnsi="Arial" w:cs="Arial"/>
            </w:rPr>
          </w:rPrChange>
        </w:rPr>
        <w:t xml:space="preserve"> [</w:t>
      </w:r>
      <w:r w:rsidR="0047037D" w:rsidRPr="002746DC">
        <w:rPr>
          <w:sz w:val="21"/>
          <w:szCs w:val="21"/>
          <w:rPrChange w:id="4526" w:author="De Jesus Borges, Thiago" w:date="2024-08-15T12:22:00Z" w16du:dateUtc="2024-08-15T16:22:00Z">
            <w:rPr/>
          </w:rPrChange>
        </w:rPr>
        <w:fldChar w:fldCharType="begin"/>
      </w:r>
      <w:r w:rsidR="0047037D" w:rsidRPr="002746DC">
        <w:rPr>
          <w:sz w:val="21"/>
          <w:szCs w:val="21"/>
          <w:rPrChange w:id="4527" w:author="De Jesus Borges, Thiago" w:date="2024-08-15T12:22:00Z" w16du:dateUtc="2024-08-15T16:22:00Z">
            <w:rPr/>
          </w:rPrChange>
        </w:rPr>
        <w:instrText>HYPERLINK \l "_bookmark69"</w:instrText>
      </w:r>
      <w:r w:rsidR="0047037D" w:rsidRPr="00EB5EE6">
        <w:rPr>
          <w:sz w:val="21"/>
          <w:szCs w:val="21"/>
        </w:rPr>
      </w:r>
      <w:r w:rsidR="0047037D" w:rsidRPr="002746DC">
        <w:rPr>
          <w:sz w:val="21"/>
          <w:szCs w:val="21"/>
          <w:rPrChange w:id="4528" w:author="De Jesus Borges, Thiago" w:date="2024-08-15T12:22:00Z" w16du:dateUtc="2024-08-15T16:22:00Z">
            <w:rPr>
              <w:rFonts w:ascii="Arial" w:hAnsi="Arial" w:cs="Arial"/>
              <w:color w:val="0000FF"/>
            </w:rPr>
          </w:rPrChange>
        </w:rPr>
        <w:fldChar w:fldCharType="separate"/>
      </w:r>
      <w:r w:rsidRPr="002746DC">
        <w:rPr>
          <w:rFonts w:ascii="Arial" w:hAnsi="Arial" w:cs="Arial"/>
          <w:color w:val="0000FF"/>
          <w:sz w:val="21"/>
          <w:szCs w:val="21"/>
          <w:rPrChange w:id="4529" w:author="De Jesus Borges, Thiago" w:date="2024-08-15T12:22:00Z" w16du:dateUtc="2024-08-15T16:22:00Z">
            <w:rPr>
              <w:rFonts w:ascii="Arial" w:hAnsi="Arial" w:cs="Arial"/>
              <w:color w:val="0000FF"/>
            </w:rPr>
          </w:rPrChange>
        </w:rPr>
        <w:t>69</w:t>
      </w:r>
      <w:r w:rsidR="0047037D" w:rsidRPr="002746DC">
        <w:rPr>
          <w:rFonts w:ascii="Arial" w:hAnsi="Arial" w:cs="Arial"/>
          <w:color w:val="0000FF"/>
          <w:sz w:val="21"/>
          <w:szCs w:val="21"/>
          <w:rPrChange w:id="4530" w:author="De Jesus Borges, Thiago" w:date="2024-08-15T12:22:00Z" w16du:dateUtc="2024-08-15T16:22:00Z">
            <w:rPr>
              <w:rFonts w:ascii="Arial" w:hAnsi="Arial" w:cs="Arial"/>
              <w:color w:val="0000FF"/>
            </w:rPr>
          </w:rPrChange>
        </w:rPr>
        <w:fldChar w:fldCharType="end"/>
      </w:r>
      <w:r w:rsidRPr="002746DC">
        <w:rPr>
          <w:rFonts w:ascii="Arial" w:hAnsi="Arial" w:cs="Arial"/>
          <w:sz w:val="21"/>
          <w:szCs w:val="21"/>
          <w:rPrChange w:id="4531" w:author="De Jesus Borges, Thiago" w:date="2024-08-15T12:22:00Z" w16du:dateUtc="2024-08-15T16:22:00Z">
            <w:rPr>
              <w:rFonts w:ascii="Arial" w:hAnsi="Arial" w:cs="Arial"/>
            </w:rPr>
          </w:rPrChange>
        </w:rPr>
        <w:t>] to plot them.</w:t>
      </w:r>
    </w:p>
    <w:p w14:paraId="5E206BD3" w14:textId="246BD9D3" w:rsidR="00833730" w:rsidRPr="002746DC" w:rsidRDefault="00833730">
      <w:pPr>
        <w:pStyle w:val="BodyText"/>
        <w:spacing w:line="254" w:lineRule="auto"/>
        <w:ind w:left="360" w:right="319" w:firstLine="298"/>
        <w:rPr>
          <w:rFonts w:ascii="Arial" w:hAnsi="Arial" w:cs="Arial"/>
          <w:sz w:val="21"/>
          <w:szCs w:val="21"/>
          <w:rPrChange w:id="4532" w:author="De Jesus Borges, Thiago" w:date="2024-08-15T12:22:00Z" w16du:dateUtc="2024-08-15T16:22:00Z">
            <w:rPr>
              <w:rFonts w:ascii="Arial" w:hAnsi="Arial" w:cs="Arial"/>
            </w:rPr>
          </w:rPrChange>
        </w:rPr>
        <w:pPrChange w:id="4533" w:author="De Jesus Borges, Thiago" w:date="2024-08-15T12:22:00Z" w16du:dateUtc="2024-08-15T16:22:00Z">
          <w:pPr>
            <w:pStyle w:val="BodyText"/>
            <w:spacing w:line="254" w:lineRule="auto"/>
            <w:ind w:left="811" w:right="319" w:firstLine="298"/>
          </w:pPr>
        </w:pPrChange>
      </w:pPr>
      <w:r w:rsidRPr="002746DC">
        <w:rPr>
          <w:rFonts w:ascii="Arial" w:hAnsi="Arial" w:cs="Arial"/>
          <w:sz w:val="21"/>
          <w:szCs w:val="21"/>
          <w:rPrChange w:id="4534" w:author="De Jesus Borges, Thiago" w:date="2024-08-15T12:22:00Z" w16du:dateUtc="2024-08-15T16:22:00Z">
            <w:rPr>
              <w:rFonts w:ascii="Arial" w:hAnsi="Arial" w:cs="Arial"/>
            </w:rPr>
          </w:rPrChange>
        </w:rPr>
        <w:t>The entire coding process is available online</w:t>
      </w:r>
      <w:r w:rsidR="00D34E12" w:rsidRPr="002746DC">
        <w:rPr>
          <w:rFonts w:ascii="Arial" w:hAnsi="Arial" w:cs="Arial"/>
          <w:sz w:val="21"/>
          <w:szCs w:val="21"/>
          <w:rPrChange w:id="4535" w:author="De Jesus Borges, Thiago" w:date="2024-08-15T12:22:00Z" w16du:dateUtc="2024-08-15T16:22:00Z">
            <w:rPr>
              <w:rFonts w:ascii="Arial" w:hAnsi="Arial" w:cs="Arial"/>
            </w:rPr>
          </w:rPrChange>
        </w:rPr>
        <w:t>, including</w:t>
      </w:r>
      <w:r w:rsidRPr="002746DC">
        <w:rPr>
          <w:rFonts w:ascii="Arial" w:hAnsi="Arial" w:cs="Arial"/>
          <w:sz w:val="21"/>
          <w:szCs w:val="21"/>
          <w:rPrChange w:id="4536" w:author="De Jesus Borges, Thiago" w:date="2024-08-15T12:22:00Z" w16du:dateUtc="2024-08-15T16:22:00Z">
            <w:rPr>
              <w:rFonts w:ascii="Arial" w:hAnsi="Arial" w:cs="Arial"/>
            </w:rPr>
          </w:rPrChange>
        </w:rPr>
        <w:t xml:space="preserve"> </w:t>
      </w:r>
      <w:proofErr w:type="spellStart"/>
      <w:r w:rsidRPr="002746DC">
        <w:rPr>
          <w:rFonts w:ascii="Arial" w:hAnsi="Arial" w:cs="Arial"/>
          <w:sz w:val="21"/>
          <w:szCs w:val="21"/>
          <w:rPrChange w:id="4537" w:author="De Jesus Borges, Thiago" w:date="2024-08-15T12:22:00Z" w16du:dateUtc="2024-08-15T16:22:00Z">
            <w:rPr>
              <w:rFonts w:ascii="Arial" w:hAnsi="Arial" w:cs="Arial"/>
            </w:rPr>
          </w:rPrChange>
        </w:rPr>
        <w:t>Snakemake</w:t>
      </w:r>
      <w:proofErr w:type="spellEnd"/>
      <w:r w:rsidRPr="002746DC">
        <w:rPr>
          <w:rFonts w:ascii="Arial" w:hAnsi="Arial" w:cs="Arial"/>
          <w:sz w:val="21"/>
          <w:szCs w:val="21"/>
          <w:rPrChange w:id="4538" w:author="De Jesus Borges, Thiago" w:date="2024-08-15T12:22:00Z" w16du:dateUtc="2024-08-15T16:22:00Z">
            <w:rPr>
              <w:rFonts w:ascii="Arial" w:hAnsi="Arial" w:cs="Arial"/>
            </w:rPr>
          </w:rPrChange>
        </w:rPr>
        <w:t xml:space="preserve"> workflows, </w:t>
      </w:r>
      <w:r w:rsidRPr="002746DC">
        <w:rPr>
          <w:rFonts w:ascii="Arial" w:hAnsi="Arial" w:cs="Arial"/>
          <w:sz w:val="21"/>
          <w:szCs w:val="21"/>
          <w:rPrChange w:id="4539" w:author="De Jesus Borges, Thiago" w:date="2024-08-15T12:22:00Z" w16du:dateUtc="2024-08-15T16:22:00Z">
            <w:rPr>
              <w:rFonts w:ascii="Arial" w:hAnsi="Arial" w:cs="Arial"/>
            </w:rPr>
          </w:rPrChange>
        </w:rPr>
        <w:lastRenderedPageBreak/>
        <w:t>bash scripts, notebooks</w:t>
      </w:r>
      <w:r w:rsidR="00D34E12" w:rsidRPr="002746DC">
        <w:rPr>
          <w:rFonts w:ascii="Arial" w:hAnsi="Arial" w:cs="Arial"/>
          <w:sz w:val="21"/>
          <w:szCs w:val="21"/>
          <w:rPrChange w:id="4540" w:author="De Jesus Borges, Thiago" w:date="2024-08-15T12:22:00Z" w16du:dateUtc="2024-08-15T16:22:00Z">
            <w:rPr>
              <w:rFonts w:ascii="Arial" w:hAnsi="Arial" w:cs="Arial"/>
            </w:rPr>
          </w:rPrChange>
        </w:rPr>
        <w:t xml:space="preserve">, and a new Python package we developed </w:t>
      </w:r>
      <w:r w:rsidRPr="002746DC">
        <w:rPr>
          <w:rFonts w:ascii="Arial" w:hAnsi="Arial" w:cs="Arial"/>
          <w:sz w:val="21"/>
          <w:szCs w:val="21"/>
          <w:rPrChange w:id="4541" w:author="De Jesus Borges, Thiago" w:date="2024-08-15T12:22:00Z" w16du:dateUtc="2024-08-15T16:22:00Z">
            <w:rPr>
              <w:rFonts w:ascii="Arial" w:hAnsi="Arial" w:cs="Arial"/>
            </w:rPr>
          </w:rPrChange>
        </w:rPr>
        <w:t xml:space="preserve">during this </w:t>
      </w:r>
      <w:r w:rsidRPr="002746DC">
        <w:rPr>
          <w:rFonts w:ascii="Arial" w:hAnsi="Arial" w:cs="Arial"/>
          <w:spacing w:val="-2"/>
          <w:sz w:val="21"/>
          <w:szCs w:val="21"/>
          <w:rPrChange w:id="4542" w:author="De Jesus Borges, Thiago" w:date="2024-08-15T12:22:00Z" w16du:dateUtc="2024-08-15T16:22:00Z">
            <w:rPr>
              <w:rFonts w:ascii="Arial" w:hAnsi="Arial" w:cs="Arial"/>
              <w:spacing w:val="-2"/>
            </w:rPr>
          </w:rPrChange>
        </w:rPr>
        <w:t>investigation.</w:t>
      </w:r>
    </w:p>
    <w:p w14:paraId="5DD7E8D5" w14:textId="77777777" w:rsidR="00F675DE" w:rsidRPr="002746DC" w:rsidRDefault="0047037D">
      <w:pPr>
        <w:pStyle w:val="Heading2"/>
        <w:numPr>
          <w:ilvl w:val="1"/>
          <w:numId w:val="2"/>
        </w:numPr>
        <w:tabs>
          <w:tab w:val="left" w:pos="1288"/>
        </w:tabs>
        <w:spacing w:before="206"/>
        <w:ind w:left="360" w:hanging="477"/>
        <w:jc w:val="both"/>
        <w:rPr>
          <w:rFonts w:ascii="Arial" w:hAnsi="Arial" w:cs="Arial"/>
          <w:sz w:val="28"/>
          <w:szCs w:val="28"/>
          <w:rPrChange w:id="4543" w:author="De Jesus Borges, Thiago" w:date="2024-08-15T12:22:00Z" w16du:dateUtc="2024-08-15T16:22:00Z">
            <w:rPr>
              <w:rFonts w:ascii="Arial" w:hAnsi="Arial" w:cs="Arial"/>
            </w:rPr>
          </w:rPrChange>
        </w:rPr>
        <w:pPrChange w:id="4544" w:author="De Jesus Borges, Thiago" w:date="2024-08-15T12:22:00Z" w16du:dateUtc="2024-08-15T16:22:00Z">
          <w:pPr>
            <w:pStyle w:val="Heading2"/>
            <w:numPr>
              <w:ilvl w:val="1"/>
              <w:numId w:val="2"/>
            </w:numPr>
            <w:tabs>
              <w:tab w:val="left" w:pos="1288"/>
            </w:tabs>
            <w:spacing w:before="206"/>
            <w:ind w:left="799" w:hanging="479"/>
            <w:jc w:val="both"/>
          </w:pPr>
        </w:pPrChange>
      </w:pPr>
      <w:bookmarkStart w:id="4545" w:name="Data_availability"/>
      <w:bookmarkEnd w:id="4545"/>
      <w:r w:rsidRPr="002746DC">
        <w:rPr>
          <w:rFonts w:ascii="Arial" w:hAnsi="Arial" w:cs="Arial"/>
          <w:sz w:val="28"/>
          <w:szCs w:val="28"/>
          <w:rPrChange w:id="4546" w:author="De Jesus Borges, Thiago" w:date="2024-08-15T12:22:00Z" w16du:dateUtc="2024-08-15T16:22:00Z">
            <w:rPr>
              <w:rFonts w:ascii="Arial" w:hAnsi="Arial" w:cs="Arial"/>
            </w:rPr>
          </w:rPrChange>
        </w:rPr>
        <w:t>Data</w:t>
      </w:r>
      <w:r w:rsidRPr="002746DC">
        <w:rPr>
          <w:rFonts w:ascii="Arial" w:hAnsi="Arial" w:cs="Arial"/>
          <w:spacing w:val="16"/>
          <w:sz w:val="28"/>
          <w:szCs w:val="28"/>
          <w:rPrChange w:id="4547" w:author="De Jesus Borges, Thiago" w:date="2024-08-15T12:22:00Z" w16du:dateUtc="2024-08-15T16:22:00Z">
            <w:rPr>
              <w:rFonts w:ascii="Arial" w:hAnsi="Arial" w:cs="Arial"/>
              <w:spacing w:val="16"/>
            </w:rPr>
          </w:rPrChange>
        </w:rPr>
        <w:t xml:space="preserve"> </w:t>
      </w:r>
      <w:r w:rsidRPr="002746DC">
        <w:rPr>
          <w:rFonts w:ascii="Arial" w:hAnsi="Arial" w:cs="Arial"/>
          <w:spacing w:val="-2"/>
          <w:sz w:val="28"/>
          <w:szCs w:val="28"/>
          <w:rPrChange w:id="4548" w:author="De Jesus Borges, Thiago" w:date="2024-08-15T12:22:00Z" w16du:dateUtc="2024-08-15T16:22:00Z">
            <w:rPr>
              <w:rFonts w:ascii="Arial" w:hAnsi="Arial" w:cs="Arial"/>
              <w:spacing w:val="-2"/>
            </w:rPr>
          </w:rPrChange>
        </w:rPr>
        <w:t>availability</w:t>
      </w:r>
    </w:p>
    <w:p w14:paraId="3F0C1D7A" w14:textId="77777777" w:rsidR="00F675DE" w:rsidRPr="002746DC" w:rsidRDefault="0047037D">
      <w:pPr>
        <w:spacing w:before="117" w:line="252" w:lineRule="auto"/>
        <w:ind w:left="360"/>
        <w:jc w:val="both"/>
        <w:rPr>
          <w:rFonts w:ascii="Arial" w:hAnsi="Arial" w:cs="Arial"/>
          <w:sz w:val="21"/>
          <w:szCs w:val="24"/>
          <w:rPrChange w:id="4549" w:author="De Jesus Borges, Thiago" w:date="2024-08-15T12:22:00Z" w16du:dateUtc="2024-08-15T16:22:00Z">
            <w:rPr>
              <w:rFonts w:ascii="Arial" w:hAnsi="Arial" w:cs="Arial"/>
              <w:sz w:val="20"/>
            </w:rPr>
          </w:rPrChange>
        </w:rPr>
        <w:pPrChange w:id="4550" w:author="De Jesus Borges, Thiago" w:date="2024-08-15T12:22:00Z" w16du:dateUtc="2024-08-15T16:22:00Z">
          <w:pPr>
            <w:spacing w:before="117" w:line="252" w:lineRule="auto"/>
            <w:ind w:left="811"/>
            <w:jc w:val="both"/>
          </w:pPr>
        </w:pPrChange>
      </w:pPr>
      <w:bookmarkStart w:id="4551" w:name="Supplementary_information"/>
      <w:bookmarkEnd w:id="4551"/>
      <w:r w:rsidRPr="002746DC">
        <w:rPr>
          <w:rFonts w:ascii="Arial" w:hAnsi="Arial" w:cs="Arial"/>
          <w:b/>
          <w:sz w:val="21"/>
          <w:szCs w:val="24"/>
          <w:rPrChange w:id="4552" w:author="De Jesus Borges, Thiago" w:date="2024-08-15T12:22:00Z" w16du:dateUtc="2024-08-15T16:22:00Z">
            <w:rPr>
              <w:rFonts w:ascii="Arial" w:hAnsi="Arial" w:cs="Arial"/>
              <w:b/>
              <w:sz w:val="20"/>
            </w:rPr>
          </w:rPrChange>
        </w:rPr>
        <w:t>Supplementary</w:t>
      </w:r>
      <w:r w:rsidRPr="002746DC">
        <w:rPr>
          <w:rFonts w:ascii="Arial" w:hAnsi="Arial" w:cs="Arial"/>
          <w:b/>
          <w:spacing w:val="80"/>
          <w:sz w:val="21"/>
          <w:szCs w:val="24"/>
          <w:rPrChange w:id="4553" w:author="De Jesus Borges, Thiago" w:date="2024-08-15T12:22:00Z" w16du:dateUtc="2024-08-15T16:22:00Z">
            <w:rPr>
              <w:rFonts w:ascii="Arial" w:hAnsi="Arial" w:cs="Arial"/>
              <w:b/>
              <w:spacing w:val="80"/>
              <w:sz w:val="20"/>
            </w:rPr>
          </w:rPrChange>
        </w:rPr>
        <w:t xml:space="preserve"> </w:t>
      </w:r>
      <w:r w:rsidRPr="002746DC">
        <w:rPr>
          <w:rFonts w:ascii="Arial" w:hAnsi="Arial" w:cs="Arial"/>
          <w:b/>
          <w:sz w:val="21"/>
          <w:szCs w:val="24"/>
          <w:rPrChange w:id="4554" w:author="De Jesus Borges, Thiago" w:date="2024-08-15T12:22:00Z" w16du:dateUtc="2024-08-15T16:22:00Z">
            <w:rPr>
              <w:rFonts w:ascii="Arial" w:hAnsi="Arial" w:cs="Arial"/>
              <w:b/>
              <w:sz w:val="20"/>
            </w:rPr>
          </w:rPrChange>
        </w:rPr>
        <w:t>information.</w:t>
      </w:r>
      <w:r w:rsidRPr="002746DC">
        <w:rPr>
          <w:rFonts w:ascii="Arial" w:hAnsi="Arial" w:cs="Arial"/>
          <w:b/>
          <w:spacing w:val="40"/>
          <w:sz w:val="21"/>
          <w:szCs w:val="24"/>
          <w:rPrChange w:id="4555" w:author="De Jesus Borges, Thiago" w:date="2024-08-15T12:22:00Z" w16du:dateUtc="2024-08-15T16:22:00Z">
            <w:rPr>
              <w:rFonts w:ascii="Arial" w:hAnsi="Arial" w:cs="Arial"/>
              <w:b/>
              <w:spacing w:val="40"/>
              <w:sz w:val="20"/>
            </w:rPr>
          </w:rPrChange>
        </w:rPr>
        <w:t xml:space="preserve">  </w:t>
      </w:r>
      <w:r w:rsidRPr="002746DC">
        <w:rPr>
          <w:rFonts w:ascii="Arial" w:hAnsi="Arial" w:cs="Arial"/>
          <w:sz w:val="21"/>
          <w:szCs w:val="24"/>
          <w:rPrChange w:id="4556" w:author="De Jesus Borges, Thiago" w:date="2024-08-15T12:22:00Z" w16du:dateUtc="2024-08-15T16:22:00Z">
            <w:rPr>
              <w:rFonts w:ascii="Arial" w:hAnsi="Arial" w:cs="Arial"/>
              <w:sz w:val="20"/>
            </w:rPr>
          </w:rPrChange>
        </w:rPr>
        <w:t>All</w:t>
      </w:r>
      <w:r w:rsidRPr="002746DC">
        <w:rPr>
          <w:rFonts w:ascii="Arial" w:hAnsi="Arial" w:cs="Arial"/>
          <w:spacing w:val="74"/>
          <w:sz w:val="21"/>
          <w:szCs w:val="24"/>
          <w:rPrChange w:id="4557" w:author="De Jesus Borges, Thiago" w:date="2024-08-15T12:22:00Z" w16du:dateUtc="2024-08-15T16:22:00Z">
            <w:rPr>
              <w:rFonts w:ascii="Arial" w:hAnsi="Arial" w:cs="Arial"/>
              <w:spacing w:val="74"/>
              <w:sz w:val="20"/>
            </w:rPr>
          </w:rPrChange>
        </w:rPr>
        <w:t xml:space="preserve"> </w:t>
      </w:r>
      <w:r w:rsidRPr="002746DC">
        <w:rPr>
          <w:rFonts w:ascii="Arial" w:hAnsi="Arial" w:cs="Arial"/>
          <w:sz w:val="21"/>
          <w:szCs w:val="24"/>
          <w:rPrChange w:id="4558" w:author="De Jesus Borges, Thiago" w:date="2024-08-15T12:22:00Z" w16du:dateUtc="2024-08-15T16:22:00Z">
            <w:rPr>
              <w:rFonts w:ascii="Arial" w:hAnsi="Arial" w:cs="Arial"/>
              <w:sz w:val="20"/>
            </w:rPr>
          </w:rPrChange>
        </w:rPr>
        <w:t>codes</w:t>
      </w:r>
      <w:r w:rsidRPr="002746DC">
        <w:rPr>
          <w:rFonts w:ascii="Arial" w:hAnsi="Arial" w:cs="Arial"/>
          <w:spacing w:val="74"/>
          <w:sz w:val="21"/>
          <w:szCs w:val="24"/>
          <w:rPrChange w:id="4559" w:author="De Jesus Borges, Thiago" w:date="2024-08-15T12:22:00Z" w16du:dateUtc="2024-08-15T16:22:00Z">
            <w:rPr>
              <w:rFonts w:ascii="Arial" w:hAnsi="Arial" w:cs="Arial"/>
              <w:spacing w:val="74"/>
              <w:sz w:val="20"/>
            </w:rPr>
          </w:rPrChange>
        </w:rPr>
        <w:t xml:space="preserve"> </w:t>
      </w:r>
      <w:r w:rsidRPr="002746DC">
        <w:rPr>
          <w:rFonts w:ascii="Arial" w:hAnsi="Arial" w:cs="Arial"/>
          <w:sz w:val="21"/>
          <w:szCs w:val="24"/>
          <w:rPrChange w:id="4560" w:author="De Jesus Borges, Thiago" w:date="2024-08-15T12:22:00Z" w16du:dateUtc="2024-08-15T16:22:00Z">
            <w:rPr>
              <w:rFonts w:ascii="Arial" w:hAnsi="Arial" w:cs="Arial"/>
              <w:sz w:val="20"/>
            </w:rPr>
          </w:rPrChange>
        </w:rPr>
        <w:t>and</w:t>
      </w:r>
      <w:r w:rsidRPr="002746DC">
        <w:rPr>
          <w:rFonts w:ascii="Arial" w:hAnsi="Arial" w:cs="Arial"/>
          <w:spacing w:val="74"/>
          <w:sz w:val="21"/>
          <w:szCs w:val="24"/>
          <w:rPrChange w:id="4561" w:author="De Jesus Borges, Thiago" w:date="2024-08-15T12:22:00Z" w16du:dateUtc="2024-08-15T16:22:00Z">
            <w:rPr>
              <w:rFonts w:ascii="Arial" w:hAnsi="Arial" w:cs="Arial"/>
              <w:spacing w:val="74"/>
              <w:sz w:val="20"/>
            </w:rPr>
          </w:rPrChange>
        </w:rPr>
        <w:t xml:space="preserve"> </w:t>
      </w:r>
      <w:r w:rsidRPr="002746DC">
        <w:rPr>
          <w:rFonts w:ascii="Arial" w:hAnsi="Arial" w:cs="Arial"/>
          <w:sz w:val="21"/>
          <w:szCs w:val="24"/>
          <w:rPrChange w:id="4562" w:author="De Jesus Borges, Thiago" w:date="2024-08-15T12:22:00Z" w16du:dateUtc="2024-08-15T16:22:00Z">
            <w:rPr>
              <w:rFonts w:ascii="Arial" w:hAnsi="Arial" w:cs="Arial"/>
              <w:sz w:val="20"/>
            </w:rPr>
          </w:rPrChange>
        </w:rPr>
        <w:t>results</w:t>
      </w:r>
      <w:r w:rsidRPr="002746DC">
        <w:rPr>
          <w:rFonts w:ascii="Arial" w:hAnsi="Arial" w:cs="Arial"/>
          <w:spacing w:val="74"/>
          <w:sz w:val="21"/>
          <w:szCs w:val="24"/>
          <w:rPrChange w:id="4563" w:author="De Jesus Borges, Thiago" w:date="2024-08-15T12:22:00Z" w16du:dateUtc="2024-08-15T16:22:00Z">
            <w:rPr>
              <w:rFonts w:ascii="Arial" w:hAnsi="Arial" w:cs="Arial"/>
              <w:spacing w:val="74"/>
              <w:sz w:val="20"/>
            </w:rPr>
          </w:rPrChange>
        </w:rPr>
        <w:t xml:space="preserve"> </w:t>
      </w:r>
      <w:r w:rsidRPr="002746DC">
        <w:rPr>
          <w:rFonts w:ascii="Arial" w:hAnsi="Arial" w:cs="Arial"/>
          <w:sz w:val="21"/>
          <w:szCs w:val="24"/>
          <w:rPrChange w:id="4564" w:author="De Jesus Borges, Thiago" w:date="2024-08-15T12:22:00Z" w16du:dateUtc="2024-08-15T16:22:00Z">
            <w:rPr>
              <w:rFonts w:ascii="Arial" w:hAnsi="Arial" w:cs="Arial"/>
              <w:sz w:val="20"/>
            </w:rPr>
          </w:rPrChange>
        </w:rPr>
        <w:t>of</w:t>
      </w:r>
      <w:r w:rsidRPr="002746DC">
        <w:rPr>
          <w:rFonts w:ascii="Arial" w:hAnsi="Arial" w:cs="Arial"/>
          <w:spacing w:val="74"/>
          <w:sz w:val="21"/>
          <w:szCs w:val="24"/>
          <w:rPrChange w:id="4565" w:author="De Jesus Borges, Thiago" w:date="2024-08-15T12:22:00Z" w16du:dateUtc="2024-08-15T16:22:00Z">
            <w:rPr>
              <w:rFonts w:ascii="Arial" w:hAnsi="Arial" w:cs="Arial"/>
              <w:spacing w:val="74"/>
              <w:sz w:val="20"/>
            </w:rPr>
          </w:rPrChange>
        </w:rPr>
        <w:t xml:space="preserve"> </w:t>
      </w:r>
      <w:r w:rsidRPr="002746DC">
        <w:rPr>
          <w:rFonts w:ascii="Arial" w:hAnsi="Arial" w:cs="Arial"/>
          <w:i/>
          <w:sz w:val="21"/>
          <w:szCs w:val="24"/>
          <w:rPrChange w:id="4566" w:author="De Jesus Borges, Thiago" w:date="2024-08-15T12:22:00Z" w16du:dateUtc="2024-08-15T16:22:00Z">
            <w:rPr>
              <w:rFonts w:ascii="Arial" w:hAnsi="Arial" w:cs="Arial"/>
              <w:i/>
              <w:sz w:val="20"/>
            </w:rPr>
          </w:rPrChange>
        </w:rPr>
        <w:t>in</w:t>
      </w:r>
      <w:r w:rsidRPr="002746DC">
        <w:rPr>
          <w:rFonts w:ascii="Arial" w:hAnsi="Arial" w:cs="Arial"/>
          <w:i/>
          <w:spacing w:val="74"/>
          <w:sz w:val="21"/>
          <w:szCs w:val="24"/>
          <w:rPrChange w:id="4567" w:author="De Jesus Borges, Thiago" w:date="2024-08-15T12:22:00Z" w16du:dateUtc="2024-08-15T16:22:00Z">
            <w:rPr>
              <w:rFonts w:ascii="Arial" w:hAnsi="Arial" w:cs="Arial"/>
              <w:i/>
              <w:spacing w:val="74"/>
              <w:sz w:val="20"/>
            </w:rPr>
          </w:rPrChange>
        </w:rPr>
        <w:t xml:space="preserve"> </w:t>
      </w:r>
      <w:r w:rsidRPr="002746DC">
        <w:rPr>
          <w:rFonts w:ascii="Arial" w:hAnsi="Arial" w:cs="Arial"/>
          <w:i/>
          <w:sz w:val="21"/>
          <w:szCs w:val="24"/>
          <w:rPrChange w:id="4568" w:author="De Jesus Borges, Thiago" w:date="2024-08-15T12:22:00Z" w16du:dateUtc="2024-08-15T16:22:00Z">
            <w:rPr>
              <w:rFonts w:ascii="Arial" w:hAnsi="Arial" w:cs="Arial"/>
              <w:i/>
              <w:sz w:val="20"/>
            </w:rPr>
          </w:rPrChange>
        </w:rPr>
        <w:t>silico</w:t>
      </w:r>
      <w:r w:rsidRPr="002746DC">
        <w:rPr>
          <w:rFonts w:ascii="Arial" w:hAnsi="Arial" w:cs="Arial"/>
          <w:i/>
          <w:spacing w:val="80"/>
          <w:sz w:val="21"/>
          <w:szCs w:val="24"/>
          <w:rPrChange w:id="4569" w:author="De Jesus Borges, Thiago" w:date="2024-08-15T12:22:00Z" w16du:dateUtc="2024-08-15T16:22:00Z">
            <w:rPr>
              <w:rFonts w:ascii="Arial" w:hAnsi="Arial" w:cs="Arial"/>
              <w:i/>
              <w:spacing w:val="80"/>
              <w:sz w:val="20"/>
            </w:rPr>
          </w:rPrChange>
        </w:rPr>
        <w:t xml:space="preserve"> </w:t>
      </w:r>
      <w:r w:rsidRPr="002746DC">
        <w:rPr>
          <w:rFonts w:ascii="Arial" w:hAnsi="Arial" w:cs="Arial"/>
          <w:sz w:val="21"/>
          <w:szCs w:val="24"/>
          <w:rPrChange w:id="4570" w:author="De Jesus Borges, Thiago" w:date="2024-08-15T12:22:00Z" w16du:dateUtc="2024-08-15T16:22:00Z">
            <w:rPr>
              <w:rFonts w:ascii="Arial" w:hAnsi="Arial" w:cs="Arial"/>
              <w:sz w:val="20"/>
            </w:rPr>
          </w:rPrChange>
        </w:rPr>
        <w:t>analysis</w:t>
      </w:r>
      <w:r w:rsidRPr="002746DC">
        <w:rPr>
          <w:rFonts w:ascii="Arial" w:hAnsi="Arial" w:cs="Arial"/>
          <w:spacing w:val="74"/>
          <w:sz w:val="21"/>
          <w:szCs w:val="24"/>
          <w:rPrChange w:id="4571" w:author="De Jesus Borges, Thiago" w:date="2024-08-15T12:22:00Z" w16du:dateUtc="2024-08-15T16:22:00Z">
            <w:rPr>
              <w:rFonts w:ascii="Arial" w:hAnsi="Arial" w:cs="Arial"/>
              <w:spacing w:val="74"/>
              <w:sz w:val="20"/>
            </w:rPr>
          </w:rPrChange>
        </w:rPr>
        <w:t xml:space="preserve"> </w:t>
      </w:r>
      <w:r w:rsidRPr="002746DC">
        <w:rPr>
          <w:rFonts w:ascii="Arial" w:hAnsi="Arial" w:cs="Arial"/>
          <w:sz w:val="21"/>
          <w:szCs w:val="24"/>
          <w:rPrChange w:id="4572" w:author="De Jesus Borges, Thiago" w:date="2024-08-15T12:22:00Z" w16du:dateUtc="2024-08-15T16:22:00Z">
            <w:rPr>
              <w:rFonts w:ascii="Arial" w:hAnsi="Arial" w:cs="Arial"/>
              <w:sz w:val="20"/>
            </w:rPr>
          </w:rPrChange>
        </w:rPr>
        <w:t xml:space="preserve">are deposited in Harvard </w:t>
      </w:r>
      <w:r w:rsidRPr="00EB3B26">
        <w:rPr>
          <w:rFonts w:ascii="Arial" w:hAnsi="Arial" w:cs="Arial"/>
          <w:sz w:val="21"/>
          <w:szCs w:val="24"/>
          <w:highlight w:val="yellow"/>
          <w:rPrChange w:id="4573" w:author="De Jesus Borges, Thiago" w:date="2024-08-20T13:27:00Z" w16du:dateUtc="2024-08-20T17:27:00Z">
            <w:rPr>
              <w:rFonts w:ascii="Arial" w:hAnsi="Arial" w:cs="Arial"/>
              <w:sz w:val="20"/>
            </w:rPr>
          </w:rPrChange>
        </w:rPr>
        <w:t>Dataverse under the</w:t>
      </w:r>
    </w:p>
    <w:p w14:paraId="4ED3B2F4" w14:textId="77777777" w:rsidR="00F675DE" w:rsidRPr="002746DC" w:rsidRDefault="0047037D">
      <w:pPr>
        <w:pStyle w:val="Heading1"/>
        <w:spacing w:before="216"/>
        <w:ind w:left="360" w:firstLine="0"/>
        <w:jc w:val="both"/>
        <w:rPr>
          <w:rFonts w:ascii="Arial" w:hAnsi="Arial" w:cs="Arial"/>
          <w:sz w:val="32"/>
          <w:szCs w:val="32"/>
          <w:rPrChange w:id="4574" w:author="De Jesus Borges, Thiago" w:date="2024-08-15T12:22:00Z" w16du:dateUtc="2024-08-15T16:22:00Z">
            <w:rPr>
              <w:rFonts w:ascii="Arial" w:hAnsi="Arial" w:cs="Arial"/>
            </w:rPr>
          </w:rPrChange>
        </w:rPr>
        <w:pPrChange w:id="4575" w:author="De Jesus Borges, Thiago" w:date="2024-08-15T12:22:00Z" w16du:dateUtc="2024-08-15T16:22:00Z">
          <w:pPr>
            <w:pStyle w:val="Heading1"/>
            <w:spacing w:before="216"/>
            <w:ind w:left="811" w:firstLine="0"/>
            <w:jc w:val="both"/>
          </w:pPr>
        </w:pPrChange>
      </w:pPr>
      <w:r w:rsidRPr="002746DC">
        <w:rPr>
          <w:rFonts w:ascii="Arial" w:hAnsi="Arial" w:cs="Arial"/>
          <w:spacing w:val="-2"/>
          <w:sz w:val="32"/>
          <w:szCs w:val="32"/>
          <w:rPrChange w:id="4576" w:author="De Jesus Borges, Thiago" w:date="2024-08-15T12:22:00Z" w16du:dateUtc="2024-08-15T16:22:00Z">
            <w:rPr>
              <w:rFonts w:ascii="Arial" w:hAnsi="Arial" w:cs="Arial"/>
              <w:spacing w:val="-2"/>
            </w:rPr>
          </w:rPrChange>
        </w:rPr>
        <w:t>Declarations</w:t>
      </w:r>
    </w:p>
    <w:p w14:paraId="2A85081E" w14:textId="77777777" w:rsidR="00F675DE" w:rsidRPr="002746DC" w:rsidRDefault="0047037D">
      <w:pPr>
        <w:pStyle w:val="BodyText"/>
        <w:spacing w:before="174"/>
        <w:ind w:left="360"/>
        <w:rPr>
          <w:rFonts w:ascii="Arial" w:hAnsi="Arial" w:cs="Arial"/>
          <w:sz w:val="21"/>
          <w:szCs w:val="21"/>
          <w:rPrChange w:id="4577" w:author="De Jesus Borges, Thiago" w:date="2024-08-15T12:22:00Z" w16du:dateUtc="2024-08-15T16:22:00Z">
            <w:rPr>
              <w:rFonts w:ascii="Arial" w:hAnsi="Arial" w:cs="Arial"/>
            </w:rPr>
          </w:rPrChange>
        </w:rPr>
        <w:pPrChange w:id="4578" w:author="De Jesus Borges, Thiago" w:date="2024-08-15T12:22:00Z" w16du:dateUtc="2024-08-15T16:22:00Z">
          <w:pPr>
            <w:pStyle w:val="BodyText"/>
            <w:spacing w:before="174"/>
            <w:ind w:left="811"/>
          </w:pPr>
        </w:pPrChange>
      </w:pPr>
      <w:r w:rsidRPr="002746DC">
        <w:rPr>
          <w:rFonts w:ascii="Arial" w:hAnsi="Arial" w:cs="Arial"/>
          <w:sz w:val="21"/>
          <w:szCs w:val="21"/>
          <w:rPrChange w:id="4579" w:author="De Jesus Borges, Thiago" w:date="2024-08-15T12:22:00Z" w16du:dateUtc="2024-08-15T16:22:00Z">
            <w:rPr>
              <w:rFonts w:ascii="Arial" w:hAnsi="Arial" w:cs="Arial"/>
            </w:rPr>
          </w:rPrChange>
        </w:rPr>
        <w:t>The</w:t>
      </w:r>
      <w:r w:rsidRPr="002746DC">
        <w:rPr>
          <w:rFonts w:ascii="Arial" w:hAnsi="Arial" w:cs="Arial"/>
          <w:spacing w:val="-3"/>
          <w:sz w:val="21"/>
          <w:szCs w:val="21"/>
          <w:rPrChange w:id="4580"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4581" w:author="De Jesus Borges, Thiago" w:date="2024-08-15T12:22:00Z" w16du:dateUtc="2024-08-15T16:22:00Z">
            <w:rPr>
              <w:rFonts w:ascii="Arial" w:hAnsi="Arial" w:cs="Arial"/>
            </w:rPr>
          </w:rPrChange>
        </w:rPr>
        <w:t>authors</w:t>
      </w:r>
      <w:r w:rsidRPr="002746DC">
        <w:rPr>
          <w:rFonts w:ascii="Arial" w:hAnsi="Arial" w:cs="Arial"/>
          <w:spacing w:val="-3"/>
          <w:sz w:val="21"/>
          <w:szCs w:val="21"/>
          <w:rPrChange w:id="4582"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4583" w:author="De Jesus Borges, Thiago" w:date="2024-08-15T12:22:00Z" w16du:dateUtc="2024-08-15T16:22:00Z">
            <w:rPr>
              <w:rFonts w:ascii="Arial" w:hAnsi="Arial" w:cs="Arial"/>
            </w:rPr>
          </w:rPrChange>
        </w:rPr>
        <w:t>declare</w:t>
      </w:r>
      <w:r w:rsidRPr="002746DC">
        <w:rPr>
          <w:rFonts w:ascii="Arial" w:hAnsi="Arial" w:cs="Arial"/>
          <w:spacing w:val="-3"/>
          <w:sz w:val="21"/>
          <w:szCs w:val="21"/>
          <w:rPrChange w:id="4584"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4585" w:author="De Jesus Borges, Thiago" w:date="2024-08-15T12:22:00Z" w16du:dateUtc="2024-08-15T16:22:00Z">
            <w:rPr>
              <w:rFonts w:ascii="Arial" w:hAnsi="Arial" w:cs="Arial"/>
            </w:rPr>
          </w:rPrChange>
        </w:rPr>
        <w:t>no</w:t>
      </w:r>
      <w:r w:rsidRPr="002746DC">
        <w:rPr>
          <w:rFonts w:ascii="Arial" w:hAnsi="Arial" w:cs="Arial"/>
          <w:spacing w:val="-3"/>
          <w:sz w:val="21"/>
          <w:szCs w:val="21"/>
          <w:rPrChange w:id="4586" w:author="De Jesus Borges, Thiago" w:date="2024-08-15T12:22:00Z" w16du:dateUtc="2024-08-15T16:22:00Z">
            <w:rPr>
              <w:rFonts w:ascii="Arial" w:hAnsi="Arial" w:cs="Arial"/>
              <w:spacing w:val="-3"/>
            </w:rPr>
          </w:rPrChange>
        </w:rPr>
        <w:t xml:space="preserve"> </w:t>
      </w:r>
      <w:r w:rsidRPr="002746DC">
        <w:rPr>
          <w:rFonts w:ascii="Arial" w:hAnsi="Arial" w:cs="Arial"/>
          <w:sz w:val="21"/>
          <w:szCs w:val="21"/>
          <w:rPrChange w:id="4587" w:author="De Jesus Borges, Thiago" w:date="2024-08-15T12:22:00Z" w16du:dateUtc="2024-08-15T16:22:00Z">
            <w:rPr>
              <w:rFonts w:ascii="Arial" w:hAnsi="Arial" w:cs="Arial"/>
            </w:rPr>
          </w:rPrChange>
        </w:rPr>
        <w:t>competing</w:t>
      </w:r>
      <w:r w:rsidRPr="002746DC">
        <w:rPr>
          <w:rFonts w:ascii="Arial" w:hAnsi="Arial" w:cs="Arial"/>
          <w:spacing w:val="-3"/>
          <w:sz w:val="21"/>
          <w:szCs w:val="21"/>
          <w:rPrChange w:id="4588" w:author="De Jesus Borges, Thiago" w:date="2024-08-15T12:22:00Z" w16du:dateUtc="2024-08-15T16:22:00Z">
            <w:rPr>
              <w:rFonts w:ascii="Arial" w:hAnsi="Arial" w:cs="Arial"/>
              <w:spacing w:val="-3"/>
            </w:rPr>
          </w:rPrChange>
        </w:rPr>
        <w:t xml:space="preserve"> </w:t>
      </w:r>
      <w:r w:rsidRPr="002746DC">
        <w:rPr>
          <w:rFonts w:ascii="Arial" w:hAnsi="Arial" w:cs="Arial"/>
          <w:spacing w:val="-2"/>
          <w:sz w:val="21"/>
          <w:szCs w:val="21"/>
          <w:rPrChange w:id="4589" w:author="De Jesus Borges, Thiago" w:date="2024-08-15T12:22:00Z" w16du:dateUtc="2024-08-15T16:22:00Z">
            <w:rPr>
              <w:rFonts w:ascii="Arial" w:hAnsi="Arial" w:cs="Arial"/>
              <w:spacing w:val="-2"/>
            </w:rPr>
          </w:rPrChange>
        </w:rPr>
        <w:t>interests.</w:t>
      </w:r>
    </w:p>
    <w:p w14:paraId="4C9539B2" w14:textId="77777777" w:rsidR="00F675DE" w:rsidRPr="00291A64" w:rsidRDefault="0047037D" w:rsidP="007966D0">
      <w:pPr>
        <w:pStyle w:val="Heading1"/>
        <w:spacing w:before="227"/>
        <w:ind w:left="811" w:firstLine="0"/>
        <w:jc w:val="both"/>
        <w:rPr>
          <w:rFonts w:ascii="Arial" w:hAnsi="Arial" w:cs="Arial"/>
        </w:rPr>
      </w:pPr>
      <w:r w:rsidRPr="00291A64">
        <w:rPr>
          <w:rFonts w:ascii="Arial" w:hAnsi="Arial" w:cs="Arial"/>
          <w:spacing w:val="-2"/>
        </w:rPr>
        <w:t>References</w:t>
      </w:r>
    </w:p>
    <w:p w14:paraId="1E6D15B2" w14:textId="77777777" w:rsidR="00324092" w:rsidRDefault="0047037D" w:rsidP="007966D0">
      <w:pPr>
        <w:pStyle w:val="ListParagraph"/>
        <w:numPr>
          <w:ilvl w:val="0"/>
          <w:numId w:val="1"/>
        </w:numPr>
        <w:tabs>
          <w:tab w:val="left" w:pos="1221"/>
        </w:tabs>
        <w:spacing w:before="52" w:line="252" w:lineRule="auto"/>
        <w:ind w:left="731" w:right="317" w:hanging="310"/>
        <w:jc w:val="both"/>
        <w:rPr>
          <w:rFonts w:ascii="Arial" w:hAnsi="Arial" w:cs="Arial"/>
          <w:sz w:val="20"/>
        </w:rPr>
      </w:pPr>
      <w:bookmarkStart w:id="4590" w:name="_bookmark1"/>
      <w:bookmarkEnd w:id="4590"/>
      <w:r w:rsidRPr="00324092">
        <w:rPr>
          <w:rFonts w:ascii="Arial" w:hAnsi="Arial" w:cs="Arial"/>
          <w:sz w:val="20"/>
        </w:rPr>
        <w:t xml:space="preserve">Love, M.I., Huber, W., Anders, S.: Moderated estimation of fold change and dispersion for </w:t>
      </w:r>
      <w:proofErr w:type="spellStart"/>
      <w:r w:rsidRPr="00324092">
        <w:rPr>
          <w:rFonts w:ascii="Arial" w:hAnsi="Arial" w:cs="Arial"/>
          <w:sz w:val="20"/>
        </w:rPr>
        <w:t>rna</w:t>
      </w:r>
      <w:proofErr w:type="spellEnd"/>
      <w:r w:rsidRPr="00324092">
        <w:rPr>
          <w:rFonts w:ascii="Arial" w:hAnsi="Arial" w:cs="Arial"/>
          <w:sz w:val="20"/>
        </w:rPr>
        <w:t xml:space="preserve">-seq data with deseq2. Genome biology </w:t>
      </w:r>
      <w:r w:rsidRPr="00324092">
        <w:rPr>
          <w:rFonts w:ascii="Arial" w:hAnsi="Arial" w:cs="Arial"/>
          <w:b/>
          <w:sz w:val="20"/>
        </w:rPr>
        <w:t>15</w:t>
      </w:r>
      <w:r w:rsidRPr="00324092">
        <w:rPr>
          <w:rFonts w:ascii="Arial" w:hAnsi="Arial" w:cs="Arial"/>
          <w:sz w:val="20"/>
        </w:rPr>
        <w:t>, 1–21 (2014)</w:t>
      </w:r>
      <w:bookmarkStart w:id="4591" w:name="_bookmark2"/>
      <w:bookmarkEnd w:id="4591"/>
    </w:p>
    <w:p w14:paraId="4B983721" w14:textId="54D58571" w:rsidR="00324092" w:rsidRPr="00324092" w:rsidRDefault="0047037D" w:rsidP="007966D0">
      <w:pPr>
        <w:pStyle w:val="ListParagraph"/>
        <w:numPr>
          <w:ilvl w:val="0"/>
          <w:numId w:val="1"/>
        </w:numPr>
        <w:tabs>
          <w:tab w:val="left" w:pos="1221"/>
        </w:tabs>
        <w:spacing w:before="52" w:line="252" w:lineRule="auto"/>
        <w:ind w:left="731" w:right="317" w:hanging="310"/>
        <w:jc w:val="both"/>
        <w:rPr>
          <w:rFonts w:ascii="Arial" w:hAnsi="Arial" w:cs="Arial"/>
          <w:sz w:val="20"/>
        </w:rPr>
      </w:pPr>
      <w:r w:rsidRPr="00324092">
        <w:rPr>
          <w:rFonts w:ascii="Arial" w:hAnsi="Arial" w:cs="Arial"/>
          <w:sz w:val="20"/>
        </w:rPr>
        <w:t xml:space="preserve">Robinson, M.D., McCarthy, D.J., Smyth, G.K.: edger: a </w:t>
      </w:r>
      <w:proofErr w:type="spellStart"/>
      <w:r w:rsidRPr="00324092">
        <w:rPr>
          <w:rFonts w:ascii="Arial" w:hAnsi="Arial" w:cs="Arial"/>
          <w:sz w:val="20"/>
        </w:rPr>
        <w:t>bioconductor</w:t>
      </w:r>
      <w:proofErr w:type="spellEnd"/>
      <w:r w:rsidRPr="00324092">
        <w:rPr>
          <w:rFonts w:ascii="Arial" w:hAnsi="Arial" w:cs="Arial"/>
          <w:sz w:val="20"/>
        </w:rPr>
        <w:t xml:space="preserve"> package </w:t>
      </w:r>
      <w:r w:rsidRPr="00324092">
        <w:rPr>
          <w:rFonts w:ascii="Arial" w:hAnsi="Arial" w:cs="Arial"/>
          <w:spacing w:val="-2"/>
          <w:sz w:val="20"/>
        </w:rPr>
        <w:t>for</w:t>
      </w:r>
      <w:r w:rsidRPr="00324092">
        <w:rPr>
          <w:rFonts w:ascii="Arial" w:hAnsi="Arial" w:cs="Arial"/>
          <w:spacing w:val="-4"/>
          <w:sz w:val="20"/>
        </w:rPr>
        <w:t xml:space="preserve"> </w:t>
      </w:r>
      <w:r w:rsidRPr="00324092">
        <w:rPr>
          <w:rFonts w:ascii="Arial" w:hAnsi="Arial" w:cs="Arial"/>
          <w:spacing w:val="-2"/>
          <w:sz w:val="20"/>
        </w:rPr>
        <w:t>differential</w:t>
      </w:r>
      <w:r w:rsidRPr="00324092">
        <w:rPr>
          <w:rFonts w:ascii="Arial" w:hAnsi="Arial" w:cs="Arial"/>
          <w:spacing w:val="-4"/>
          <w:sz w:val="20"/>
        </w:rPr>
        <w:t xml:space="preserve"> </w:t>
      </w:r>
      <w:r w:rsidRPr="00324092">
        <w:rPr>
          <w:rFonts w:ascii="Arial" w:hAnsi="Arial" w:cs="Arial"/>
          <w:spacing w:val="-2"/>
          <w:sz w:val="20"/>
        </w:rPr>
        <w:t>expression</w:t>
      </w:r>
      <w:r w:rsidRPr="00324092">
        <w:rPr>
          <w:rFonts w:ascii="Arial" w:hAnsi="Arial" w:cs="Arial"/>
          <w:spacing w:val="-4"/>
          <w:sz w:val="20"/>
        </w:rPr>
        <w:t xml:space="preserve"> </w:t>
      </w:r>
      <w:r w:rsidRPr="00324092">
        <w:rPr>
          <w:rFonts w:ascii="Arial" w:hAnsi="Arial" w:cs="Arial"/>
          <w:spacing w:val="-2"/>
          <w:sz w:val="20"/>
        </w:rPr>
        <w:t>analysis</w:t>
      </w:r>
      <w:r w:rsidRPr="00324092">
        <w:rPr>
          <w:rFonts w:ascii="Arial" w:hAnsi="Arial" w:cs="Arial"/>
          <w:spacing w:val="-4"/>
          <w:sz w:val="20"/>
        </w:rPr>
        <w:t xml:space="preserve"> </w:t>
      </w:r>
      <w:r w:rsidRPr="00324092">
        <w:rPr>
          <w:rFonts w:ascii="Arial" w:hAnsi="Arial" w:cs="Arial"/>
          <w:spacing w:val="-2"/>
          <w:sz w:val="20"/>
        </w:rPr>
        <w:t>of</w:t>
      </w:r>
      <w:r w:rsidRPr="00324092">
        <w:rPr>
          <w:rFonts w:ascii="Arial" w:hAnsi="Arial" w:cs="Arial"/>
          <w:spacing w:val="-4"/>
          <w:sz w:val="20"/>
        </w:rPr>
        <w:t xml:space="preserve"> </w:t>
      </w:r>
      <w:r w:rsidRPr="00324092">
        <w:rPr>
          <w:rFonts w:ascii="Arial" w:hAnsi="Arial" w:cs="Arial"/>
          <w:spacing w:val="-2"/>
          <w:sz w:val="20"/>
        </w:rPr>
        <w:t>digital</w:t>
      </w:r>
      <w:r w:rsidRPr="00324092">
        <w:rPr>
          <w:rFonts w:ascii="Arial" w:hAnsi="Arial" w:cs="Arial"/>
          <w:spacing w:val="-4"/>
          <w:sz w:val="20"/>
        </w:rPr>
        <w:t xml:space="preserve"> </w:t>
      </w:r>
      <w:r w:rsidRPr="00324092">
        <w:rPr>
          <w:rFonts w:ascii="Arial" w:hAnsi="Arial" w:cs="Arial"/>
          <w:spacing w:val="-2"/>
          <w:sz w:val="20"/>
        </w:rPr>
        <w:t>gene</w:t>
      </w:r>
      <w:r w:rsidRPr="00324092">
        <w:rPr>
          <w:rFonts w:ascii="Arial" w:hAnsi="Arial" w:cs="Arial"/>
          <w:spacing w:val="-4"/>
          <w:sz w:val="20"/>
        </w:rPr>
        <w:t xml:space="preserve"> </w:t>
      </w:r>
      <w:r w:rsidRPr="00324092">
        <w:rPr>
          <w:rFonts w:ascii="Arial" w:hAnsi="Arial" w:cs="Arial"/>
          <w:spacing w:val="-2"/>
          <w:sz w:val="20"/>
        </w:rPr>
        <w:t>expression</w:t>
      </w:r>
      <w:r w:rsidRPr="00324092">
        <w:rPr>
          <w:rFonts w:ascii="Arial" w:hAnsi="Arial" w:cs="Arial"/>
          <w:spacing w:val="-4"/>
          <w:sz w:val="20"/>
        </w:rPr>
        <w:t xml:space="preserve"> </w:t>
      </w:r>
      <w:r w:rsidRPr="00324092">
        <w:rPr>
          <w:rFonts w:ascii="Arial" w:hAnsi="Arial" w:cs="Arial"/>
          <w:spacing w:val="-2"/>
          <w:sz w:val="20"/>
        </w:rPr>
        <w:t>data.</w:t>
      </w:r>
      <w:r w:rsidRPr="00324092">
        <w:rPr>
          <w:rFonts w:ascii="Arial" w:hAnsi="Arial" w:cs="Arial"/>
          <w:spacing w:val="-4"/>
          <w:sz w:val="20"/>
        </w:rPr>
        <w:t xml:space="preserve"> </w:t>
      </w:r>
      <w:r w:rsidRPr="00324092">
        <w:rPr>
          <w:rFonts w:ascii="Arial" w:hAnsi="Arial" w:cs="Arial"/>
          <w:spacing w:val="-2"/>
          <w:sz w:val="20"/>
        </w:rPr>
        <w:t xml:space="preserve">bioinformatics </w:t>
      </w:r>
      <w:r w:rsidRPr="00324092">
        <w:rPr>
          <w:rFonts w:ascii="Arial" w:hAnsi="Arial" w:cs="Arial"/>
          <w:b/>
          <w:sz w:val="20"/>
        </w:rPr>
        <w:t>26</w:t>
      </w:r>
      <w:r w:rsidRPr="00324092">
        <w:rPr>
          <w:rFonts w:ascii="Arial" w:hAnsi="Arial" w:cs="Arial"/>
          <w:sz w:val="20"/>
        </w:rPr>
        <w:t>(1), 139–140 (2010)</w:t>
      </w:r>
      <w:bookmarkStart w:id="4592" w:name="_bookmark3"/>
      <w:bookmarkEnd w:id="4592"/>
    </w:p>
    <w:p w14:paraId="724B1F4F" w14:textId="6B500B03" w:rsidR="00F675DE" w:rsidRPr="00324092" w:rsidRDefault="0047037D" w:rsidP="007966D0">
      <w:pPr>
        <w:pStyle w:val="ListParagraph"/>
        <w:numPr>
          <w:ilvl w:val="0"/>
          <w:numId w:val="1"/>
        </w:numPr>
        <w:tabs>
          <w:tab w:val="left" w:pos="1221"/>
        </w:tabs>
        <w:spacing w:before="52" w:line="252" w:lineRule="auto"/>
        <w:ind w:left="731" w:right="317" w:hanging="310"/>
        <w:jc w:val="both"/>
        <w:rPr>
          <w:rFonts w:ascii="Arial" w:hAnsi="Arial" w:cs="Arial"/>
          <w:sz w:val="20"/>
        </w:rPr>
      </w:pPr>
      <w:r w:rsidRPr="00324092">
        <w:rPr>
          <w:rFonts w:ascii="Arial" w:hAnsi="Arial" w:cs="Arial"/>
          <w:sz w:val="20"/>
        </w:rPr>
        <w:t xml:space="preserve">Zhao, Y., Li, M.-C., </w:t>
      </w:r>
      <w:proofErr w:type="spellStart"/>
      <w:r w:rsidRPr="00324092">
        <w:rPr>
          <w:rFonts w:ascii="Arial" w:hAnsi="Arial" w:cs="Arial"/>
          <w:sz w:val="20"/>
        </w:rPr>
        <w:t>Konat´e</w:t>
      </w:r>
      <w:proofErr w:type="spellEnd"/>
      <w:r w:rsidRPr="00324092">
        <w:rPr>
          <w:rFonts w:ascii="Arial" w:hAnsi="Arial" w:cs="Arial"/>
          <w:sz w:val="20"/>
        </w:rPr>
        <w:t xml:space="preserve">, M.M., Chen, L., Das, B., Karlovich, C., Williams, P.M., Evrard, Y.A., </w:t>
      </w:r>
      <w:proofErr w:type="spellStart"/>
      <w:r w:rsidRPr="00324092">
        <w:rPr>
          <w:rFonts w:ascii="Arial" w:hAnsi="Arial" w:cs="Arial"/>
          <w:sz w:val="20"/>
        </w:rPr>
        <w:t>Doroshow</w:t>
      </w:r>
      <w:proofErr w:type="spellEnd"/>
      <w:r w:rsidRPr="00324092">
        <w:rPr>
          <w:rFonts w:ascii="Arial" w:hAnsi="Arial" w:cs="Arial"/>
          <w:sz w:val="20"/>
        </w:rPr>
        <w:t xml:space="preserve">, J.H., McShane, L.M.: </w:t>
      </w:r>
      <w:proofErr w:type="spellStart"/>
      <w:r w:rsidRPr="00324092">
        <w:rPr>
          <w:rFonts w:ascii="Arial" w:hAnsi="Arial" w:cs="Arial"/>
          <w:sz w:val="20"/>
        </w:rPr>
        <w:t>Tpm</w:t>
      </w:r>
      <w:proofErr w:type="spellEnd"/>
      <w:r w:rsidRPr="00324092">
        <w:rPr>
          <w:rFonts w:ascii="Arial" w:hAnsi="Arial" w:cs="Arial"/>
          <w:sz w:val="20"/>
        </w:rPr>
        <w:t xml:space="preserve">, </w:t>
      </w:r>
      <w:proofErr w:type="spellStart"/>
      <w:r w:rsidRPr="00324092">
        <w:rPr>
          <w:rFonts w:ascii="Arial" w:hAnsi="Arial" w:cs="Arial"/>
          <w:sz w:val="20"/>
        </w:rPr>
        <w:t>fpkm</w:t>
      </w:r>
      <w:proofErr w:type="spellEnd"/>
      <w:r w:rsidRPr="00324092">
        <w:rPr>
          <w:rFonts w:ascii="Arial" w:hAnsi="Arial" w:cs="Arial"/>
          <w:sz w:val="20"/>
        </w:rPr>
        <w:t xml:space="preserve">, or normalized counts? a comparative study of quantification measures for the analysis of </w:t>
      </w:r>
      <w:proofErr w:type="spellStart"/>
      <w:r w:rsidRPr="00324092">
        <w:rPr>
          <w:rFonts w:ascii="Arial" w:hAnsi="Arial" w:cs="Arial"/>
          <w:sz w:val="20"/>
        </w:rPr>
        <w:t>rna</w:t>
      </w:r>
      <w:proofErr w:type="spellEnd"/>
      <w:r w:rsidRPr="00324092">
        <w:rPr>
          <w:rFonts w:ascii="Arial" w:hAnsi="Arial" w:cs="Arial"/>
          <w:sz w:val="20"/>
        </w:rPr>
        <w:t>- seq</w:t>
      </w:r>
      <w:r w:rsidRPr="00324092">
        <w:rPr>
          <w:rFonts w:ascii="Arial" w:hAnsi="Arial" w:cs="Arial"/>
          <w:spacing w:val="-12"/>
          <w:sz w:val="20"/>
        </w:rPr>
        <w:t xml:space="preserve"> </w:t>
      </w:r>
      <w:r w:rsidRPr="00324092">
        <w:rPr>
          <w:rFonts w:ascii="Arial" w:hAnsi="Arial" w:cs="Arial"/>
          <w:sz w:val="20"/>
        </w:rPr>
        <w:t>data</w:t>
      </w:r>
      <w:r w:rsidRPr="00324092">
        <w:rPr>
          <w:rFonts w:ascii="Arial" w:hAnsi="Arial" w:cs="Arial"/>
          <w:spacing w:val="-12"/>
          <w:sz w:val="20"/>
        </w:rPr>
        <w:t xml:space="preserve"> </w:t>
      </w:r>
      <w:r w:rsidRPr="00324092">
        <w:rPr>
          <w:rFonts w:ascii="Arial" w:hAnsi="Arial" w:cs="Arial"/>
          <w:sz w:val="20"/>
        </w:rPr>
        <w:t>from</w:t>
      </w:r>
      <w:r w:rsidRPr="00324092">
        <w:rPr>
          <w:rFonts w:ascii="Arial" w:hAnsi="Arial" w:cs="Arial"/>
          <w:spacing w:val="-12"/>
          <w:sz w:val="20"/>
        </w:rPr>
        <w:t xml:space="preserve"> </w:t>
      </w:r>
      <w:r w:rsidRPr="00324092">
        <w:rPr>
          <w:rFonts w:ascii="Arial" w:hAnsi="Arial" w:cs="Arial"/>
          <w:sz w:val="20"/>
        </w:rPr>
        <w:t>the</w:t>
      </w:r>
      <w:r w:rsidRPr="00324092">
        <w:rPr>
          <w:rFonts w:ascii="Arial" w:hAnsi="Arial" w:cs="Arial"/>
          <w:spacing w:val="-12"/>
          <w:sz w:val="20"/>
        </w:rPr>
        <w:t xml:space="preserve"> </w:t>
      </w:r>
      <w:proofErr w:type="spellStart"/>
      <w:r w:rsidRPr="00324092">
        <w:rPr>
          <w:rFonts w:ascii="Arial" w:hAnsi="Arial" w:cs="Arial"/>
          <w:sz w:val="20"/>
        </w:rPr>
        <w:t>nci</w:t>
      </w:r>
      <w:proofErr w:type="spellEnd"/>
      <w:r w:rsidRPr="00324092">
        <w:rPr>
          <w:rFonts w:ascii="Arial" w:hAnsi="Arial" w:cs="Arial"/>
          <w:spacing w:val="-12"/>
          <w:sz w:val="20"/>
        </w:rPr>
        <w:t xml:space="preserve"> </w:t>
      </w:r>
      <w:r w:rsidRPr="00324092">
        <w:rPr>
          <w:rFonts w:ascii="Arial" w:hAnsi="Arial" w:cs="Arial"/>
          <w:sz w:val="20"/>
        </w:rPr>
        <w:t>patient-derived</w:t>
      </w:r>
      <w:r w:rsidRPr="00324092">
        <w:rPr>
          <w:rFonts w:ascii="Arial" w:hAnsi="Arial" w:cs="Arial"/>
          <w:spacing w:val="-11"/>
          <w:sz w:val="20"/>
        </w:rPr>
        <w:t xml:space="preserve"> </w:t>
      </w:r>
      <w:r w:rsidRPr="00324092">
        <w:rPr>
          <w:rFonts w:ascii="Arial" w:hAnsi="Arial" w:cs="Arial"/>
          <w:sz w:val="20"/>
        </w:rPr>
        <w:t>models</w:t>
      </w:r>
      <w:r w:rsidRPr="00324092">
        <w:rPr>
          <w:rFonts w:ascii="Arial" w:hAnsi="Arial" w:cs="Arial"/>
          <w:spacing w:val="-12"/>
          <w:sz w:val="20"/>
        </w:rPr>
        <w:t xml:space="preserve"> </w:t>
      </w:r>
      <w:r w:rsidRPr="00324092">
        <w:rPr>
          <w:rFonts w:ascii="Arial" w:hAnsi="Arial" w:cs="Arial"/>
          <w:sz w:val="20"/>
        </w:rPr>
        <w:t>repository.</w:t>
      </w:r>
      <w:r w:rsidRPr="00324092">
        <w:rPr>
          <w:rFonts w:ascii="Arial" w:hAnsi="Arial" w:cs="Arial"/>
          <w:spacing w:val="-12"/>
          <w:sz w:val="20"/>
        </w:rPr>
        <w:t xml:space="preserve"> </w:t>
      </w:r>
      <w:r w:rsidRPr="00324092">
        <w:rPr>
          <w:rFonts w:ascii="Arial" w:hAnsi="Arial" w:cs="Arial"/>
          <w:sz w:val="20"/>
        </w:rPr>
        <w:t>Journal</w:t>
      </w:r>
      <w:r w:rsidRPr="00324092">
        <w:rPr>
          <w:rFonts w:ascii="Arial" w:hAnsi="Arial" w:cs="Arial"/>
          <w:spacing w:val="-11"/>
          <w:sz w:val="20"/>
        </w:rPr>
        <w:t xml:space="preserve"> </w:t>
      </w:r>
      <w:r w:rsidRPr="00324092">
        <w:rPr>
          <w:rFonts w:ascii="Arial" w:hAnsi="Arial" w:cs="Arial"/>
          <w:sz w:val="20"/>
        </w:rPr>
        <w:t>of</w:t>
      </w:r>
      <w:r w:rsidRPr="00324092">
        <w:rPr>
          <w:rFonts w:ascii="Arial" w:hAnsi="Arial" w:cs="Arial"/>
          <w:spacing w:val="-12"/>
          <w:sz w:val="20"/>
        </w:rPr>
        <w:t xml:space="preserve"> </w:t>
      </w:r>
      <w:r w:rsidRPr="00324092">
        <w:rPr>
          <w:rFonts w:ascii="Arial" w:hAnsi="Arial" w:cs="Arial"/>
          <w:sz w:val="20"/>
        </w:rPr>
        <w:t xml:space="preserve">translational medicine </w:t>
      </w:r>
      <w:r w:rsidRPr="00324092">
        <w:rPr>
          <w:rFonts w:ascii="Arial" w:hAnsi="Arial" w:cs="Arial"/>
          <w:b/>
          <w:sz w:val="20"/>
        </w:rPr>
        <w:t>19</w:t>
      </w:r>
      <w:r w:rsidRPr="00324092">
        <w:rPr>
          <w:rFonts w:ascii="Arial" w:hAnsi="Arial" w:cs="Arial"/>
          <w:sz w:val="20"/>
        </w:rPr>
        <w:t>(1), 269</w:t>
      </w:r>
      <w:r w:rsidR="00324092">
        <w:rPr>
          <w:rFonts w:ascii="Arial" w:hAnsi="Arial" w:cs="Arial"/>
          <w:sz w:val="20"/>
        </w:rPr>
        <w:t xml:space="preserve"> </w:t>
      </w:r>
      <w:r w:rsidRPr="00324092">
        <w:rPr>
          <w:rFonts w:ascii="Arial" w:hAnsi="Arial" w:cs="Arial"/>
          <w:sz w:val="20"/>
        </w:rPr>
        <w:t>(2021)</w:t>
      </w:r>
    </w:p>
    <w:p w14:paraId="46FD1ED9" w14:textId="77777777" w:rsidR="00F675DE" w:rsidRPr="00291A64" w:rsidRDefault="0047037D" w:rsidP="007966D0">
      <w:pPr>
        <w:pStyle w:val="ListParagraph"/>
        <w:numPr>
          <w:ilvl w:val="0"/>
          <w:numId w:val="1"/>
        </w:numPr>
        <w:tabs>
          <w:tab w:val="left" w:pos="731"/>
        </w:tabs>
        <w:spacing w:before="198" w:line="249" w:lineRule="auto"/>
        <w:ind w:left="731" w:right="806" w:hanging="310"/>
        <w:jc w:val="both"/>
        <w:rPr>
          <w:rFonts w:ascii="Arial" w:hAnsi="Arial" w:cs="Arial"/>
          <w:sz w:val="20"/>
        </w:rPr>
      </w:pPr>
      <w:bookmarkStart w:id="4593" w:name="_bookmark4"/>
      <w:bookmarkEnd w:id="4593"/>
      <w:r w:rsidRPr="00291A64">
        <w:rPr>
          <w:rFonts w:ascii="Arial" w:hAnsi="Arial" w:cs="Arial"/>
          <w:sz w:val="20"/>
        </w:rPr>
        <w:t xml:space="preserve">Han, H., Men, K.: How does normalization impact </w:t>
      </w:r>
      <w:proofErr w:type="spellStart"/>
      <w:r w:rsidRPr="00291A64">
        <w:rPr>
          <w:rFonts w:ascii="Arial" w:hAnsi="Arial" w:cs="Arial"/>
          <w:sz w:val="20"/>
        </w:rPr>
        <w:t>rna</w:t>
      </w:r>
      <w:proofErr w:type="spellEnd"/>
      <w:r w:rsidRPr="00291A64">
        <w:rPr>
          <w:rFonts w:ascii="Arial" w:hAnsi="Arial" w:cs="Arial"/>
          <w:sz w:val="20"/>
        </w:rPr>
        <w:t>-seq disease diagnosis? Journal</w:t>
      </w:r>
      <w:r w:rsidRPr="00291A64">
        <w:rPr>
          <w:rFonts w:ascii="Arial" w:hAnsi="Arial" w:cs="Arial"/>
          <w:spacing w:val="-4"/>
          <w:sz w:val="20"/>
        </w:rPr>
        <w:t xml:space="preserve"> </w:t>
      </w:r>
      <w:r w:rsidRPr="00291A64">
        <w:rPr>
          <w:rFonts w:ascii="Arial" w:hAnsi="Arial" w:cs="Arial"/>
          <w:sz w:val="20"/>
        </w:rPr>
        <w:t>of</w:t>
      </w:r>
      <w:r w:rsidRPr="00291A64">
        <w:rPr>
          <w:rFonts w:ascii="Arial" w:hAnsi="Arial" w:cs="Arial"/>
          <w:spacing w:val="-4"/>
          <w:sz w:val="20"/>
        </w:rPr>
        <w:t xml:space="preserve"> </w:t>
      </w:r>
      <w:r w:rsidRPr="00291A64">
        <w:rPr>
          <w:rFonts w:ascii="Arial" w:hAnsi="Arial" w:cs="Arial"/>
          <w:sz w:val="20"/>
        </w:rPr>
        <w:t>Biomedical</w:t>
      </w:r>
      <w:r w:rsidRPr="00291A64">
        <w:rPr>
          <w:rFonts w:ascii="Arial" w:hAnsi="Arial" w:cs="Arial"/>
          <w:spacing w:val="-4"/>
          <w:sz w:val="20"/>
        </w:rPr>
        <w:t xml:space="preserve"> </w:t>
      </w:r>
      <w:r w:rsidRPr="00291A64">
        <w:rPr>
          <w:rFonts w:ascii="Arial" w:hAnsi="Arial" w:cs="Arial"/>
          <w:sz w:val="20"/>
        </w:rPr>
        <w:t>Informatics</w:t>
      </w:r>
      <w:r w:rsidRPr="00291A64">
        <w:rPr>
          <w:rFonts w:ascii="Arial" w:hAnsi="Arial" w:cs="Arial"/>
          <w:spacing w:val="-5"/>
          <w:sz w:val="20"/>
        </w:rPr>
        <w:t xml:space="preserve"> </w:t>
      </w:r>
      <w:r w:rsidRPr="00291A64">
        <w:rPr>
          <w:rFonts w:ascii="Arial" w:hAnsi="Arial" w:cs="Arial"/>
          <w:b/>
          <w:sz w:val="20"/>
        </w:rPr>
        <w:t>85</w:t>
      </w:r>
      <w:r w:rsidRPr="00291A64">
        <w:rPr>
          <w:rFonts w:ascii="Arial" w:hAnsi="Arial" w:cs="Arial"/>
          <w:sz w:val="20"/>
        </w:rPr>
        <w:t>,</w:t>
      </w:r>
      <w:r w:rsidRPr="00291A64">
        <w:rPr>
          <w:rFonts w:ascii="Arial" w:hAnsi="Arial" w:cs="Arial"/>
          <w:spacing w:val="-4"/>
          <w:sz w:val="20"/>
        </w:rPr>
        <w:t xml:space="preserve"> </w:t>
      </w:r>
      <w:r w:rsidRPr="00291A64">
        <w:rPr>
          <w:rFonts w:ascii="Arial" w:hAnsi="Arial" w:cs="Arial"/>
          <w:sz w:val="20"/>
        </w:rPr>
        <w:t>80–92</w:t>
      </w:r>
      <w:r w:rsidRPr="00291A64">
        <w:rPr>
          <w:rFonts w:ascii="Arial" w:hAnsi="Arial" w:cs="Arial"/>
          <w:spacing w:val="-4"/>
          <w:sz w:val="20"/>
        </w:rPr>
        <w:t xml:space="preserve"> </w:t>
      </w:r>
      <w:r w:rsidRPr="00291A64">
        <w:rPr>
          <w:rFonts w:ascii="Arial" w:hAnsi="Arial" w:cs="Arial"/>
          <w:sz w:val="20"/>
        </w:rPr>
        <w:t>(2018)</w:t>
      </w:r>
      <w:r w:rsidRPr="00291A64">
        <w:rPr>
          <w:rFonts w:ascii="Arial" w:hAnsi="Arial" w:cs="Arial"/>
          <w:spacing w:val="-4"/>
          <w:sz w:val="20"/>
        </w:rPr>
        <w:t xml:space="preserve"> </w:t>
      </w:r>
      <w:hyperlink r:id="rId23">
        <w:r w:rsidRPr="00291A64">
          <w:rPr>
            <w:rFonts w:ascii="Arial" w:hAnsi="Arial" w:cs="Arial"/>
            <w:color w:val="0000FF"/>
            <w:sz w:val="20"/>
          </w:rPr>
          <w:t>https://doi.org/10.1016/j.</w:t>
        </w:r>
      </w:hyperlink>
      <w:r w:rsidRPr="00291A64">
        <w:rPr>
          <w:rFonts w:ascii="Arial" w:hAnsi="Arial" w:cs="Arial"/>
          <w:color w:val="0000FF"/>
          <w:sz w:val="20"/>
        </w:rPr>
        <w:t xml:space="preserve"> </w:t>
      </w:r>
      <w:hyperlink r:id="rId24">
        <w:r w:rsidRPr="00291A64">
          <w:rPr>
            <w:rFonts w:ascii="Arial" w:hAnsi="Arial" w:cs="Arial"/>
            <w:color w:val="0000FF"/>
            <w:spacing w:val="-2"/>
            <w:sz w:val="20"/>
          </w:rPr>
          <w:t>jbi.2018.07.016</w:t>
        </w:r>
      </w:hyperlink>
    </w:p>
    <w:p w14:paraId="77953C20" w14:textId="77777777" w:rsidR="00F675DE" w:rsidRPr="00291A64" w:rsidRDefault="0047037D" w:rsidP="007966D0">
      <w:pPr>
        <w:pStyle w:val="ListParagraph"/>
        <w:numPr>
          <w:ilvl w:val="0"/>
          <w:numId w:val="1"/>
        </w:numPr>
        <w:tabs>
          <w:tab w:val="left" w:pos="731"/>
        </w:tabs>
        <w:spacing w:line="249" w:lineRule="auto"/>
        <w:ind w:left="731" w:right="806" w:hanging="310"/>
        <w:jc w:val="both"/>
        <w:rPr>
          <w:rFonts w:ascii="Arial" w:hAnsi="Arial" w:cs="Arial"/>
          <w:sz w:val="20"/>
        </w:rPr>
      </w:pPr>
      <w:bookmarkStart w:id="4594" w:name="_bookmark5"/>
      <w:bookmarkEnd w:id="4594"/>
      <w:r w:rsidRPr="00291A64">
        <w:rPr>
          <w:rFonts w:ascii="Arial" w:hAnsi="Arial" w:cs="Arial"/>
          <w:sz w:val="20"/>
        </w:rPr>
        <w:t>Abbas-</w:t>
      </w:r>
      <w:proofErr w:type="spellStart"/>
      <w:r w:rsidRPr="00291A64">
        <w:rPr>
          <w:rFonts w:ascii="Arial" w:hAnsi="Arial" w:cs="Arial"/>
          <w:sz w:val="20"/>
        </w:rPr>
        <w:t>Aghababazadeh</w:t>
      </w:r>
      <w:proofErr w:type="spellEnd"/>
      <w:r w:rsidRPr="00291A64">
        <w:rPr>
          <w:rFonts w:ascii="Arial" w:hAnsi="Arial" w:cs="Arial"/>
          <w:sz w:val="20"/>
        </w:rPr>
        <w:t>,</w:t>
      </w:r>
      <w:r w:rsidRPr="00291A64">
        <w:rPr>
          <w:rFonts w:ascii="Arial" w:hAnsi="Arial" w:cs="Arial"/>
          <w:spacing w:val="40"/>
          <w:sz w:val="20"/>
        </w:rPr>
        <w:t xml:space="preserve"> </w:t>
      </w:r>
      <w:r w:rsidRPr="00291A64">
        <w:rPr>
          <w:rFonts w:ascii="Arial" w:hAnsi="Arial" w:cs="Arial"/>
          <w:sz w:val="20"/>
        </w:rPr>
        <w:t>F.,</w:t>
      </w:r>
      <w:r w:rsidRPr="00291A64">
        <w:rPr>
          <w:rFonts w:ascii="Arial" w:hAnsi="Arial" w:cs="Arial"/>
          <w:spacing w:val="40"/>
          <w:sz w:val="20"/>
        </w:rPr>
        <w:t xml:space="preserve"> </w:t>
      </w:r>
      <w:r w:rsidRPr="00291A64">
        <w:rPr>
          <w:rFonts w:ascii="Arial" w:hAnsi="Arial" w:cs="Arial"/>
          <w:sz w:val="20"/>
        </w:rPr>
        <w:t>Li,</w:t>
      </w:r>
      <w:r w:rsidRPr="00291A64">
        <w:rPr>
          <w:rFonts w:ascii="Arial" w:hAnsi="Arial" w:cs="Arial"/>
          <w:spacing w:val="40"/>
          <w:sz w:val="20"/>
        </w:rPr>
        <w:t xml:space="preserve"> </w:t>
      </w:r>
      <w:r w:rsidRPr="00291A64">
        <w:rPr>
          <w:rFonts w:ascii="Arial" w:hAnsi="Arial" w:cs="Arial"/>
          <w:sz w:val="20"/>
        </w:rPr>
        <w:t>Q.,</w:t>
      </w:r>
      <w:r w:rsidRPr="00291A64">
        <w:rPr>
          <w:rFonts w:ascii="Arial" w:hAnsi="Arial" w:cs="Arial"/>
          <w:spacing w:val="40"/>
          <w:sz w:val="20"/>
        </w:rPr>
        <w:t xml:space="preserve"> </w:t>
      </w:r>
      <w:r w:rsidRPr="00291A64">
        <w:rPr>
          <w:rFonts w:ascii="Arial" w:hAnsi="Arial" w:cs="Arial"/>
          <w:sz w:val="20"/>
        </w:rPr>
        <w:t>Fridley,</w:t>
      </w:r>
      <w:r w:rsidRPr="00291A64">
        <w:rPr>
          <w:rFonts w:ascii="Arial" w:hAnsi="Arial" w:cs="Arial"/>
          <w:spacing w:val="40"/>
          <w:sz w:val="20"/>
        </w:rPr>
        <w:t xml:space="preserve"> </w:t>
      </w:r>
      <w:r w:rsidRPr="00291A64">
        <w:rPr>
          <w:rFonts w:ascii="Arial" w:hAnsi="Arial" w:cs="Arial"/>
          <w:sz w:val="20"/>
        </w:rPr>
        <w:t>B.L.:</w:t>
      </w:r>
      <w:r w:rsidRPr="00291A64">
        <w:rPr>
          <w:rFonts w:ascii="Arial" w:hAnsi="Arial" w:cs="Arial"/>
          <w:spacing w:val="40"/>
          <w:sz w:val="20"/>
        </w:rPr>
        <w:t xml:space="preserve"> </w:t>
      </w:r>
      <w:r w:rsidRPr="00291A64">
        <w:rPr>
          <w:rFonts w:ascii="Arial" w:hAnsi="Arial" w:cs="Arial"/>
          <w:sz w:val="20"/>
        </w:rPr>
        <w:t>Comparison</w:t>
      </w:r>
      <w:r w:rsidRPr="00291A64">
        <w:rPr>
          <w:rFonts w:ascii="Arial" w:hAnsi="Arial" w:cs="Arial"/>
          <w:spacing w:val="40"/>
          <w:sz w:val="20"/>
        </w:rPr>
        <w:t xml:space="preserve"> </w:t>
      </w:r>
      <w:r w:rsidRPr="00291A64">
        <w:rPr>
          <w:rFonts w:ascii="Arial" w:hAnsi="Arial" w:cs="Arial"/>
          <w:sz w:val="20"/>
        </w:rPr>
        <w:t>of</w:t>
      </w:r>
      <w:r w:rsidRPr="00291A64">
        <w:rPr>
          <w:rFonts w:ascii="Arial" w:hAnsi="Arial" w:cs="Arial"/>
          <w:spacing w:val="40"/>
          <w:sz w:val="20"/>
        </w:rPr>
        <w:t xml:space="preserve"> </w:t>
      </w:r>
      <w:proofErr w:type="spellStart"/>
      <w:r w:rsidRPr="00291A64">
        <w:rPr>
          <w:rFonts w:ascii="Arial" w:hAnsi="Arial" w:cs="Arial"/>
          <w:sz w:val="20"/>
        </w:rPr>
        <w:t>normaliza</w:t>
      </w:r>
      <w:proofErr w:type="spellEnd"/>
      <w:r w:rsidRPr="00291A64">
        <w:rPr>
          <w:rFonts w:ascii="Arial" w:hAnsi="Arial" w:cs="Arial"/>
          <w:sz w:val="20"/>
        </w:rPr>
        <w:t xml:space="preserve">- </w:t>
      </w:r>
      <w:proofErr w:type="spellStart"/>
      <w:r w:rsidRPr="00291A64">
        <w:rPr>
          <w:rFonts w:ascii="Arial" w:hAnsi="Arial" w:cs="Arial"/>
          <w:sz w:val="20"/>
        </w:rPr>
        <w:t>tion</w:t>
      </w:r>
      <w:proofErr w:type="spellEnd"/>
      <w:r w:rsidRPr="00291A64">
        <w:rPr>
          <w:rFonts w:ascii="Arial" w:hAnsi="Arial" w:cs="Arial"/>
          <w:sz w:val="20"/>
        </w:rPr>
        <w:t xml:space="preserve"> approaches for gene expression studies completed with high-throughput sequencing. </w:t>
      </w:r>
      <w:proofErr w:type="spellStart"/>
      <w:r w:rsidRPr="00291A64">
        <w:rPr>
          <w:rFonts w:ascii="Arial" w:hAnsi="Arial" w:cs="Arial"/>
          <w:sz w:val="20"/>
        </w:rPr>
        <w:t>PloS</w:t>
      </w:r>
      <w:proofErr w:type="spellEnd"/>
      <w:r w:rsidRPr="00291A64">
        <w:rPr>
          <w:rFonts w:ascii="Arial" w:hAnsi="Arial" w:cs="Arial"/>
          <w:sz w:val="20"/>
        </w:rPr>
        <w:t xml:space="preserve"> one </w:t>
      </w:r>
      <w:r w:rsidRPr="00291A64">
        <w:rPr>
          <w:rFonts w:ascii="Arial" w:hAnsi="Arial" w:cs="Arial"/>
          <w:b/>
          <w:sz w:val="20"/>
        </w:rPr>
        <w:t>13</w:t>
      </w:r>
      <w:r w:rsidRPr="00291A64">
        <w:rPr>
          <w:rFonts w:ascii="Arial" w:hAnsi="Arial" w:cs="Arial"/>
          <w:sz w:val="20"/>
        </w:rPr>
        <w:t>(10), 0206312 (2018)</w:t>
      </w:r>
    </w:p>
    <w:p w14:paraId="33309AE7" w14:textId="77777777" w:rsidR="00F675DE" w:rsidRPr="00291A64" w:rsidRDefault="0047037D" w:rsidP="007966D0">
      <w:pPr>
        <w:pStyle w:val="ListParagraph"/>
        <w:numPr>
          <w:ilvl w:val="0"/>
          <w:numId w:val="1"/>
        </w:numPr>
        <w:tabs>
          <w:tab w:val="left" w:pos="731"/>
        </w:tabs>
        <w:spacing w:line="247" w:lineRule="auto"/>
        <w:ind w:left="731" w:right="808" w:hanging="310"/>
        <w:jc w:val="both"/>
        <w:rPr>
          <w:rFonts w:ascii="Arial" w:hAnsi="Arial" w:cs="Arial"/>
          <w:sz w:val="20"/>
        </w:rPr>
      </w:pPr>
      <w:bookmarkStart w:id="4595" w:name="_bookmark6"/>
      <w:bookmarkEnd w:id="4595"/>
      <w:r w:rsidRPr="00291A64">
        <w:rPr>
          <w:rFonts w:ascii="Arial" w:hAnsi="Arial" w:cs="Arial"/>
          <w:sz w:val="20"/>
        </w:rPr>
        <w:t xml:space="preserve">Kapoor, S., Narayanan, A.: Leakage and the reproducibility crisis in machine- learning-based science. Patterns </w:t>
      </w:r>
      <w:r w:rsidRPr="00291A64">
        <w:rPr>
          <w:rFonts w:ascii="Arial" w:hAnsi="Arial" w:cs="Arial"/>
          <w:b/>
          <w:sz w:val="20"/>
        </w:rPr>
        <w:t>4</w:t>
      </w:r>
      <w:r w:rsidRPr="00291A64">
        <w:rPr>
          <w:rFonts w:ascii="Arial" w:hAnsi="Arial" w:cs="Arial"/>
          <w:sz w:val="20"/>
        </w:rPr>
        <w:t>(9) (2023)</w:t>
      </w:r>
    </w:p>
    <w:p w14:paraId="6AB34C62" w14:textId="77777777" w:rsidR="00F675DE" w:rsidRPr="00291A64" w:rsidRDefault="0047037D" w:rsidP="007966D0">
      <w:pPr>
        <w:pStyle w:val="ListParagraph"/>
        <w:numPr>
          <w:ilvl w:val="0"/>
          <w:numId w:val="1"/>
        </w:numPr>
        <w:tabs>
          <w:tab w:val="left" w:pos="731"/>
        </w:tabs>
        <w:spacing w:before="204" w:line="249" w:lineRule="auto"/>
        <w:ind w:left="731" w:right="808" w:hanging="310"/>
        <w:jc w:val="both"/>
        <w:rPr>
          <w:rFonts w:ascii="Arial" w:hAnsi="Arial" w:cs="Arial"/>
          <w:sz w:val="20"/>
        </w:rPr>
      </w:pPr>
      <w:bookmarkStart w:id="4596" w:name="_bookmark7"/>
      <w:bookmarkEnd w:id="4596"/>
      <w:proofErr w:type="spellStart"/>
      <w:r w:rsidRPr="00291A64">
        <w:rPr>
          <w:rFonts w:ascii="Arial" w:hAnsi="Arial" w:cs="Arial"/>
          <w:sz w:val="20"/>
        </w:rPr>
        <w:t>Blagus</w:t>
      </w:r>
      <w:proofErr w:type="spellEnd"/>
      <w:r w:rsidRPr="00291A64">
        <w:rPr>
          <w:rFonts w:ascii="Arial" w:hAnsi="Arial" w:cs="Arial"/>
          <w:sz w:val="20"/>
        </w:rPr>
        <w:t>, R., Lusa, L.: Joint use of over-and under-sampling techniques and cross-validation</w:t>
      </w:r>
      <w:r w:rsidRPr="00291A64">
        <w:rPr>
          <w:rFonts w:ascii="Arial" w:hAnsi="Arial" w:cs="Arial"/>
          <w:spacing w:val="-13"/>
          <w:sz w:val="20"/>
        </w:rPr>
        <w:t xml:space="preserve"> </w:t>
      </w:r>
      <w:r w:rsidRPr="00291A64">
        <w:rPr>
          <w:rFonts w:ascii="Arial" w:hAnsi="Arial" w:cs="Arial"/>
          <w:sz w:val="20"/>
        </w:rPr>
        <w:t>for</w:t>
      </w:r>
      <w:r w:rsidRPr="00291A64">
        <w:rPr>
          <w:rFonts w:ascii="Arial" w:hAnsi="Arial" w:cs="Arial"/>
          <w:spacing w:val="-12"/>
          <w:sz w:val="20"/>
        </w:rPr>
        <w:t xml:space="preserve"> </w:t>
      </w:r>
      <w:r w:rsidRPr="00291A64">
        <w:rPr>
          <w:rFonts w:ascii="Arial" w:hAnsi="Arial" w:cs="Arial"/>
          <w:sz w:val="20"/>
        </w:rPr>
        <w:t>the</w:t>
      </w:r>
      <w:r w:rsidRPr="00291A64">
        <w:rPr>
          <w:rFonts w:ascii="Arial" w:hAnsi="Arial" w:cs="Arial"/>
          <w:spacing w:val="-12"/>
          <w:sz w:val="20"/>
        </w:rPr>
        <w:t xml:space="preserve"> </w:t>
      </w:r>
      <w:r w:rsidRPr="00291A64">
        <w:rPr>
          <w:rFonts w:ascii="Arial" w:hAnsi="Arial" w:cs="Arial"/>
          <w:sz w:val="20"/>
        </w:rPr>
        <w:t>development</w:t>
      </w:r>
      <w:r w:rsidRPr="00291A64">
        <w:rPr>
          <w:rFonts w:ascii="Arial" w:hAnsi="Arial" w:cs="Arial"/>
          <w:spacing w:val="-12"/>
          <w:sz w:val="20"/>
        </w:rPr>
        <w:t xml:space="preserve"> </w:t>
      </w:r>
      <w:r w:rsidRPr="00291A64">
        <w:rPr>
          <w:rFonts w:ascii="Arial" w:hAnsi="Arial" w:cs="Arial"/>
          <w:sz w:val="20"/>
        </w:rPr>
        <w:t>and</w:t>
      </w:r>
      <w:r w:rsidRPr="00291A64">
        <w:rPr>
          <w:rFonts w:ascii="Arial" w:hAnsi="Arial" w:cs="Arial"/>
          <w:spacing w:val="-12"/>
          <w:sz w:val="20"/>
        </w:rPr>
        <w:t xml:space="preserve"> </w:t>
      </w:r>
      <w:r w:rsidRPr="00291A64">
        <w:rPr>
          <w:rFonts w:ascii="Arial" w:hAnsi="Arial" w:cs="Arial"/>
          <w:sz w:val="20"/>
        </w:rPr>
        <w:t>assessment</w:t>
      </w:r>
      <w:r w:rsidRPr="00291A64">
        <w:rPr>
          <w:rFonts w:ascii="Arial" w:hAnsi="Arial" w:cs="Arial"/>
          <w:spacing w:val="-12"/>
          <w:sz w:val="20"/>
        </w:rPr>
        <w:t xml:space="preserve"> </w:t>
      </w:r>
      <w:r w:rsidRPr="00291A64">
        <w:rPr>
          <w:rFonts w:ascii="Arial" w:hAnsi="Arial" w:cs="Arial"/>
          <w:sz w:val="20"/>
        </w:rPr>
        <w:t>of</w:t>
      </w:r>
      <w:r w:rsidRPr="00291A64">
        <w:rPr>
          <w:rFonts w:ascii="Arial" w:hAnsi="Arial" w:cs="Arial"/>
          <w:spacing w:val="-12"/>
          <w:sz w:val="20"/>
        </w:rPr>
        <w:t xml:space="preserve"> </w:t>
      </w:r>
      <w:r w:rsidRPr="00291A64">
        <w:rPr>
          <w:rFonts w:ascii="Arial" w:hAnsi="Arial" w:cs="Arial"/>
          <w:sz w:val="20"/>
        </w:rPr>
        <w:t>prediction</w:t>
      </w:r>
      <w:r w:rsidRPr="00291A64">
        <w:rPr>
          <w:rFonts w:ascii="Arial" w:hAnsi="Arial" w:cs="Arial"/>
          <w:spacing w:val="-12"/>
          <w:sz w:val="20"/>
        </w:rPr>
        <w:t xml:space="preserve"> </w:t>
      </w:r>
      <w:r w:rsidRPr="00291A64">
        <w:rPr>
          <w:rFonts w:ascii="Arial" w:hAnsi="Arial" w:cs="Arial"/>
          <w:sz w:val="20"/>
        </w:rPr>
        <w:t>models.</w:t>
      </w:r>
      <w:r w:rsidRPr="00291A64">
        <w:rPr>
          <w:rFonts w:ascii="Arial" w:hAnsi="Arial" w:cs="Arial"/>
          <w:spacing w:val="-12"/>
          <w:sz w:val="20"/>
        </w:rPr>
        <w:t xml:space="preserve"> </w:t>
      </w:r>
      <w:r w:rsidRPr="00291A64">
        <w:rPr>
          <w:rFonts w:ascii="Arial" w:hAnsi="Arial" w:cs="Arial"/>
          <w:sz w:val="20"/>
        </w:rPr>
        <w:t xml:space="preserve">BMC bioinformatics </w:t>
      </w:r>
      <w:r w:rsidRPr="00291A64">
        <w:rPr>
          <w:rFonts w:ascii="Arial" w:hAnsi="Arial" w:cs="Arial"/>
          <w:b/>
          <w:sz w:val="20"/>
        </w:rPr>
        <w:t>16</w:t>
      </w:r>
      <w:r w:rsidRPr="00291A64">
        <w:rPr>
          <w:rFonts w:ascii="Arial" w:hAnsi="Arial" w:cs="Arial"/>
          <w:sz w:val="20"/>
        </w:rPr>
        <w:t>(1), 1–10 (2015)</w:t>
      </w:r>
    </w:p>
    <w:p w14:paraId="7B863BD7" w14:textId="77777777" w:rsidR="00F675DE" w:rsidRPr="00291A64" w:rsidRDefault="0047037D" w:rsidP="007966D0">
      <w:pPr>
        <w:pStyle w:val="ListParagraph"/>
        <w:numPr>
          <w:ilvl w:val="0"/>
          <w:numId w:val="1"/>
        </w:numPr>
        <w:tabs>
          <w:tab w:val="left" w:pos="731"/>
        </w:tabs>
        <w:spacing w:before="202" w:line="247" w:lineRule="auto"/>
        <w:ind w:left="731" w:hanging="310"/>
        <w:jc w:val="both"/>
        <w:rPr>
          <w:rFonts w:ascii="Arial" w:hAnsi="Arial" w:cs="Arial"/>
          <w:sz w:val="20"/>
        </w:rPr>
      </w:pPr>
      <w:bookmarkStart w:id="4597" w:name="_bookmark8"/>
      <w:bookmarkEnd w:id="4597"/>
      <w:r w:rsidRPr="00291A64">
        <w:rPr>
          <w:rFonts w:ascii="Arial" w:hAnsi="Arial" w:cs="Arial"/>
          <w:sz w:val="20"/>
        </w:rPr>
        <w:t>Patil,</w:t>
      </w:r>
      <w:r w:rsidRPr="00291A64">
        <w:rPr>
          <w:rFonts w:ascii="Arial" w:hAnsi="Arial" w:cs="Arial"/>
          <w:spacing w:val="-11"/>
          <w:sz w:val="20"/>
        </w:rPr>
        <w:t xml:space="preserve"> </w:t>
      </w:r>
      <w:r w:rsidRPr="00291A64">
        <w:rPr>
          <w:rFonts w:ascii="Arial" w:hAnsi="Arial" w:cs="Arial"/>
          <w:sz w:val="20"/>
        </w:rPr>
        <w:t>P.,</w:t>
      </w:r>
      <w:r w:rsidRPr="00291A64">
        <w:rPr>
          <w:rFonts w:ascii="Arial" w:hAnsi="Arial" w:cs="Arial"/>
          <w:spacing w:val="-11"/>
          <w:sz w:val="20"/>
        </w:rPr>
        <w:t xml:space="preserve"> </w:t>
      </w:r>
      <w:r w:rsidRPr="00291A64">
        <w:rPr>
          <w:rFonts w:ascii="Arial" w:hAnsi="Arial" w:cs="Arial"/>
          <w:sz w:val="20"/>
        </w:rPr>
        <w:t>Bachant-Winner,</w:t>
      </w:r>
      <w:r w:rsidRPr="00291A64">
        <w:rPr>
          <w:rFonts w:ascii="Arial" w:hAnsi="Arial" w:cs="Arial"/>
          <w:spacing w:val="-11"/>
          <w:sz w:val="20"/>
        </w:rPr>
        <w:t xml:space="preserve"> </w:t>
      </w:r>
      <w:r w:rsidRPr="00291A64">
        <w:rPr>
          <w:rFonts w:ascii="Arial" w:hAnsi="Arial" w:cs="Arial"/>
          <w:sz w:val="20"/>
        </w:rPr>
        <w:t>P.-O.,</w:t>
      </w:r>
      <w:r w:rsidRPr="00291A64">
        <w:rPr>
          <w:rFonts w:ascii="Arial" w:hAnsi="Arial" w:cs="Arial"/>
          <w:spacing w:val="-11"/>
          <w:sz w:val="20"/>
        </w:rPr>
        <w:t xml:space="preserve"> </w:t>
      </w:r>
      <w:proofErr w:type="spellStart"/>
      <w:r w:rsidRPr="00291A64">
        <w:rPr>
          <w:rFonts w:ascii="Arial" w:hAnsi="Arial" w:cs="Arial"/>
          <w:sz w:val="20"/>
        </w:rPr>
        <w:t>Haibe</w:t>
      </w:r>
      <w:proofErr w:type="spellEnd"/>
      <w:r w:rsidRPr="00291A64">
        <w:rPr>
          <w:rFonts w:ascii="Arial" w:hAnsi="Arial" w:cs="Arial"/>
          <w:sz w:val="20"/>
        </w:rPr>
        <w:t>-Kains,</w:t>
      </w:r>
      <w:r w:rsidRPr="00291A64">
        <w:rPr>
          <w:rFonts w:ascii="Arial" w:hAnsi="Arial" w:cs="Arial"/>
          <w:spacing w:val="-11"/>
          <w:sz w:val="20"/>
        </w:rPr>
        <w:t xml:space="preserve"> </w:t>
      </w:r>
      <w:r w:rsidRPr="00291A64">
        <w:rPr>
          <w:rFonts w:ascii="Arial" w:hAnsi="Arial" w:cs="Arial"/>
          <w:sz w:val="20"/>
        </w:rPr>
        <w:t>B.,</w:t>
      </w:r>
      <w:r w:rsidRPr="00291A64">
        <w:rPr>
          <w:rFonts w:ascii="Arial" w:hAnsi="Arial" w:cs="Arial"/>
          <w:spacing w:val="-11"/>
          <w:sz w:val="20"/>
        </w:rPr>
        <w:t xml:space="preserve"> </w:t>
      </w:r>
      <w:r w:rsidRPr="00291A64">
        <w:rPr>
          <w:rFonts w:ascii="Arial" w:hAnsi="Arial" w:cs="Arial"/>
          <w:sz w:val="20"/>
        </w:rPr>
        <w:t>Leek,</w:t>
      </w:r>
      <w:r w:rsidRPr="00291A64">
        <w:rPr>
          <w:rFonts w:ascii="Arial" w:hAnsi="Arial" w:cs="Arial"/>
          <w:spacing w:val="-11"/>
          <w:sz w:val="20"/>
        </w:rPr>
        <w:t xml:space="preserve"> </w:t>
      </w:r>
      <w:r w:rsidRPr="00291A64">
        <w:rPr>
          <w:rFonts w:ascii="Arial" w:hAnsi="Arial" w:cs="Arial"/>
          <w:sz w:val="20"/>
        </w:rPr>
        <w:t>J.T.:</w:t>
      </w:r>
      <w:r w:rsidRPr="00291A64">
        <w:rPr>
          <w:rFonts w:ascii="Arial" w:hAnsi="Arial" w:cs="Arial"/>
          <w:spacing w:val="-11"/>
          <w:sz w:val="20"/>
        </w:rPr>
        <w:t xml:space="preserve"> </w:t>
      </w:r>
      <w:r w:rsidRPr="00291A64">
        <w:rPr>
          <w:rFonts w:ascii="Arial" w:hAnsi="Arial" w:cs="Arial"/>
          <w:sz w:val="20"/>
        </w:rPr>
        <w:t>Test</w:t>
      </w:r>
      <w:r w:rsidRPr="00291A64">
        <w:rPr>
          <w:rFonts w:ascii="Arial" w:hAnsi="Arial" w:cs="Arial"/>
          <w:spacing w:val="-11"/>
          <w:sz w:val="20"/>
        </w:rPr>
        <w:t xml:space="preserve"> </w:t>
      </w:r>
      <w:r w:rsidRPr="00291A64">
        <w:rPr>
          <w:rFonts w:ascii="Arial" w:hAnsi="Arial" w:cs="Arial"/>
          <w:sz w:val="20"/>
        </w:rPr>
        <w:t>set</w:t>
      </w:r>
      <w:r w:rsidRPr="00291A64">
        <w:rPr>
          <w:rFonts w:ascii="Arial" w:hAnsi="Arial" w:cs="Arial"/>
          <w:spacing w:val="-11"/>
          <w:sz w:val="20"/>
        </w:rPr>
        <w:t xml:space="preserve"> </w:t>
      </w:r>
      <w:r w:rsidRPr="00291A64">
        <w:rPr>
          <w:rFonts w:ascii="Arial" w:hAnsi="Arial" w:cs="Arial"/>
          <w:sz w:val="20"/>
        </w:rPr>
        <w:t>bias</w:t>
      </w:r>
      <w:r w:rsidRPr="00291A64">
        <w:rPr>
          <w:rFonts w:ascii="Arial" w:hAnsi="Arial" w:cs="Arial"/>
          <w:spacing w:val="-11"/>
          <w:sz w:val="20"/>
        </w:rPr>
        <w:t xml:space="preserve"> </w:t>
      </w:r>
      <w:r w:rsidRPr="00291A64">
        <w:rPr>
          <w:rFonts w:ascii="Arial" w:hAnsi="Arial" w:cs="Arial"/>
          <w:sz w:val="20"/>
        </w:rPr>
        <w:t>affects reproducibility</w:t>
      </w:r>
      <w:r w:rsidRPr="00291A64">
        <w:rPr>
          <w:rFonts w:ascii="Arial" w:hAnsi="Arial" w:cs="Arial"/>
          <w:spacing w:val="-1"/>
          <w:sz w:val="20"/>
        </w:rPr>
        <w:t xml:space="preserve"> </w:t>
      </w:r>
      <w:r w:rsidRPr="00291A64">
        <w:rPr>
          <w:rFonts w:ascii="Arial" w:hAnsi="Arial" w:cs="Arial"/>
          <w:sz w:val="20"/>
        </w:rPr>
        <w:t>of</w:t>
      </w:r>
      <w:r w:rsidRPr="00291A64">
        <w:rPr>
          <w:rFonts w:ascii="Arial" w:hAnsi="Arial" w:cs="Arial"/>
          <w:spacing w:val="-1"/>
          <w:sz w:val="20"/>
        </w:rPr>
        <w:t xml:space="preserve"> </w:t>
      </w:r>
      <w:r w:rsidRPr="00291A64">
        <w:rPr>
          <w:rFonts w:ascii="Arial" w:hAnsi="Arial" w:cs="Arial"/>
          <w:sz w:val="20"/>
        </w:rPr>
        <w:t>gene</w:t>
      </w:r>
      <w:r w:rsidRPr="00291A64">
        <w:rPr>
          <w:rFonts w:ascii="Arial" w:hAnsi="Arial" w:cs="Arial"/>
          <w:spacing w:val="-1"/>
          <w:sz w:val="20"/>
        </w:rPr>
        <w:t xml:space="preserve"> </w:t>
      </w:r>
      <w:r w:rsidRPr="00291A64">
        <w:rPr>
          <w:rFonts w:ascii="Arial" w:hAnsi="Arial" w:cs="Arial"/>
          <w:sz w:val="20"/>
        </w:rPr>
        <w:t>signatures.</w:t>
      </w:r>
      <w:r w:rsidRPr="00291A64">
        <w:rPr>
          <w:rFonts w:ascii="Arial" w:hAnsi="Arial" w:cs="Arial"/>
          <w:spacing w:val="-1"/>
          <w:sz w:val="20"/>
        </w:rPr>
        <w:t xml:space="preserve"> </w:t>
      </w:r>
      <w:r w:rsidRPr="00291A64">
        <w:rPr>
          <w:rFonts w:ascii="Arial" w:hAnsi="Arial" w:cs="Arial"/>
          <w:sz w:val="20"/>
        </w:rPr>
        <w:t>Bioinformatics</w:t>
      </w:r>
      <w:r w:rsidRPr="00291A64">
        <w:rPr>
          <w:rFonts w:ascii="Arial" w:hAnsi="Arial" w:cs="Arial"/>
          <w:spacing w:val="-2"/>
          <w:sz w:val="20"/>
        </w:rPr>
        <w:t xml:space="preserve"> </w:t>
      </w:r>
      <w:r w:rsidRPr="00291A64">
        <w:rPr>
          <w:rFonts w:ascii="Arial" w:hAnsi="Arial" w:cs="Arial"/>
          <w:b/>
          <w:sz w:val="20"/>
        </w:rPr>
        <w:t>31</w:t>
      </w:r>
      <w:r w:rsidRPr="00291A64">
        <w:rPr>
          <w:rFonts w:ascii="Arial" w:hAnsi="Arial" w:cs="Arial"/>
          <w:sz w:val="20"/>
        </w:rPr>
        <w:t>(14),</w:t>
      </w:r>
      <w:r w:rsidRPr="00291A64">
        <w:rPr>
          <w:rFonts w:ascii="Arial" w:hAnsi="Arial" w:cs="Arial"/>
          <w:spacing w:val="-1"/>
          <w:sz w:val="20"/>
        </w:rPr>
        <w:t xml:space="preserve"> </w:t>
      </w:r>
      <w:r w:rsidRPr="00291A64">
        <w:rPr>
          <w:rFonts w:ascii="Arial" w:hAnsi="Arial" w:cs="Arial"/>
          <w:sz w:val="20"/>
        </w:rPr>
        <w:t>2318–2323</w:t>
      </w:r>
      <w:r w:rsidRPr="00291A64">
        <w:rPr>
          <w:rFonts w:ascii="Arial" w:hAnsi="Arial" w:cs="Arial"/>
          <w:spacing w:val="-1"/>
          <w:sz w:val="20"/>
        </w:rPr>
        <w:t xml:space="preserve"> </w:t>
      </w:r>
      <w:r w:rsidRPr="00291A64">
        <w:rPr>
          <w:rFonts w:ascii="Arial" w:hAnsi="Arial" w:cs="Arial"/>
          <w:sz w:val="20"/>
        </w:rPr>
        <w:t>(2015)</w:t>
      </w:r>
    </w:p>
    <w:p w14:paraId="67B2AB0D" w14:textId="77777777" w:rsidR="00F675DE" w:rsidRPr="00291A64" w:rsidRDefault="0047037D" w:rsidP="007966D0">
      <w:pPr>
        <w:pStyle w:val="ListParagraph"/>
        <w:numPr>
          <w:ilvl w:val="0"/>
          <w:numId w:val="1"/>
        </w:numPr>
        <w:tabs>
          <w:tab w:val="left" w:pos="731"/>
        </w:tabs>
        <w:spacing w:before="204" w:line="247" w:lineRule="auto"/>
        <w:ind w:left="731" w:hanging="310"/>
        <w:jc w:val="both"/>
        <w:rPr>
          <w:rFonts w:ascii="Arial" w:hAnsi="Arial" w:cs="Arial"/>
          <w:sz w:val="20"/>
        </w:rPr>
      </w:pPr>
      <w:bookmarkStart w:id="4598" w:name="_bookmark9"/>
      <w:bookmarkEnd w:id="4598"/>
      <w:r w:rsidRPr="00291A64">
        <w:rPr>
          <w:rFonts w:ascii="Arial" w:hAnsi="Arial" w:cs="Arial"/>
          <w:sz w:val="20"/>
        </w:rPr>
        <w:t>Joshi,</w:t>
      </w:r>
      <w:r w:rsidRPr="00291A64">
        <w:rPr>
          <w:rFonts w:ascii="Arial" w:hAnsi="Arial" w:cs="Arial"/>
          <w:spacing w:val="-1"/>
          <w:sz w:val="20"/>
        </w:rPr>
        <w:t xml:space="preserve"> </w:t>
      </w:r>
      <w:r w:rsidRPr="00291A64">
        <w:rPr>
          <w:rFonts w:ascii="Arial" w:hAnsi="Arial" w:cs="Arial"/>
          <w:sz w:val="20"/>
        </w:rPr>
        <w:t>C.J.,</w:t>
      </w:r>
      <w:r w:rsidRPr="00291A64">
        <w:rPr>
          <w:rFonts w:ascii="Arial" w:hAnsi="Arial" w:cs="Arial"/>
          <w:spacing w:val="-1"/>
          <w:sz w:val="20"/>
        </w:rPr>
        <w:t xml:space="preserve"> </w:t>
      </w:r>
      <w:r w:rsidRPr="00291A64">
        <w:rPr>
          <w:rFonts w:ascii="Arial" w:hAnsi="Arial" w:cs="Arial"/>
          <w:sz w:val="20"/>
        </w:rPr>
        <w:t>Ke,</w:t>
      </w:r>
      <w:r w:rsidRPr="00291A64">
        <w:rPr>
          <w:rFonts w:ascii="Arial" w:hAnsi="Arial" w:cs="Arial"/>
          <w:spacing w:val="-1"/>
          <w:sz w:val="20"/>
        </w:rPr>
        <w:t xml:space="preserve"> </w:t>
      </w:r>
      <w:r w:rsidRPr="00291A64">
        <w:rPr>
          <w:rFonts w:ascii="Arial" w:hAnsi="Arial" w:cs="Arial"/>
          <w:sz w:val="20"/>
        </w:rPr>
        <w:t>W.,</w:t>
      </w:r>
      <w:r w:rsidRPr="00291A64">
        <w:rPr>
          <w:rFonts w:ascii="Arial" w:hAnsi="Arial" w:cs="Arial"/>
          <w:spacing w:val="-1"/>
          <w:sz w:val="20"/>
        </w:rPr>
        <w:t xml:space="preserve"> </w:t>
      </w:r>
      <w:proofErr w:type="spellStart"/>
      <w:r w:rsidRPr="00291A64">
        <w:rPr>
          <w:rFonts w:ascii="Arial" w:hAnsi="Arial" w:cs="Arial"/>
          <w:sz w:val="20"/>
        </w:rPr>
        <w:t>Drangowska</w:t>
      </w:r>
      <w:proofErr w:type="spellEnd"/>
      <w:r w:rsidRPr="00291A64">
        <w:rPr>
          <w:rFonts w:ascii="Arial" w:hAnsi="Arial" w:cs="Arial"/>
          <w:sz w:val="20"/>
        </w:rPr>
        <w:t>-Way,</w:t>
      </w:r>
      <w:r w:rsidRPr="00291A64">
        <w:rPr>
          <w:rFonts w:ascii="Arial" w:hAnsi="Arial" w:cs="Arial"/>
          <w:spacing w:val="-1"/>
          <w:sz w:val="20"/>
        </w:rPr>
        <w:t xml:space="preserve"> </w:t>
      </w:r>
      <w:r w:rsidRPr="00291A64">
        <w:rPr>
          <w:rFonts w:ascii="Arial" w:hAnsi="Arial" w:cs="Arial"/>
          <w:sz w:val="20"/>
        </w:rPr>
        <w:t>A.,</w:t>
      </w:r>
      <w:r w:rsidRPr="00291A64">
        <w:rPr>
          <w:rFonts w:ascii="Arial" w:hAnsi="Arial" w:cs="Arial"/>
          <w:spacing w:val="-1"/>
          <w:sz w:val="20"/>
        </w:rPr>
        <w:t xml:space="preserve"> </w:t>
      </w:r>
      <w:r w:rsidRPr="00291A64">
        <w:rPr>
          <w:rFonts w:ascii="Arial" w:hAnsi="Arial" w:cs="Arial"/>
          <w:sz w:val="20"/>
        </w:rPr>
        <w:t>O’Rourke,</w:t>
      </w:r>
      <w:r w:rsidRPr="00291A64">
        <w:rPr>
          <w:rFonts w:ascii="Arial" w:hAnsi="Arial" w:cs="Arial"/>
          <w:spacing w:val="-1"/>
          <w:sz w:val="20"/>
        </w:rPr>
        <w:t xml:space="preserve"> </w:t>
      </w:r>
      <w:r w:rsidRPr="00291A64">
        <w:rPr>
          <w:rFonts w:ascii="Arial" w:hAnsi="Arial" w:cs="Arial"/>
          <w:sz w:val="20"/>
        </w:rPr>
        <w:t>E.J.,</w:t>
      </w:r>
      <w:r w:rsidRPr="00291A64">
        <w:rPr>
          <w:rFonts w:ascii="Arial" w:hAnsi="Arial" w:cs="Arial"/>
          <w:spacing w:val="-1"/>
          <w:sz w:val="20"/>
        </w:rPr>
        <w:t xml:space="preserve"> </w:t>
      </w:r>
      <w:r w:rsidRPr="00291A64">
        <w:rPr>
          <w:rFonts w:ascii="Arial" w:hAnsi="Arial" w:cs="Arial"/>
          <w:sz w:val="20"/>
        </w:rPr>
        <w:t>Lewis,</w:t>
      </w:r>
      <w:r w:rsidRPr="00291A64">
        <w:rPr>
          <w:rFonts w:ascii="Arial" w:hAnsi="Arial" w:cs="Arial"/>
          <w:spacing w:val="-1"/>
          <w:sz w:val="20"/>
        </w:rPr>
        <w:t xml:space="preserve"> </w:t>
      </w:r>
      <w:r w:rsidRPr="00291A64">
        <w:rPr>
          <w:rFonts w:ascii="Arial" w:hAnsi="Arial" w:cs="Arial"/>
          <w:sz w:val="20"/>
        </w:rPr>
        <w:t>N.E.:</w:t>
      </w:r>
      <w:r w:rsidRPr="00291A64">
        <w:rPr>
          <w:rFonts w:ascii="Arial" w:hAnsi="Arial" w:cs="Arial"/>
          <w:spacing w:val="-1"/>
          <w:sz w:val="20"/>
        </w:rPr>
        <w:t xml:space="preserve"> </w:t>
      </w:r>
      <w:r w:rsidRPr="00291A64">
        <w:rPr>
          <w:rFonts w:ascii="Arial" w:hAnsi="Arial" w:cs="Arial"/>
          <w:sz w:val="20"/>
        </w:rPr>
        <w:t>What</w:t>
      </w:r>
      <w:r w:rsidRPr="00291A64">
        <w:rPr>
          <w:rFonts w:ascii="Arial" w:hAnsi="Arial" w:cs="Arial"/>
          <w:spacing w:val="-1"/>
          <w:sz w:val="20"/>
        </w:rPr>
        <w:t xml:space="preserve"> </w:t>
      </w:r>
      <w:r w:rsidRPr="00291A64">
        <w:rPr>
          <w:rFonts w:ascii="Arial" w:hAnsi="Arial" w:cs="Arial"/>
          <w:sz w:val="20"/>
        </w:rPr>
        <w:t xml:space="preserve">are housekeeping genes? </w:t>
      </w:r>
      <w:proofErr w:type="spellStart"/>
      <w:r w:rsidRPr="00291A64">
        <w:rPr>
          <w:rFonts w:ascii="Arial" w:hAnsi="Arial" w:cs="Arial"/>
          <w:sz w:val="20"/>
        </w:rPr>
        <w:t>PLoS</w:t>
      </w:r>
      <w:proofErr w:type="spellEnd"/>
      <w:r w:rsidRPr="00291A64">
        <w:rPr>
          <w:rFonts w:ascii="Arial" w:hAnsi="Arial" w:cs="Arial"/>
          <w:sz w:val="20"/>
        </w:rPr>
        <w:t xml:space="preserve"> computational biology </w:t>
      </w:r>
      <w:r w:rsidRPr="00291A64">
        <w:rPr>
          <w:rFonts w:ascii="Arial" w:hAnsi="Arial" w:cs="Arial"/>
          <w:b/>
          <w:sz w:val="20"/>
        </w:rPr>
        <w:t>18</w:t>
      </w:r>
      <w:r w:rsidRPr="00291A64">
        <w:rPr>
          <w:rFonts w:ascii="Arial" w:hAnsi="Arial" w:cs="Arial"/>
          <w:sz w:val="20"/>
        </w:rPr>
        <w:t>(7), 1010295 (2022)</w:t>
      </w:r>
    </w:p>
    <w:p w14:paraId="4C590CFB" w14:textId="77777777" w:rsidR="00F675DE" w:rsidRPr="00291A64" w:rsidRDefault="0047037D" w:rsidP="007966D0">
      <w:pPr>
        <w:pStyle w:val="ListParagraph"/>
        <w:numPr>
          <w:ilvl w:val="0"/>
          <w:numId w:val="1"/>
        </w:numPr>
        <w:tabs>
          <w:tab w:val="left" w:pos="731"/>
        </w:tabs>
        <w:spacing w:before="204" w:line="249" w:lineRule="auto"/>
        <w:ind w:left="731" w:right="808" w:hanging="410"/>
        <w:jc w:val="both"/>
        <w:rPr>
          <w:rFonts w:ascii="Arial" w:hAnsi="Arial" w:cs="Arial"/>
          <w:sz w:val="20"/>
        </w:rPr>
      </w:pPr>
      <w:bookmarkStart w:id="4599" w:name="_bookmark10"/>
      <w:bookmarkEnd w:id="4599"/>
      <w:r w:rsidRPr="00291A64">
        <w:rPr>
          <w:rFonts w:ascii="Arial" w:hAnsi="Arial" w:cs="Arial"/>
          <w:sz w:val="20"/>
        </w:rPr>
        <w:t xml:space="preserve">Butte, A.J., </w:t>
      </w:r>
      <w:proofErr w:type="spellStart"/>
      <w:r w:rsidRPr="00291A64">
        <w:rPr>
          <w:rFonts w:ascii="Arial" w:hAnsi="Arial" w:cs="Arial"/>
          <w:sz w:val="20"/>
        </w:rPr>
        <w:t>Dzau</w:t>
      </w:r>
      <w:proofErr w:type="spellEnd"/>
      <w:r w:rsidRPr="00291A64">
        <w:rPr>
          <w:rFonts w:ascii="Arial" w:hAnsi="Arial" w:cs="Arial"/>
          <w:sz w:val="20"/>
        </w:rPr>
        <w:t xml:space="preserve">, V.J., Glueck, S.B.: Further defining housekeeping, or “main- </w:t>
      </w:r>
      <w:proofErr w:type="spellStart"/>
      <w:r w:rsidRPr="00291A64">
        <w:rPr>
          <w:rFonts w:ascii="Arial" w:hAnsi="Arial" w:cs="Arial"/>
          <w:sz w:val="20"/>
        </w:rPr>
        <w:t>tenance</w:t>
      </w:r>
      <w:proofErr w:type="spellEnd"/>
      <w:r w:rsidRPr="00291A64">
        <w:rPr>
          <w:rFonts w:ascii="Arial" w:hAnsi="Arial" w:cs="Arial"/>
          <w:sz w:val="20"/>
        </w:rPr>
        <w:t xml:space="preserve">,” genes focus on “a compendium of gene expression in normal human tissues”. Physiological genomics </w:t>
      </w:r>
      <w:r w:rsidRPr="00291A64">
        <w:rPr>
          <w:rFonts w:ascii="Arial" w:hAnsi="Arial" w:cs="Arial"/>
          <w:b/>
          <w:sz w:val="20"/>
        </w:rPr>
        <w:t>7</w:t>
      </w:r>
      <w:r w:rsidRPr="00291A64">
        <w:rPr>
          <w:rFonts w:ascii="Arial" w:hAnsi="Arial" w:cs="Arial"/>
          <w:sz w:val="20"/>
        </w:rPr>
        <w:t>(2), 95–96 (2001)</w:t>
      </w:r>
    </w:p>
    <w:p w14:paraId="0F53CB4F" w14:textId="77777777" w:rsidR="00F675DE" w:rsidRPr="00291A64" w:rsidRDefault="0047037D" w:rsidP="007966D0">
      <w:pPr>
        <w:pStyle w:val="ListParagraph"/>
        <w:numPr>
          <w:ilvl w:val="0"/>
          <w:numId w:val="1"/>
        </w:numPr>
        <w:tabs>
          <w:tab w:val="left" w:pos="731"/>
        </w:tabs>
        <w:spacing w:before="202" w:line="247" w:lineRule="auto"/>
        <w:ind w:left="731" w:hanging="410"/>
        <w:jc w:val="both"/>
        <w:rPr>
          <w:rFonts w:ascii="Arial" w:hAnsi="Arial" w:cs="Arial"/>
          <w:sz w:val="20"/>
        </w:rPr>
      </w:pPr>
      <w:bookmarkStart w:id="4600" w:name="_bookmark11"/>
      <w:bookmarkEnd w:id="4600"/>
      <w:r w:rsidRPr="00291A64">
        <w:rPr>
          <w:rFonts w:ascii="Arial" w:hAnsi="Arial" w:cs="Arial"/>
          <w:sz w:val="20"/>
        </w:rPr>
        <w:lastRenderedPageBreak/>
        <w:t>Eisenberg,</w:t>
      </w:r>
      <w:r w:rsidRPr="00291A64">
        <w:rPr>
          <w:rFonts w:ascii="Arial" w:hAnsi="Arial" w:cs="Arial"/>
          <w:spacing w:val="-13"/>
          <w:sz w:val="20"/>
        </w:rPr>
        <w:t xml:space="preserve"> </w:t>
      </w:r>
      <w:r w:rsidRPr="00291A64">
        <w:rPr>
          <w:rFonts w:ascii="Arial" w:hAnsi="Arial" w:cs="Arial"/>
          <w:sz w:val="20"/>
        </w:rPr>
        <w:t>E.,</w:t>
      </w:r>
      <w:r w:rsidRPr="00291A64">
        <w:rPr>
          <w:rFonts w:ascii="Arial" w:hAnsi="Arial" w:cs="Arial"/>
          <w:spacing w:val="-12"/>
          <w:sz w:val="20"/>
        </w:rPr>
        <w:t xml:space="preserve"> </w:t>
      </w:r>
      <w:r w:rsidRPr="00291A64">
        <w:rPr>
          <w:rFonts w:ascii="Arial" w:hAnsi="Arial" w:cs="Arial"/>
          <w:sz w:val="20"/>
        </w:rPr>
        <w:t>Levanon,</w:t>
      </w:r>
      <w:r w:rsidRPr="00291A64">
        <w:rPr>
          <w:rFonts w:ascii="Arial" w:hAnsi="Arial" w:cs="Arial"/>
          <w:spacing w:val="-12"/>
          <w:sz w:val="20"/>
        </w:rPr>
        <w:t xml:space="preserve"> </w:t>
      </w:r>
      <w:r w:rsidRPr="00291A64">
        <w:rPr>
          <w:rFonts w:ascii="Arial" w:hAnsi="Arial" w:cs="Arial"/>
          <w:sz w:val="20"/>
        </w:rPr>
        <w:t>E.Y.:</w:t>
      </w:r>
      <w:r w:rsidRPr="00291A64">
        <w:rPr>
          <w:rFonts w:ascii="Arial" w:hAnsi="Arial" w:cs="Arial"/>
          <w:spacing w:val="-12"/>
          <w:sz w:val="20"/>
        </w:rPr>
        <w:t xml:space="preserve"> </w:t>
      </w:r>
      <w:r w:rsidRPr="00291A64">
        <w:rPr>
          <w:rFonts w:ascii="Arial" w:hAnsi="Arial" w:cs="Arial"/>
          <w:sz w:val="20"/>
        </w:rPr>
        <w:t>Human</w:t>
      </w:r>
      <w:r w:rsidRPr="00291A64">
        <w:rPr>
          <w:rFonts w:ascii="Arial" w:hAnsi="Arial" w:cs="Arial"/>
          <w:spacing w:val="-12"/>
          <w:sz w:val="20"/>
        </w:rPr>
        <w:t xml:space="preserve"> </w:t>
      </w:r>
      <w:r w:rsidRPr="00291A64">
        <w:rPr>
          <w:rFonts w:ascii="Arial" w:hAnsi="Arial" w:cs="Arial"/>
          <w:sz w:val="20"/>
        </w:rPr>
        <w:t>housekeeping</w:t>
      </w:r>
      <w:r w:rsidRPr="00291A64">
        <w:rPr>
          <w:rFonts w:ascii="Arial" w:hAnsi="Arial" w:cs="Arial"/>
          <w:spacing w:val="-12"/>
          <w:sz w:val="20"/>
        </w:rPr>
        <w:t xml:space="preserve"> </w:t>
      </w:r>
      <w:r w:rsidRPr="00291A64">
        <w:rPr>
          <w:rFonts w:ascii="Arial" w:hAnsi="Arial" w:cs="Arial"/>
          <w:sz w:val="20"/>
        </w:rPr>
        <w:t>genes,</w:t>
      </w:r>
      <w:r w:rsidRPr="00291A64">
        <w:rPr>
          <w:rFonts w:ascii="Arial" w:hAnsi="Arial" w:cs="Arial"/>
          <w:spacing w:val="-12"/>
          <w:sz w:val="20"/>
        </w:rPr>
        <w:t xml:space="preserve"> </w:t>
      </w:r>
      <w:r w:rsidRPr="00291A64">
        <w:rPr>
          <w:rFonts w:ascii="Arial" w:hAnsi="Arial" w:cs="Arial"/>
          <w:sz w:val="20"/>
        </w:rPr>
        <w:t>revisited.</w:t>
      </w:r>
      <w:r w:rsidRPr="00291A64">
        <w:rPr>
          <w:rFonts w:ascii="Arial" w:hAnsi="Arial" w:cs="Arial"/>
          <w:spacing w:val="-12"/>
          <w:sz w:val="20"/>
        </w:rPr>
        <w:t xml:space="preserve"> </w:t>
      </w:r>
      <w:r w:rsidRPr="00291A64">
        <w:rPr>
          <w:rFonts w:ascii="Arial" w:hAnsi="Arial" w:cs="Arial"/>
          <w:sz w:val="20"/>
        </w:rPr>
        <w:t>TRENDS</w:t>
      </w:r>
      <w:r w:rsidRPr="00291A64">
        <w:rPr>
          <w:rFonts w:ascii="Arial" w:hAnsi="Arial" w:cs="Arial"/>
          <w:spacing w:val="-12"/>
          <w:sz w:val="20"/>
        </w:rPr>
        <w:t xml:space="preserve"> </w:t>
      </w:r>
      <w:r w:rsidRPr="00291A64">
        <w:rPr>
          <w:rFonts w:ascii="Arial" w:hAnsi="Arial" w:cs="Arial"/>
          <w:sz w:val="20"/>
        </w:rPr>
        <w:t xml:space="preserve">in Genetics </w:t>
      </w:r>
      <w:r w:rsidRPr="00291A64">
        <w:rPr>
          <w:rFonts w:ascii="Arial" w:hAnsi="Arial" w:cs="Arial"/>
          <w:b/>
          <w:sz w:val="20"/>
        </w:rPr>
        <w:t>29</w:t>
      </w:r>
      <w:r w:rsidRPr="00291A64">
        <w:rPr>
          <w:rFonts w:ascii="Arial" w:hAnsi="Arial" w:cs="Arial"/>
          <w:sz w:val="20"/>
        </w:rPr>
        <w:t>(10), 569–574 (2013)</w:t>
      </w:r>
    </w:p>
    <w:p w14:paraId="1CAB4C2D" w14:textId="77777777" w:rsidR="00F675DE" w:rsidRPr="00291A64" w:rsidRDefault="0047037D" w:rsidP="007966D0">
      <w:pPr>
        <w:pStyle w:val="ListParagraph"/>
        <w:numPr>
          <w:ilvl w:val="0"/>
          <w:numId w:val="1"/>
        </w:numPr>
        <w:tabs>
          <w:tab w:val="left" w:pos="731"/>
        </w:tabs>
        <w:spacing w:before="204" w:line="249" w:lineRule="auto"/>
        <w:ind w:left="731" w:right="806" w:hanging="410"/>
        <w:jc w:val="both"/>
        <w:rPr>
          <w:rFonts w:ascii="Arial" w:hAnsi="Arial" w:cs="Arial"/>
          <w:sz w:val="20"/>
        </w:rPr>
      </w:pPr>
      <w:bookmarkStart w:id="4601" w:name="_bookmark12"/>
      <w:bookmarkEnd w:id="4601"/>
      <w:r w:rsidRPr="00291A64">
        <w:rPr>
          <w:rFonts w:ascii="Arial" w:hAnsi="Arial" w:cs="Arial"/>
          <w:sz w:val="20"/>
        </w:rPr>
        <w:t>Irie,</w:t>
      </w:r>
      <w:r w:rsidRPr="00291A64">
        <w:rPr>
          <w:rFonts w:ascii="Arial" w:hAnsi="Arial" w:cs="Arial"/>
          <w:spacing w:val="33"/>
          <w:sz w:val="20"/>
        </w:rPr>
        <w:t xml:space="preserve"> </w:t>
      </w:r>
      <w:r w:rsidRPr="00291A64">
        <w:rPr>
          <w:rFonts w:ascii="Arial" w:hAnsi="Arial" w:cs="Arial"/>
          <w:sz w:val="20"/>
        </w:rPr>
        <w:t>N.,</w:t>
      </w:r>
      <w:r w:rsidRPr="00291A64">
        <w:rPr>
          <w:rFonts w:ascii="Arial" w:hAnsi="Arial" w:cs="Arial"/>
          <w:spacing w:val="33"/>
          <w:sz w:val="20"/>
        </w:rPr>
        <w:t xml:space="preserve"> </w:t>
      </w:r>
      <w:r w:rsidRPr="00291A64">
        <w:rPr>
          <w:rFonts w:ascii="Arial" w:hAnsi="Arial" w:cs="Arial"/>
          <w:sz w:val="20"/>
        </w:rPr>
        <w:t>Warita,</w:t>
      </w:r>
      <w:r w:rsidRPr="00291A64">
        <w:rPr>
          <w:rFonts w:ascii="Arial" w:hAnsi="Arial" w:cs="Arial"/>
          <w:spacing w:val="33"/>
          <w:sz w:val="20"/>
        </w:rPr>
        <w:t xml:space="preserve"> </w:t>
      </w:r>
      <w:r w:rsidRPr="00291A64">
        <w:rPr>
          <w:rFonts w:ascii="Arial" w:hAnsi="Arial" w:cs="Arial"/>
          <w:sz w:val="20"/>
        </w:rPr>
        <w:t>K.,</w:t>
      </w:r>
      <w:r w:rsidRPr="00291A64">
        <w:rPr>
          <w:rFonts w:ascii="Arial" w:hAnsi="Arial" w:cs="Arial"/>
          <w:spacing w:val="33"/>
          <w:sz w:val="20"/>
        </w:rPr>
        <w:t xml:space="preserve"> </w:t>
      </w:r>
      <w:r w:rsidRPr="00291A64">
        <w:rPr>
          <w:rFonts w:ascii="Arial" w:hAnsi="Arial" w:cs="Arial"/>
          <w:sz w:val="20"/>
        </w:rPr>
        <w:t>Tashiro,</w:t>
      </w:r>
      <w:r w:rsidRPr="00291A64">
        <w:rPr>
          <w:rFonts w:ascii="Arial" w:hAnsi="Arial" w:cs="Arial"/>
          <w:spacing w:val="33"/>
          <w:sz w:val="20"/>
        </w:rPr>
        <w:t xml:space="preserve"> </w:t>
      </w:r>
      <w:r w:rsidRPr="00291A64">
        <w:rPr>
          <w:rFonts w:ascii="Arial" w:hAnsi="Arial" w:cs="Arial"/>
          <w:sz w:val="20"/>
        </w:rPr>
        <w:t>J.,</w:t>
      </w:r>
      <w:r w:rsidRPr="00291A64">
        <w:rPr>
          <w:rFonts w:ascii="Arial" w:hAnsi="Arial" w:cs="Arial"/>
          <w:spacing w:val="33"/>
          <w:sz w:val="20"/>
        </w:rPr>
        <w:t xml:space="preserve"> </w:t>
      </w:r>
      <w:r w:rsidRPr="00291A64">
        <w:rPr>
          <w:rFonts w:ascii="Arial" w:hAnsi="Arial" w:cs="Arial"/>
          <w:sz w:val="20"/>
        </w:rPr>
        <w:t>Zhou,</w:t>
      </w:r>
      <w:r w:rsidRPr="00291A64">
        <w:rPr>
          <w:rFonts w:ascii="Arial" w:hAnsi="Arial" w:cs="Arial"/>
          <w:spacing w:val="33"/>
          <w:sz w:val="20"/>
        </w:rPr>
        <w:t xml:space="preserve"> </w:t>
      </w:r>
      <w:r w:rsidRPr="00291A64">
        <w:rPr>
          <w:rFonts w:ascii="Arial" w:hAnsi="Arial" w:cs="Arial"/>
          <w:sz w:val="20"/>
        </w:rPr>
        <w:t>Y.,</w:t>
      </w:r>
      <w:r w:rsidRPr="00291A64">
        <w:rPr>
          <w:rFonts w:ascii="Arial" w:hAnsi="Arial" w:cs="Arial"/>
          <w:spacing w:val="33"/>
          <w:sz w:val="20"/>
        </w:rPr>
        <w:t xml:space="preserve"> </w:t>
      </w:r>
      <w:r w:rsidRPr="00291A64">
        <w:rPr>
          <w:rFonts w:ascii="Arial" w:hAnsi="Arial" w:cs="Arial"/>
          <w:sz w:val="20"/>
        </w:rPr>
        <w:t>Ishikawa,</w:t>
      </w:r>
      <w:r w:rsidRPr="00291A64">
        <w:rPr>
          <w:rFonts w:ascii="Arial" w:hAnsi="Arial" w:cs="Arial"/>
          <w:spacing w:val="33"/>
          <w:sz w:val="20"/>
        </w:rPr>
        <w:t xml:space="preserve"> </w:t>
      </w:r>
      <w:r w:rsidRPr="00291A64">
        <w:rPr>
          <w:rFonts w:ascii="Arial" w:hAnsi="Arial" w:cs="Arial"/>
          <w:sz w:val="20"/>
        </w:rPr>
        <w:t>T.,</w:t>
      </w:r>
      <w:r w:rsidRPr="00291A64">
        <w:rPr>
          <w:rFonts w:ascii="Arial" w:hAnsi="Arial" w:cs="Arial"/>
          <w:spacing w:val="33"/>
          <w:sz w:val="20"/>
        </w:rPr>
        <w:t xml:space="preserve"> </w:t>
      </w:r>
      <w:proofErr w:type="spellStart"/>
      <w:r w:rsidRPr="00291A64">
        <w:rPr>
          <w:rFonts w:ascii="Arial" w:hAnsi="Arial" w:cs="Arial"/>
          <w:sz w:val="20"/>
        </w:rPr>
        <w:t>Oltvai</w:t>
      </w:r>
      <w:proofErr w:type="spellEnd"/>
      <w:r w:rsidRPr="00291A64">
        <w:rPr>
          <w:rFonts w:ascii="Arial" w:hAnsi="Arial" w:cs="Arial"/>
          <w:sz w:val="20"/>
        </w:rPr>
        <w:t>,</w:t>
      </w:r>
      <w:r w:rsidRPr="00291A64">
        <w:rPr>
          <w:rFonts w:ascii="Arial" w:hAnsi="Arial" w:cs="Arial"/>
          <w:spacing w:val="33"/>
          <w:sz w:val="20"/>
        </w:rPr>
        <w:t xml:space="preserve"> </w:t>
      </w:r>
      <w:r w:rsidRPr="00291A64">
        <w:rPr>
          <w:rFonts w:ascii="Arial" w:hAnsi="Arial" w:cs="Arial"/>
          <w:sz w:val="20"/>
        </w:rPr>
        <w:t>Z.N.,</w:t>
      </w:r>
      <w:r w:rsidRPr="00291A64">
        <w:rPr>
          <w:rFonts w:ascii="Arial" w:hAnsi="Arial" w:cs="Arial"/>
          <w:spacing w:val="33"/>
          <w:sz w:val="20"/>
        </w:rPr>
        <w:t xml:space="preserve"> </w:t>
      </w:r>
      <w:r w:rsidRPr="00291A64">
        <w:rPr>
          <w:rFonts w:ascii="Arial" w:hAnsi="Arial" w:cs="Arial"/>
          <w:sz w:val="20"/>
        </w:rPr>
        <w:t>Warita, T.:</w:t>
      </w:r>
      <w:r w:rsidRPr="00291A64">
        <w:rPr>
          <w:rFonts w:ascii="Arial" w:hAnsi="Arial" w:cs="Arial"/>
          <w:spacing w:val="-3"/>
          <w:sz w:val="20"/>
        </w:rPr>
        <w:t xml:space="preserve"> </w:t>
      </w:r>
      <w:r w:rsidRPr="00291A64">
        <w:rPr>
          <w:rFonts w:ascii="Arial" w:hAnsi="Arial" w:cs="Arial"/>
          <w:sz w:val="20"/>
        </w:rPr>
        <w:t>Expression</w:t>
      </w:r>
      <w:r w:rsidRPr="00291A64">
        <w:rPr>
          <w:rFonts w:ascii="Arial" w:hAnsi="Arial" w:cs="Arial"/>
          <w:spacing w:val="-3"/>
          <w:sz w:val="20"/>
        </w:rPr>
        <w:t xml:space="preserve"> </w:t>
      </w:r>
      <w:r w:rsidRPr="00291A64">
        <w:rPr>
          <w:rFonts w:ascii="Arial" w:hAnsi="Arial" w:cs="Arial"/>
          <w:sz w:val="20"/>
        </w:rPr>
        <w:t>of</w:t>
      </w:r>
      <w:r w:rsidRPr="00291A64">
        <w:rPr>
          <w:rFonts w:ascii="Arial" w:hAnsi="Arial" w:cs="Arial"/>
          <w:spacing w:val="-3"/>
          <w:sz w:val="20"/>
        </w:rPr>
        <w:t xml:space="preserve"> </w:t>
      </w:r>
      <w:r w:rsidRPr="00291A64">
        <w:rPr>
          <w:rFonts w:ascii="Arial" w:hAnsi="Arial" w:cs="Arial"/>
          <w:sz w:val="20"/>
        </w:rPr>
        <w:t>housekeeping</w:t>
      </w:r>
      <w:r w:rsidRPr="00291A64">
        <w:rPr>
          <w:rFonts w:ascii="Arial" w:hAnsi="Arial" w:cs="Arial"/>
          <w:spacing w:val="-3"/>
          <w:sz w:val="20"/>
        </w:rPr>
        <w:t xml:space="preserve"> </w:t>
      </w:r>
      <w:r w:rsidRPr="00291A64">
        <w:rPr>
          <w:rFonts w:ascii="Arial" w:hAnsi="Arial" w:cs="Arial"/>
          <w:sz w:val="20"/>
        </w:rPr>
        <w:t>genes</w:t>
      </w:r>
      <w:r w:rsidRPr="00291A64">
        <w:rPr>
          <w:rFonts w:ascii="Arial" w:hAnsi="Arial" w:cs="Arial"/>
          <w:spacing w:val="-3"/>
          <w:sz w:val="20"/>
        </w:rPr>
        <w:t xml:space="preserve"> </w:t>
      </w:r>
      <w:r w:rsidRPr="00291A64">
        <w:rPr>
          <w:rFonts w:ascii="Arial" w:hAnsi="Arial" w:cs="Arial"/>
          <w:sz w:val="20"/>
        </w:rPr>
        <w:t>varies</w:t>
      </w:r>
      <w:r w:rsidRPr="00291A64">
        <w:rPr>
          <w:rFonts w:ascii="Arial" w:hAnsi="Arial" w:cs="Arial"/>
          <w:spacing w:val="-3"/>
          <w:sz w:val="20"/>
        </w:rPr>
        <w:t xml:space="preserve"> </w:t>
      </w:r>
      <w:r w:rsidRPr="00291A64">
        <w:rPr>
          <w:rFonts w:ascii="Arial" w:hAnsi="Arial" w:cs="Arial"/>
          <w:sz w:val="20"/>
        </w:rPr>
        <w:t>depending</w:t>
      </w:r>
      <w:r w:rsidRPr="00291A64">
        <w:rPr>
          <w:rFonts w:ascii="Arial" w:hAnsi="Arial" w:cs="Arial"/>
          <w:spacing w:val="-3"/>
          <w:sz w:val="20"/>
        </w:rPr>
        <w:t xml:space="preserve"> </w:t>
      </w:r>
      <w:r w:rsidRPr="00291A64">
        <w:rPr>
          <w:rFonts w:ascii="Arial" w:hAnsi="Arial" w:cs="Arial"/>
          <w:sz w:val="20"/>
        </w:rPr>
        <w:t>on</w:t>
      </w:r>
      <w:r w:rsidRPr="00291A64">
        <w:rPr>
          <w:rFonts w:ascii="Arial" w:hAnsi="Arial" w:cs="Arial"/>
          <w:spacing w:val="-3"/>
          <w:sz w:val="20"/>
        </w:rPr>
        <w:t xml:space="preserve"> </w:t>
      </w:r>
      <w:r w:rsidRPr="00291A64">
        <w:rPr>
          <w:rFonts w:ascii="Arial" w:hAnsi="Arial" w:cs="Arial"/>
          <w:sz w:val="20"/>
        </w:rPr>
        <w:t>mevalonate</w:t>
      </w:r>
      <w:r w:rsidRPr="00291A64">
        <w:rPr>
          <w:rFonts w:ascii="Arial" w:hAnsi="Arial" w:cs="Arial"/>
          <w:spacing w:val="-3"/>
          <w:sz w:val="20"/>
        </w:rPr>
        <w:t xml:space="preserve"> </w:t>
      </w:r>
      <w:r w:rsidRPr="00291A64">
        <w:rPr>
          <w:rFonts w:ascii="Arial" w:hAnsi="Arial" w:cs="Arial"/>
          <w:sz w:val="20"/>
        </w:rPr>
        <w:t xml:space="preserve">pathway inhibition in cancer cells. </w:t>
      </w:r>
      <w:proofErr w:type="spellStart"/>
      <w:r w:rsidRPr="00291A64">
        <w:rPr>
          <w:rFonts w:ascii="Arial" w:hAnsi="Arial" w:cs="Arial"/>
          <w:sz w:val="20"/>
        </w:rPr>
        <w:t>Heliyon</w:t>
      </w:r>
      <w:proofErr w:type="spellEnd"/>
      <w:r w:rsidRPr="00291A64">
        <w:rPr>
          <w:rFonts w:ascii="Arial" w:hAnsi="Arial" w:cs="Arial"/>
          <w:sz w:val="20"/>
        </w:rPr>
        <w:t xml:space="preserve"> </w:t>
      </w:r>
      <w:r w:rsidRPr="00291A64">
        <w:rPr>
          <w:rFonts w:ascii="Arial" w:hAnsi="Arial" w:cs="Arial"/>
          <w:b/>
          <w:sz w:val="20"/>
        </w:rPr>
        <w:t>9</w:t>
      </w:r>
      <w:r w:rsidRPr="00291A64">
        <w:rPr>
          <w:rFonts w:ascii="Arial" w:hAnsi="Arial" w:cs="Arial"/>
          <w:sz w:val="20"/>
        </w:rPr>
        <w:t>(7) (2023)</w:t>
      </w:r>
    </w:p>
    <w:p w14:paraId="72960FD8" w14:textId="77777777" w:rsidR="00F675DE" w:rsidRPr="00291A64" w:rsidRDefault="0047037D" w:rsidP="007966D0">
      <w:pPr>
        <w:pStyle w:val="ListParagraph"/>
        <w:numPr>
          <w:ilvl w:val="0"/>
          <w:numId w:val="1"/>
        </w:numPr>
        <w:tabs>
          <w:tab w:val="left" w:pos="730"/>
        </w:tabs>
        <w:spacing w:line="249" w:lineRule="auto"/>
        <w:ind w:left="730" w:right="806" w:hanging="410"/>
        <w:jc w:val="both"/>
        <w:rPr>
          <w:rFonts w:ascii="Arial" w:hAnsi="Arial" w:cs="Arial"/>
          <w:sz w:val="20"/>
        </w:rPr>
      </w:pPr>
      <w:bookmarkStart w:id="4602" w:name="_bookmark13"/>
      <w:bookmarkEnd w:id="4602"/>
      <w:r w:rsidRPr="00291A64">
        <w:rPr>
          <w:rFonts w:ascii="Arial" w:hAnsi="Arial" w:cs="Arial"/>
          <w:sz w:val="20"/>
        </w:rPr>
        <w:t xml:space="preserve">Casas, A.I., Hassan, A.A., Manz, Q., </w:t>
      </w:r>
      <w:proofErr w:type="spellStart"/>
      <w:r w:rsidRPr="00291A64">
        <w:rPr>
          <w:rFonts w:ascii="Arial" w:hAnsi="Arial" w:cs="Arial"/>
          <w:sz w:val="20"/>
        </w:rPr>
        <w:t>Wiwie</w:t>
      </w:r>
      <w:proofErr w:type="spellEnd"/>
      <w:r w:rsidRPr="00291A64">
        <w:rPr>
          <w:rFonts w:ascii="Arial" w:hAnsi="Arial" w:cs="Arial"/>
          <w:sz w:val="20"/>
        </w:rPr>
        <w:t xml:space="preserve">, C., </w:t>
      </w:r>
      <w:proofErr w:type="spellStart"/>
      <w:r w:rsidRPr="00291A64">
        <w:rPr>
          <w:rFonts w:ascii="Arial" w:hAnsi="Arial" w:cs="Arial"/>
          <w:sz w:val="20"/>
        </w:rPr>
        <w:t>Kleikers</w:t>
      </w:r>
      <w:proofErr w:type="spellEnd"/>
      <w:r w:rsidRPr="00291A64">
        <w:rPr>
          <w:rFonts w:ascii="Arial" w:hAnsi="Arial" w:cs="Arial"/>
          <w:sz w:val="20"/>
        </w:rPr>
        <w:t xml:space="preserve">, P., Egea, J., </w:t>
      </w:r>
      <w:proofErr w:type="spellStart"/>
      <w:r w:rsidRPr="00291A64">
        <w:rPr>
          <w:rFonts w:ascii="Arial" w:hAnsi="Arial" w:cs="Arial"/>
          <w:spacing w:val="13"/>
          <w:w w:val="105"/>
          <w:sz w:val="20"/>
        </w:rPr>
        <w:t>L</w:t>
      </w:r>
      <w:r w:rsidRPr="00291A64">
        <w:rPr>
          <w:rFonts w:ascii="Arial" w:hAnsi="Arial" w:cs="Arial"/>
          <w:spacing w:val="-87"/>
          <w:w w:val="101"/>
          <w:sz w:val="20"/>
        </w:rPr>
        <w:t>´</w:t>
      </w:r>
      <w:r w:rsidRPr="00291A64">
        <w:rPr>
          <w:rFonts w:ascii="Arial" w:hAnsi="Arial" w:cs="Arial"/>
          <w:spacing w:val="13"/>
          <w:w w:val="96"/>
          <w:sz w:val="20"/>
        </w:rPr>
        <w:t>o</w:t>
      </w:r>
      <w:r w:rsidRPr="00291A64">
        <w:rPr>
          <w:rFonts w:ascii="Arial" w:hAnsi="Arial" w:cs="Arial"/>
          <w:spacing w:val="18"/>
          <w:w w:val="96"/>
          <w:sz w:val="20"/>
        </w:rPr>
        <w:t>p</w:t>
      </w:r>
      <w:r w:rsidRPr="00291A64">
        <w:rPr>
          <w:rFonts w:ascii="Arial" w:hAnsi="Arial" w:cs="Arial"/>
          <w:spacing w:val="13"/>
          <w:w w:val="93"/>
          <w:sz w:val="20"/>
        </w:rPr>
        <w:t>e</w:t>
      </w:r>
      <w:r w:rsidRPr="00291A64">
        <w:rPr>
          <w:rFonts w:ascii="Arial" w:hAnsi="Arial" w:cs="Arial"/>
          <w:spacing w:val="13"/>
          <w:w w:val="102"/>
          <w:sz w:val="20"/>
        </w:rPr>
        <w:t>z</w:t>
      </w:r>
      <w:proofErr w:type="spellEnd"/>
      <w:r w:rsidRPr="00291A64">
        <w:rPr>
          <w:rFonts w:ascii="Arial" w:hAnsi="Arial" w:cs="Arial"/>
          <w:spacing w:val="13"/>
          <w:w w:val="102"/>
          <w:sz w:val="20"/>
        </w:rPr>
        <w:t>,</w:t>
      </w:r>
      <w:r w:rsidRPr="00291A64">
        <w:rPr>
          <w:rFonts w:ascii="Arial" w:hAnsi="Arial" w:cs="Arial"/>
          <w:spacing w:val="-1"/>
          <w:w w:val="99"/>
          <w:sz w:val="20"/>
        </w:rPr>
        <w:t xml:space="preserve"> </w:t>
      </w:r>
      <w:r w:rsidRPr="00291A64">
        <w:rPr>
          <w:rFonts w:ascii="Arial" w:hAnsi="Arial" w:cs="Arial"/>
          <w:spacing w:val="-2"/>
          <w:sz w:val="20"/>
        </w:rPr>
        <w:t>M.G.,</w:t>
      </w:r>
      <w:r w:rsidRPr="00291A64">
        <w:rPr>
          <w:rFonts w:ascii="Arial" w:hAnsi="Arial" w:cs="Arial"/>
          <w:spacing w:val="-8"/>
          <w:sz w:val="20"/>
        </w:rPr>
        <w:t xml:space="preserve"> </w:t>
      </w:r>
      <w:r w:rsidRPr="00291A64">
        <w:rPr>
          <w:rFonts w:ascii="Arial" w:hAnsi="Arial" w:cs="Arial"/>
          <w:spacing w:val="-2"/>
          <w:sz w:val="20"/>
        </w:rPr>
        <w:t>List,</w:t>
      </w:r>
      <w:r w:rsidRPr="00291A64">
        <w:rPr>
          <w:rFonts w:ascii="Arial" w:hAnsi="Arial" w:cs="Arial"/>
          <w:spacing w:val="-8"/>
          <w:sz w:val="20"/>
        </w:rPr>
        <w:t xml:space="preserve"> </w:t>
      </w:r>
      <w:r w:rsidRPr="00291A64">
        <w:rPr>
          <w:rFonts w:ascii="Arial" w:hAnsi="Arial" w:cs="Arial"/>
          <w:spacing w:val="-2"/>
          <w:sz w:val="20"/>
        </w:rPr>
        <w:t>M.,</w:t>
      </w:r>
      <w:r w:rsidRPr="00291A64">
        <w:rPr>
          <w:rFonts w:ascii="Arial" w:hAnsi="Arial" w:cs="Arial"/>
          <w:spacing w:val="-7"/>
          <w:sz w:val="20"/>
        </w:rPr>
        <w:t xml:space="preserve"> </w:t>
      </w:r>
      <w:r w:rsidRPr="00291A64">
        <w:rPr>
          <w:rFonts w:ascii="Arial" w:hAnsi="Arial" w:cs="Arial"/>
          <w:spacing w:val="-2"/>
          <w:sz w:val="20"/>
        </w:rPr>
        <w:t>Baumbach,</w:t>
      </w:r>
      <w:r w:rsidRPr="00291A64">
        <w:rPr>
          <w:rFonts w:ascii="Arial" w:hAnsi="Arial" w:cs="Arial"/>
          <w:spacing w:val="-8"/>
          <w:sz w:val="20"/>
        </w:rPr>
        <w:t xml:space="preserve"> </w:t>
      </w:r>
      <w:r w:rsidRPr="00291A64">
        <w:rPr>
          <w:rFonts w:ascii="Arial" w:hAnsi="Arial" w:cs="Arial"/>
          <w:spacing w:val="-2"/>
          <w:sz w:val="20"/>
        </w:rPr>
        <w:t>J.,</w:t>
      </w:r>
      <w:r w:rsidRPr="00291A64">
        <w:rPr>
          <w:rFonts w:ascii="Arial" w:hAnsi="Arial" w:cs="Arial"/>
          <w:spacing w:val="-8"/>
          <w:sz w:val="20"/>
        </w:rPr>
        <w:t xml:space="preserve"> </w:t>
      </w:r>
      <w:r w:rsidRPr="00291A64">
        <w:rPr>
          <w:rFonts w:ascii="Arial" w:hAnsi="Arial" w:cs="Arial"/>
          <w:spacing w:val="-2"/>
          <w:sz w:val="20"/>
        </w:rPr>
        <w:t>Schmidt,</w:t>
      </w:r>
      <w:r w:rsidRPr="00291A64">
        <w:rPr>
          <w:rFonts w:ascii="Arial" w:hAnsi="Arial" w:cs="Arial"/>
          <w:spacing w:val="-8"/>
          <w:sz w:val="20"/>
        </w:rPr>
        <w:t xml:space="preserve"> </w:t>
      </w:r>
      <w:r w:rsidRPr="00291A64">
        <w:rPr>
          <w:rFonts w:ascii="Arial" w:hAnsi="Arial" w:cs="Arial"/>
          <w:spacing w:val="-2"/>
          <w:sz w:val="20"/>
        </w:rPr>
        <w:t>H.H.:</w:t>
      </w:r>
      <w:r w:rsidRPr="00291A64">
        <w:rPr>
          <w:rFonts w:ascii="Arial" w:hAnsi="Arial" w:cs="Arial"/>
          <w:spacing w:val="-8"/>
          <w:sz w:val="20"/>
        </w:rPr>
        <w:t xml:space="preserve"> </w:t>
      </w:r>
      <w:r w:rsidRPr="00291A64">
        <w:rPr>
          <w:rFonts w:ascii="Arial" w:hAnsi="Arial" w:cs="Arial"/>
          <w:spacing w:val="-2"/>
          <w:sz w:val="20"/>
        </w:rPr>
        <w:t>Un-biased</w:t>
      </w:r>
      <w:r w:rsidRPr="00291A64">
        <w:rPr>
          <w:rFonts w:ascii="Arial" w:hAnsi="Arial" w:cs="Arial"/>
          <w:spacing w:val="-8"/>
          <w:sz w:val="20"/>
        </w:rPr>
        <w:t xml:space="preserve"> </w:t>
      </w:r>
      <w:r w:rsidRPr="00291A64">
        <w:rPr>
          <w:rFonts w:ascii="Arial" w:hAnsi="Arial" w:cs="Arial"/>
          <w:spacing w:val="-2"/>
          <w:sz w:val="20"/>
        </w:rPr>
        <w:t>housekeeping</w:t>
      </w:r>
      <w:r w:rsidRPr="00291A64">
        <w:rPr>
          <w:rFonts w:ascii="Arial" w:hAnsi="Arial" w:cs="Arial"/>
          <w:spacing w:val="-8"/>
          <w:sz w:val="20"/>
        </w:rPr>
        <w:t xml:space="preserve"> </w:t>
      </w:r>
      <w:r w:rsidRPr="00291A64">
        <w:rPr>
          <w:rFonts w:ascii="Arial" w:hAnsi="Arial" w:cs="Arial"/>
          <w:spacing w:val="-2"/>
          <w:sz w:val="20"/>
        </w:rPr>
        <w:t>gene</w:t>
      </w:r>
      <w:r w:rsidRPr="00291A64">
        <w:rPr>
          <w:rFonts w:ascii="Arial" w:hAnsi="Arial" w:cs="Arial"/>
          <w:spacing w:val="-8"/>
          <w:sz w:val="20"/>
        </w:rPr>
        <w:t xml:space="preserve"> </w:t>
      </w:r>
      <w:r w:rsidRPr="00291A64">
        <w:rPr>
          <w:rFonts w:ascii="Arial" w:hAnsi="Arial" w:cs="Arial"/>
          <w:spacing w:val="-2"/>
          <w:sz w:val="20"/>
        </w:rPr>
        <w:t xml:space="preserve">panel </w:t>
      </w:r>
      <w:r w:rsidRPr="00291A64">
        <w:rPr>
          <w:rFonts w:ascii="Arial" w:hAnsi="Arial" w:cs="Arial"/>
          <w:spacing w:val="-4"/>
          <w:sz w:val="20"/>
        </w:rPr>
        <w:t xml:space="preserve">selection for high-validity gene expression analysis. Scientific Reports </w:t>
      </w:r>
      <w:r w:rsidRPr="00291A64">
        <w:rPr>
          <w:rFonts w:ascii="Arial" w:hAnsi="Arial" w:cs="Arial"/>
          <w:b/>
          <w:spacing w:val="-4"/>
          <w:sz w:val="20"/>
        </w:rPr>
        <w:t>12</w:t>
      </w:r>
      <w:r w:rsidRPr="00291A64">
        <w:rPr>
          <w:rFonts w:ascii="Arial" w:hAnsi="Arial" w:cs="Arial"/>
          <w:spacing w:val="-4"/>
          <w:sz w:val="20"/>
        </w:rPr>
        <w:t xml:space="preserve">(1), 12324 </w:t>
      </w:r>
      <w:r w:rsidRPr="00291A64">
        <w:rPr>
          <w:rFonts w:ascii="Arial" w:hAnsi="Arial" w:cs="Arial"/>
          <w:spacing w:val="-2"/>
          <w:sz w:val="20"/>
        </w:rPr>
        <w:t>(2022)</w:t>
      </w:r>
    </w:p>
    <w:p w14:paraId="01EAC5D6" w14:textId="77777777" w:rsidR="00F675DE" w:rsidRPr="00291A64" w:rsidRDefault="0047037D" w:rsidP="007966D0">
      <w:pPr>
        <w:pStyle w:val="ListParagraph"/>
        <w:numPr>
          <w:ilvl w:val="0"/>
          <w:numId w:val="1"/>
        </w:numPr>
        <w:tabs>
          <w:tab w:val="left" w:pos="730"/>
        </w:tabs>
        <w:spacing w:before="206" w:line="249" w:lineRule="auto"/>
        <w:ind w:left="730" w:hanging="410"/>
        <w:jc w:val="both"/>
        <w:rPr>
          <w:rFonts w:ascii="Arial" w:hAnsi="Arial" w:cs="Arial"/>
          <w:sz w:val="20"/>
        </w:rPr>
      </w:pPr>
      <w:bookmarkStart w:id="4603" w:name="_bookmark14"/>
      <w:bookmarkEnd w:id="4603"/>
      <w:r w:rsidRPr="00291A64">
        <w:rPr>
          <w:rFonts w:ascii="Arial" w:hAnsi="Arial" w:cs="Arial"/>
          <w:sz w:val="20"/>
        </w:rPr>
        <w:t xml:space="preserve">Tilli, T.M., Castro, </w:t>
      </w:r>
      <w:proofErr w:type="spellStart"/>
      <w:r w:rsidRPr="00291A64">
        <w:rPr>
          <w:rFonts w:ascii="Arial" w:hAnsi="Arial" w:cs="Arial"/>
          <w:sz w:val="20"/>
        </w:rPr>
        <w:t>C.d.S</w:t>
      </w:r>
      <w:proofErr w:type="spellEnd"/>
      <w:r w:rsidRPr="00291A64">
        <w:rPr>
          <w:rFonts w:ascii="Arial" w:hAnsi="Arial" w:cs="Arial"/>
          <w:sz w:val="20"/>
        </w:rPr>
        <w:t xml:space="preserve">., Tuszynski, J.A., Carels, N.: A strategy to identify </w:t>
      </w:r>
      <w:r w:rsidRPr="00291A64">
        <w:rPr>
          <w:rFonts w:ascii="Arial" w:hAnsi="Arial" w:cs="Arial"/>
          <w:spacing w:val="-2"/>
          <w:sz w:val="20"/>
        </w:rPr>
        <w:t>housekeeping</w:t>
      </w:r>
      <w:r w:rsidRPr="00291A64">
        <w:rPr>
          <w:rFonts w:ascii="Arial" w:hAnsi="Arial" w:cs="Arial"/>
          <w:spacing w:val="-11"/>
          <w:sz w:val="20"/>
        </w:rPr>
        <w:t xml:space="preserve"> </w:t>
      </w:r>
      <w:r w:rsidRPr="00291A64">
        <w:rPr>
          <w:rFonts w:ascii="Arial" w:hAnsi="Arial" w:cs="Arial"/>
          <w:spacing w:val="-2"/>
          <w:sz w:val="20"/>
        </w:rPr>
        <w:t>genes</w:t>
      </w:r>
      <w:r w:rsidRPr="00291A64">
        <w:rPr>
          <w:rFonts w:ascii="Arial" w:hAnsi="Arial" w:cs="Arial"/>
          <w:spacing w:val="-10"/>
          <w:sz w:val="20"/>
        </w:rPr>
        <w:t xml:space="preserve"> </w:t>
      </w:r>
      <w:r w:rsidRPr="00291A64">
        <w:rPr>
          <w:rFonts w:ascii="Arial" w:hAnsi="Arial" w:cs="Arial"/>
          <w:spacing w:val="-2"/>
          <w:sz w:val="20"/>
        </w:rPr>
        <w:t>suitable</w:t>
      </w:r>
      <w:r w:rsidRPr="00291A64">
        <w:rPr>
          <w:rFonts w:ascii="Arial" w:hAnsi="Arial" w:cs="Arial"/>
          <w:spacing w:val="-10"/>
          <w:sz w:val="20"/>
        </w:rPr>
        <w:t xml:space="preserve"> </w:t>
      </w:r>
      <w:r w:rsidRPr="00291A64">
        <w:rPr>
          <w:rFonts w:ascii="Arial" w:hAnsi="Arial" w:cs="Arial"/>
          <w:spacing w:val="-2"/>
          <w:sz w:val="20"/>
        </w:rPr>
        <w:t>for</w:t>
      </w:r>
      <w:r w:rsidRPr="00291A64">
        <w:rPr>
          <w:rFonts w:ascii="Arial" w:hAnsi="Arial" w:cs="Arial"/>
          <w:spacing w:val="-10"/>
          <w:sz w:val="20"/>
        </w:rPr>
        <w:t xml:space="preserve"> </w:t>
      </w:r>
      <w:r w:rsidRPr="00291A64">
        <w:rPr>
          <w:rFonts w:ascii="Arial" w:hAnsi="Arial" w:cs="Arial"/>
          <w:spacing w:val="-2"/>
          <w:sz w:val="20"/>
        </w:rPr>
        <w:t>analysis</w:t>
      </w:r>
      <w:r w:rsidRPr="00291A64">
        <w:rPr>
          <w:rFonts w:ascii="Arial" w:hAnsi="Arial" w:cs="Arial"/>
          <w:spacing w:val="-10"/>
          <w:sz w:val="20"/>
        </w:rPr>
        <w:t xml:space="preserve"> </w:t>
      </w:r>
      <w:r w:rsidRPr="00291A64">
        <w:rPr>
          <w:rFonts w:ascii="Arial" w:hAnsi="Arial" w:cs="Arial"/>
          <w:spacing w:val="-2"/>
          <w:sz w:val="20"/>
        </w:rPr>
        <w:t>in</w:t>
      </w:r>
      <w:r w:rsidRPr="00291A64">
        <w:rPr>
          <w:rFonts w:ascii="Arial" w:hAnsi="Arial" w:cs="Arial"/>
          <w:spacing w:val="-10"/>
          <w:sz w:val="20"/>
        </w:rPr>
        <w:t xml:space="preserve"> </w:t>
      </w:r>
      <w:r w:rsidRPr="00291A64">
        <w:rPr>
          <w:rFonts w:ascii="Arial" w:hAnsi="Arial" w:cs="Arial"/>
          <w:spacing w:val="-2"/>
          <w:sz w:val="20"/>
        </w:rPr>
        <w:t>breast</w:t>
      </w:r>
      <w:r w:rsidRPr="00291A64">
        <w:rPr>
          <w:rFonts w:ascii="Arial" w:hAnsi="Arial" w:cs="Arial"/>
          <w:spacing w:val="-10"/>
          <w:sz w:val="20"/>
        </w:rPr>
        <w:t xml:space="preserve"> </w:t>
      </w:r>
      <w:r w:rsidRPr="00291A64">
        <w:rPr>
          <w:rFonts w:ascii="Arial" w:hAnsi="Arial" w:cs="Arial"/>
          <w:spacing w:val="-2"/>
          <w:sz w:val="20"/>
        </w:rPr>
        <w:t>cancer</w:t>
      </w:r>
      <w:r w:rsidRPr="00291A64">
        <w:rPr>
          <w:rFonts w:ascii="Arial" w:hAnsi="Arial" w:cs="Arial"/>
          <w:spacing w:val="-10"/>
          <w:sz w:val="20"/>
        </w:rPr>
        <w:t xml:space="preserve"> </w:t>
      </w:r>
      <w:r w:rsidRPr="00291A64">
        <w:rPr>
          <w:rFonts w:ascii="Arial" w:hAnsi="Arial" w:cs="Arial"/>
          <w:spacing w:val="-2"/>
          <w:sz w:val="20"/>
        </w:rPr>
        <w:t>diseases.</w:t>
      </w:r>
      <w:r w:rsidRPr="00291A64">
        <w:rPr>
          <w:rFonts w:ascii="Arial" w:hAnsi="Arial" w:cs="Arial"/>
          <w:spacing w:val="-10"/>
          <w:sz w:val="20"/>
        </w:rPr>
        <w:t xml:space="preserve"> </w:t>
      </w:r>
      <w:r w:rsidRPr="00291A64">
        <w:rPr>
          <w:rFonts w:ascii="Arial" w:hAnsi="Arial" w:cs="Arial"/>
          <w:spacing w:val="-2"/>
          <w:sz w:val="20"/>
        </w:rPr>
        <w:t>BMC</w:t>
      </w:r>
      <w:r w:rsidRPr="00291A64">
        <w:rPr>
          <w:rFonts w:ascii="Arial" w:hAnsi="Arial" w:cs="Arial"/>
          <w:spacing w:val="-10"/>
          <w:sz w:val="20"/>
        </w:rPr>
        <w:t xml:space="preserve"> </w:t>
      </w:r>
      <w:r w:rsidRPr="00291A64">
        <w:rPr>
          <w:rFonts w:ascii="Arial" w:hAnsi="Arial" w:cs="Arial"/>
          <w:spacing w:val="-2"/>
          <w:sz w:val="20"/>
        </w:rPr>
        <w:t xml:space="preserve">genomics </w:t>
      </w:r>
      <w:r w:rsidRPr="00291A64">
        <w:rPr>
          <w:rFonts w:ascii="Arial" w:hAnsi="Arial" w:cs="Arial"/>
          <w:b/>
          <w:sz w:val="20"/>
        </w:rPr>
        <w:t>17</w:t>
      </w:r>
      <w:r w:rsidRPr="00291A64">
        <w:rPr>
          <w:rFonts w:ascii="Arial" w:hAnsi="Arial" w:cs="Arial"/>
          <w:sz w:val="20"/>
        </w:rPr>
        <w:t>, 1–11 (2016)</w:t>
      </w:r>
    </w:p>
    <w:p w14:paraId="26B459AB" w14:textId="77777777" w:rsidR="00F675DE" w:rsidRPr="00291A64" w:rsidRDefault="00F675DE" w:rsidP="007966D0">
      <w:pPr>
        <w:spacing w:line="249" w:lineRule="auto"/>
        <w:jc w:val="both"/>
        <w:rPr>
          <w:rFonts w:ascii="Arial" w:hAnsi="Arial" w:cs="Arial"/>
          <w:sz w:val="20"/>
        </w:rPr>
        <w:sectPr w:rsidR="00F675DE" w:rsidRPr="00291A64">
          <w:pgSz w:w="11910" w:h="16840"/>
          <w:pgMar w:top="1420" w:right="1680" w:bottom="3920" w:left="1680" w:header="0" w:footer="3734" w:gutter="0"/>
          <w:cols w:space="720"/>
        </w:sectPr>
      </w:pPr>
    </w:p>
    <w:p w14:paraId="6FE0AE11" w14:textId="77777777" w:rsidR="00F675DE" w:rsidRPr="00291A64" w:rsidRDefault="0047037D" w:rsidP="007966D0">
      <w:pPr>
        <w:pStyle w:val="ListParagraph"/>
        <w:numPr>
          <w:ilvl w:val="0"/>
          <w:numId w:val="1"/>
        </w:numPr>
        <w:tabs>
          <w:tab w:val="left" w:pos="1221"/>
        </w:tabs>
        <w:spacing w:before="52" w:line="249" w:lineRule="auto"/>
        <w:ind w:right="318" w:hanging="410"/>
        <w:jc w:val="both"/>
        <w:rPr>
          <w:rFonts w:ascii="Arial" w:hAnsi="Arial" w:cs="Arial"/>
          <w:sz w:val="20"/>
        </w:rPr>
      </w:pPr>
      <w:bookmarkStart w:id="4604" w:name="_bookmark15"/>
      <w:bookmarkEnd w:id="4604"/>
      <w:r w:rsidRPr="00291A64">
        <w:rPr>
          <w:rFonts w:ascii="Arial" w:hAnsi="Arial" w:cs="Arial"/>
          <w:spacing w:val="-4"/>
          <w:sz w:val="20"/>
        </w:rPr>
        <w:lastRenderedPageBreak/>
        <w:t xml:space="preserve">Hazarika, A., </w:t>
      </w:r>
      <w:proofErr w:type="spellStart"/>
      <w:r w:rsidRPr="00291A64">
        <w:rPr>
          <w:rFonts w:ascii="Arial" w:hAnsi="Arial" w:cs="Arial"/>
          <w:spacing w:val="-4"/>
          <w:sz w:val="20"/>
        </w:rPr>
        <w:t>Nongkhlaw</w:t>
      </w:r>
      <w:proofErr w:type="spellEnd"/>
      <w:r w:rsidRPr="00291A64">
        <w:rPr>
          <w:rFonts w:ascii="Arial" w:hAnsi="Arial" w:cs="Arial"/>
          <w:spacing w:val="-4"/>
          <w:sz w:val="20"/>
        </w:rPr>
        <w:t>, B., Mukhopadhyay, A.: Identification of stable reference genes</w:t>
      </w:r>
      <w:r w:rsidRPr="00291A64">
        <w:rPr>
          <w:rFonts w:ascii="Arial" w:hAnsi="Arial" w:cs="Arial"/>
          <w:spacing w:val="-6"/>
          <w:sz w:val="20"/>
        </w:rPr>
        <w:t xml:space="preserve"> </w:t>
      </w:r>
      <w:r w:rsidRPr="00291A64">
        <w:rPr>
          <w:rFonts w:ascii="Arial" w:hAnsi="Arial" w:cs="Arial"/>
          <w:spacing w:val="-4"/>
          <w:sz w:val="20"/>
        </w:rPr>
        <w:t>in</w:t>
      </w:r>
      <w:r w:rsidRPr="00291A64">
        <w:rPr>
          <w:rFonts w:ascii="Arial" w:hAnsi="Arial" w:cs="Arial"/>
          <w:spacing w:val="-6"/>
          <w:sz w:val="20"/>
        </w:rPr>
        <w:t xml:space="preserve"> </w:t>
      </w:r>
      <w:r w:rsidRPr="00291A64">
        <w:rPr>
          <w:rFonts w:ascii="Arial" w:hAnsi="Arial" w:cs="Arial"/>
          <w:spacing w:val="-4"/>
          <w:sz w:val="20"/>
        </w:rPr>
        <w:t>peripheral</w:t>
      </w:r>
      <w:r w:rsidRPr="00291A64">
        <w:rPr>
          <w:rFonts w:ascii="Arial" w:hAnsi="Arial" w:cs="Arial"/>
          <w:spacing w:val="-6"/>
          <w:sz w:val="20"/>
        </w:rPr>
        <w:t xml:space="preserve"> </w:t>
      </w:r>
      <w:r w:rsidRPr="00291A64">
        <w:rPr>
          <w:rFonts w:ascii="Arial" w:hAnsi="Arial" w:cs="Arial"/>
          <w:spacing w:val="-4"/>
          <w:sz w:val="20"/>
        </w:rPr>
        <w:t>blood</w:t>
      </w:r>
      <w:r w:rsidRPr="00291A64">
        <w:rPr>
          <w:rFonts w:ascii="Arial" w:hAnsi="Arial" w:cs="Arial"/>
          <w:spacing w:val="-7"/>
          <w:sz w:val="20"/>
        </w:rPr>
        <w:t xml:space="preserve"> </w:t>
      </w:r>
      <w:r w:rsidRPr="00291A64">
        <w:rPr>
          <w:rFonts w:ascii="Arial" w:hAnsi="Arial" w:cs="Arial"/>
          <w:spacing w:val="-4"/>
          <w:sz w:val="20"/>
        </w:rPr>
        <w:t>mononuclear</w:t>
      </w:r>
      <w:r w:rsidRPr="00291A64">
        <w:rPr>
          <w:rFonts w:ascii="Arial" w:hAnsi="Arial" w:cs="Arial"/>
          <w:spacing w:val="-6"/>
          <w:sz w:val="20"/>
        </w:rPr>
        <w:t xml:space="preserve"> </w:t>
      </w:r>
      <w:r w:rsidRPr="00291A64">
        <w:rPr>
          <w:rFonts w:ascii="Arial" w:hAnsi="Arial" w:cs="Arial"/>
          <w:spacing w:val="-4"/>
          <w:sz w:val="20"/>
        </w:rPr>
        <w:t>cells</w:t>
      </w:r>
      <w:r w:rsidRPr="00291A64">
        <w:rPr>
          <w:rFonts w:ascii="Arial" w:hAnsi="Arial" w:cs="Arial"/>
          <w:spacing w:val="-6"/>
          <w:sz w:val="20"/>
        </w:rPr>
        <w:t xml:space="preserve"> </w:t>
      </w:r>
      <w:r w:rsidRPr="00291A64">
        <w:rPr>
          <w:rFonts w:ascii="Arial" w:hAnsi="Arial" w:cs="Arial"/>
          <w:spacing w:val="-4"/>
          <w:sz w:val="20"/>
        </w:rPr>
        <w:t>from</w:t>
      </w:r>
      <w:r w:rsidRPr="00291A64">
        <w:rPr>
          <w:rFonts w:ascii="Arial" w:hAnsi="Arial" w:cs="Arial"/>
          <w:spacing w:val="-6"/>
          <w:sz w:val="20"/>
        </w:rPr>
        <w:t xml:space="preserve"> </w:t>
      </w:r>
      <w:r w:rsidRPr="00291A64">
        <w:rPr>
          <w:rFonts w:ascii="Arial" w:hAnsi="Arial" w:cs="Arial"/>
          <w:spacing w:val="-4"/>
          <w:sz w:val="20"/>
        </w:rPr>
        <w:t>type</w:t>
      </w:r>
      <w:r w:rsidRPr="00291A64">
        <w:rPr>
          <w:rFonts w:ascii="Arial" w:hAnsi="Arial" w:cs="Arial"/>
          <w:spacing w:val="-6"/>
          <w:sz w:val="20"/>
        </w:rPr>
        <w:t xml:space="preserve"> </w:t>
      </w:r>
      <w:r w:rsidRPr="00291A64">
        <w:rPr>
          <w:rFonts w:ascii="Arial" w:hAnsi="Arial" w:cs="Arial"/>
          <w:spacing w:val="-4"/>
          <w:sz w:val="20"/>
        </w:rPr>
        <w:t>2</w:t>
      </w:r>
      <w:r w:rsidRPr="00291A64">
        <w:rPr>
          <w:rFonts w:ascii="Arial" w:hAnsi="Arial" w:cs="Arial"/>
          <w:spacing w:val="-7"/>
          <w:sz w:val="20"/>
        </w:rPr>
        <w:t xml:space="preserve"> </w:t>
      </w:r>
      <w:r w:rsidRPr="00291A64">
        <w:rPr>
          <w:rFonts w:ascii="Arial" w:hAnsi="Arial" w:cs="Arial"/>
          <w:spacing w:val="-4"/>
          <w:sz w:val="20"/>
        </w:rPr>
        <w:t>diabetes</w:t>
      </w:r>
      <w:r w:rsidRPr="00291A64">
        <w:rPr>
          <w:rFonts w:ascii="Arial" w:hAnsi="Arial" w:cs="Arial"/>
          <w:spacing w:val="-6"/>
          <w:sz w:val="20"/>
        </w:rPr>
        <w:t xml:space="preserve"> </w:t>
      </w:r>
      <w:r w:rsidRPr="00291A64">
        <w:rPr>
          <w:rFonts w:ascii="Arial" w:hAnsi="Arial" w:cs="Arial"/>
          <w:spacing w:val="-4"/>
          <w:sz w:val="20"/>
        </w:rPr>
        <w:t>mellitus</w:t>
      </w:r>
      <w:r w:rsidRPr="00291A64">
        <w:rPr>
          <w:rFonts w:ascii="Arial" w:hAnsi="Arial" w:cs="Arial"/>
          <w:spacing w:val="-6"/>
          <w:sz w:val="20"/>
        </w:rPr>
        <w:t xml:space="preserve"> </w:t>
      </w:r>
      <w:r w:rsidRPr="00291A64">
        <w:rPr>
          <w:rFonts w:ascii="Arial" w:hAnsi="Arial" w:cs="Arial"/>
          <w:spacing w:val="-4"/>
          <w:sz w:val="20"/>
        </w:rPr>
        <w:t xml:space="preserve">patients. </w:t>
      </w:r>
      <w:r w:rsidRPr="00291A64">
        <w:rPr>
          <w:rFonts w:ascii="Arial" w:hAnsi="Arial" w:cs="Arial"/>
          <w:sz w:val="20"/>
        </w:rPr>
        <w:t xml:space="preserve">Scientific Reports </w:t>
      </w:r>
      <w:r w:rsidRPr="00291A64">
        <w:rPr>
          <w:rFonts w:ascii="Arial" w:hAnsi="Arial" w:cs="Arial"/>
          <w:b/>
          <w:sz w:val="20"/>
        </w:rPr>
        <w:t>13</w:t>
      </w:r>
      <w:r w:rsidRPr="00291A64">
        <w:rPr>
          <w:rFonts w:ascii="Arial" w:hAnsi="Arial" w:cs="Arial"/>
          <w:sz w:val="20"/>
        </w:rPr>
        <w:t>(1), 486 (2023)</w:t>
      </w:r>
    </w:p>
    <w:p w14:paraId="1982B4D2" w14:textId="77777777" w:rsidR="00F675DE" w:rsidRPr="00291A64" w:rsidRDefault="0047037D" w:rsidP="007966D0">
      <w:pPr>
        <w:pStyle w:val="ListParagraph"/>
        <w:numPr>
          <w:ilvl w:val="0"/>
          <w:numId w:val="1"/>
        </w:numPr>
        <w:tabs>
          <w:tab w:val="left" w:pos="1221"/>
        </w:tabs>
        <w:spacing w:before="202" w:line="249" w:lineRule="auto"/>
        <w:ind w:right="316" w:hanging="410"/>
        <w:jc w:val="both"/>
        <w:rPr>
          <w:rFonts w:ascii="Arial" w:hAnsi="Arial" w:cs="Arial"/>
          <w:sz w:val="20"/>
        </w:rPr>
      </w:pPr>
      <w:bookmarkStart w:id="4605" w:name="_bookmark16"/>
      <w:bookmarkEnd w:id="4605"/>
      <w:r w:rsidRPr="00291A64">
        <w:rPr>
          <w:rFonts w:ascii="Arial" w:hAnsi="Arial" w:cs="Arial"/>
          <w:sz w:val="20"/>
        </w:rPr>
        <w:t xml:space="preserve">Jonge, H.J., Fehrmann, R.S., Bont, E.S., Hofstra, R.M., </w:t>
      </w:r>
      <w:proofErr w:type="spellStart"/>
      <w:r w:rsidRPr="00291A64">
        <w:rPr>
          <w:rFonts w:ascii="Arial" w:hAnsi="Arial" w:cs="Arial"/>
          <w:sz w:val="20"/>
        </w:rPr>
        <w:t>Gerbens</w:t>
      </w:r>
      <w:proofErr w:type="spellEnd"/>
      <w:r w:rsidRPr="00291A64">
        <w:rPr>
          <w:rFonts w:ascii="Arial" w:hAnsi="Arial" w:cs="Arial"/>
          <w:sz w:val="20"/>
        </w:rPr>
        <w:t xml:space="preserve">, F., Kamps, W.A., Vries, E.G., Zee, A.G., Meerman, G.J., Elst, A.: Evidence based selection of housekeeping genes. </w:t>
      </w:r>
      <w:proofErr w:type="spellStart"/>
      <w:r w:rsidRPr="00291A64">
        <w:rPr>
          <w:rFonts w:ascii="Arial" w:hAnsi="Arial" w:cs="Arial"/>
          <w:sz w:val="20"/>
        </w:rPr>
        <w:t>PloS</w:t>
      </w:r>
      <w:proofErr w:type="spellEnd"/>
      <w:r w:rsidRPr="00291A64">
        <w:rPr>
          <w:rFonts w:ascii="Arial" w:hAnsi="Arial" w:cs="Arial"/>
          <w:sz w:val="20"/>
        </w:rPr>
        <w:t xml:space="preserve"> one </w:t>
      </w:r>
      <w:r w:rsidRPr="00291A64">
        <w:rPr>
          <w:rFonts w:ascii="Arial" w:hAnsi="Arial" w:cs="Arial"/>
          <w:b/>
          <w:sz w:val="20"/>
        </w:rPr>
        <w:t>2</w:t>
      </w:r>
      <w:r w:rsidRPr="00291A64">
        <w:rPr>
          <w:rFonts w:ascii="Arial" w:hAnsi="Arial" w:cs="Arial"/>
          <w:sz w:val="20"/>
        </w:rPr>
        <w:t>(9), 898 (2007)</w:t>
      </w:r>
    </w:p>
    <w:p w14:paraId="465F8C78" w14:textId="77777777" w:rsidR="00F675DE" w:rsidRPr="00291A64" w:rsidRDefault="0047037D" w:rsidP="007966D0">
      <w:pPr>
        <w:pStyle w:val="ListParagraph"/>
        <w:numPr>
          <w:ilvl w:val="0"/>
          <w:numId w:val="1"/>
        </w:numPr>
        <w:tabs>
          <w:tab w:val="left" w:pos="1221"/>
        </w:tabs>
        <w:spacing w:line="249" w:lineRule="auto"/>
        <w:ind w:right="316" w:hanging="410"/>
        <w:jc w:val="both"/>
        <w:rPr>
          <w:rFonts w:ascii="Arial" w:hAnsi="Arial" w:cs="Arial"/>
          <w:sz w:val="20"/>
        </w:rPr>
      </w:pPr>
      <w:bookmarkStart w:id="4606" w:name="_bookmark17"/>
      <w:bookmarkEnd w:id="4606"/>
      <w:r w:rsidRPr="00291A64">
        <w:rPr>
          <w:rFonts w:ascii="Arial" w:hAnsi="Arial" w:cs="Arial"/>
          <w:sz w:val="20"/>
        </w:rPr>
        <w:t xml:space="preserve">Herman-Edelstein, M., Rozen-Zvi, B., Zingerman, B., Lichtenberg, S., Malachi, </w:t>
      </w:r>
      <w:r w:rsidRPr="00291A64">
        <w:rPr>
          <w:rFonts w:ascii="Arial" w:hAnsi="Arial" w:cs="Arial"/>
          <w:spacing w:val="-2"/>
          <w:sz w:val="20"/>
        </w:rPr>
        <w:t>T.,</w:t>
      </w:r>
      <w:r w:rsidRPr="00291A64">
        <w:rPr>
          <w:rFonts w:ascii="Arial" w:hAnsi="Arial" w:cs="Arial"/>
          <w:spacing w:val="-7"/>
          <w:sz w:val="20"/>
        </w:rPr>
        <w:t xml:space="preserve"> </w:t>
      </w:r>
      <w:proofErr w:type="spellStart"/>
      <w:r w:rsidRPr="00291A64">
        <w:rPr>
          <w:rFonts w:ascii="Arial" w:hAnsi="Arial" w:cs="Arial"/>
          <w:spacing w:val="-2"/>
          <w:sz w:val="20"/>
        </w:rPr>
        <w:t>Gafter</w:t>
      </w:r>
      <w:proofErr w:type="spellEnd"/>
      <w:r w:rsidRPr="00291A64">
        <w:rPr>
          <w:rFonts w:ascii="Arial" w:hAnsi="Arial" w:cs="Arial"/>
          <w:spacing w:val="-2"/>
          <w:sz w:val="20"/>
        </w:rPr>
        <w:t>,</w:t>
      </w:r>
      <w:r w:rsidRPr="00291A64">
        <w:rPr>
          <w:rFonts w:ascii="Arial" w:hAnsi="Arial" w:cs="Arial"/>
          <w:spacing w:val="-7"/>
          <w:sz w:val="20"/>
        </w:rPr>
        <w:t xml:space="preserve"> </w:t>
      </w:r>
      <w:r w:rsidRPr="00291A64">
        <w:rPr>
          <w:rFonts w:ascii="Arial" w:hAnsi="Arial" w:cs="Arial"/>
          <w:spacing w:val="-2"/>
          <w:sz w:val="20"/>
        </w:rPr>
        <w:t>U.,</w:t>
      </w:r>
      <w:r w:rsidRPr="00291A64">
        <w:rPr>
          <w:rFonts w:ascii="Arial" w:hAnsi="Arial" w:cs="Arial"/>
          <w:spacing w:val="-7"/>
          <w:sz w:val="20"/>
        </w:rPr>
        <w:t xml:space="preserve"> </w:t>
      </w:r>
      <w:r w:rsidRPr="00291A64">
        <w:rPr>
          <w:rFonts w:ascii="Arial" w:hAnsi="Arial" w:cs="Arial"/>
          <w:spacing w:val="-2"/>
          <w:sz w:val="20"/>
        </w:rPr>
        <w:t>Ori,</w:t>
      </w:r>
      <w:r w:rsidRPr="00291A64">
        <w:rPr>
          <w:rFonts w:ascii="Arial" w:hAnsi="Arial" w:cs="Arial"/>
          <w:spacing w:val="-7"/>
          <w:sz w:val="20"/>
        </w:rPr>
        <w:t xml:space="preserve"> </w:t>
      </w:r>
      <w:r w:rsidRPr="00291A64">
        <w:rPr>
          <w:rFonts w:ascii="Arial" w:hAnsi="Arial" w:cs="Arial"/>
          <w:spacing w:val="-2"/>
          <w:sz w:val="20"/>
        </w:rPr>
        <w:t>Y.:</w:t>
      </w:r>
      <w:r w:rsidRPr="00291A64">
        <w:rPr>
          <w:rFonts w:ascii="Arial" w:hAnsi="Arial" w:cs="Arial"/>
          <w:spacing w:val="-7"/>
          <w:sz w:val="20"/>
        </w:rPr>
        <w:t xml:space="preserve"> </w:t>
      </w:r>
      <w:r w:rsidRPr="00291A64">
        <w:rPr>
          <w:rFonts w:ascii="Arial" w:hAnsi="Arial" w:cs="Arial"/>
          <w:spacing w:val="-2"/>
          <w:sz w:val="20"/>
        </w:rPr>
        <w:t>Effect</w:t>
      </w:r>
      <w:r w:rsidRPr="00291A64">
        <w:rPr>
          <w:rFonts w:ascii="Arial" w:hAnsi="Arial" w:cs="Arial"/>
          <w:spacing w:val="-7"/>
          <w:sz w:val="20"/>
        </w:rPr>
        <w:t xml:space="preserve"> </w:t>
      </w:r>
      <w:r w:rsidRPr="00291A64">
        <w:rPr>
          <w:rFonts w:ascii="Arial" w:hAnsi="Arial" w:cs="Arial"/>
          <w:spacing w:val="-2"/>
          <w:sz w:val="20"/>
        </w:rPr>
        <w:t>of</w:t>
      </w:r>
      <w:r w:rsidRPr="00291A64">
        <w:rPr>
          <w:rFonts w:ascii="Arial" w:hAnsi="Arial" w:cs="Arial"/>
          <w:spacing w:val="-7"/>
          <w:sz w:val="20"/>
        </w:rPr>
        <w:t xml:space="preserve"> </w:t>
      </w:r>
      <w:r w:rsidRPr="00291A64">
        <w:rPr>
          <w:rFonts w:ascii="Arial" w:hAnsi="Arial" w:cs="Arial"/>
          <w:spacing w:val="-2"/>
          <w:sz w:val="20"/>
        </w:rPr>
        <w:t>immunosuppressive</w:t>
      </w:r>
      <w:r w:rsidRPr="00291A64">
        <w:rPr>
          <w:rFonts w:ascii="Arial" w:hAnsi="Arial" w:cs="Arial"/>
          <w:spacing w:val="-7"/>
          <w:sz w:val="20"/>
        </w:rPr>
        <w:t xml:space="preserve"> </w:t>
      </w:r>
      <w:r w:rsidRPr="00291A64">
        <w:rPr>
          <w:rFonts w:ascii="Arial" w:hAnsi="Arial" w:cs="Arial"/>
          <w:spacing w:val="-2"/>
          <w:sz w:val="20"/>
        </w:rPr>
        <w:t>drugs</w:t>
      </w:r>
      <w:r w:rsidRPr="00291A64">
        <w:rPr>
          <w:rFonts w:ascii="Arial" w:hAnsi="Arial" w:cs="Arial"/>
          <w:spacing w:val="-7"/>
          <w:sz w:val="20"/>
        </w:rPr>
        <w:t xml:space="preserve"> </w:t>
      </w:r>
      <w:r w:rsidRPr="00291A64">
        <w:rPr>
          <w:rFonts w:ascii="Arial" w:hAnsi="Arial" w:cs="Arial"/>
          <w:spacing w:val="-2"/>
          <w:sz w:val="20"/>
        </w:rPr>
        <w:t>on</w:t>
      </w:r>
      <w:r w:rsidRPr="00291A64">
        <w:rPr>
          <w:rFonts w:ascii="Arial" w:hAnsi="Arial" w:cs="Arial"/>
          <w:spacing w:val="-7"/>
          <w:sz w:val="20"/>
        </w:rPr>
        <w:t xml:space="preserve"> </w:t>
      </w:r>
      <w:proofErr w:type="spellStart"/>
      <w:r w:rsidRPr="00291A64">
        <w:rPr>
          <w:rFonts w:ascii="Arial" w:hAnsi="Arial" w:cs="Arial"/>
          <w:spacing w:val="-2"/>
          <w:sz w:val="20"/>
        </w:rPr>
        <w:t>dna</w:t>
      </w:r>
      <w:proofErr w:type="spellEnd"/>
      <w:r w:rsidRPr="00291A64">
        <w:rPr>
          <w:rFonts w:ascii="Arial" w:hAnsi="Arial" w:cs="Arial"/>
          <w:spacing w:val="-7"/>
          <w:sz w:val="20"/>
        </w:rPr>
        <w:t xml:space="preserve"> </w:t>
      </w:r>
      <w:r w:rsidRPr="00291A64">
        <w:rPr>
          <w:rFonts w:ascii="Arial" w:hAnsi="Arial" w:cs="Arial"/>
          <w:spacing w:val="-2"/>
          <w:sz w:val="20"/>
        </w:rPr>
        <w:t>repair</w:t>
      </w:r>
      <w:r w:rsidRPr="00291A64">
        <w:rPr>
          <w:rFonts w:ascii="Arial" w:hAnsi="Arial" w:cs="Arial"/>
          <w:spacing w:val="-7"/>
          <w:sz w:val="20"/>
        </w:rPr>
        <w:t xml:space="preserve"> </w:t>
      </w:r>
      <w:r w:rsidRPr="00291A64">
        <w:rPr>
          <w:rFonts w:ascii="Arial" w:hAnsi="Arial" w:cs="Arial"/>
          <w:spacing w:val="-2"/>
          <w:sz w:val="20"/>
        </w:rPr>
        <w:t>in</w:t>
      </w:r>
      <w:r w:rsidRPr="00291A64">
        <w:rPr>
          <w:rFonts w:ascii="Arial" w:hAnsi="Arial" w:cs="Arial"/>
          <w:spacing w:val="-7"/>
          <w:sz w:val="20"/>
        </w:rPr>
        <w:t xml:space="preserve"> </w:t>
      </w:r>
      <w:r w:rsidRPr="00291A64">
        <w:rPr>
          <w:rFonts w:ascii="Arial" w:hAnsi="Arial" w:cs="Arial"/>
          <w:spacing w:val="-2"/>
          <w:sz w:val="20"/>
        </w:rPr>
        <w:t>human peripheral</w:t>
      </w:r>
      <w:r w:rsidRPr="00291A64">
        <w:rPr>
          <w:rFonts w:ascii="Arial" w:hAnsi="Arial" w:cs="Arial"/>
          <w:spacing w:val="-9"/>
          <w:sz w:val="20"/>
        </w:rPr>
        <w:t xml:space="preserve"> </w:t>
      </w:r>
      <w:r w:rsidRPr="00291A64">
        <w:rPr>
          <w:rFonts w:ascii="Arial" w:hAnsi="Arial" w:cs="Arial"/>
          <w:spacing w:val="-2"/>
          <w:sz w:val="20"/>
        </w:rPr>
        <w:t>blood</w:t>
      </w:r>
      <w:r w:rsidRPr="00291A64">
        <w:rPr>
          <w:rFonts w:ascii="Arial" w:hAnsi="Arial" w:cs="Arial"/>
          <w:spacing w:val="-9"/>
          <w:sz w:val="20"/>
        </w:rPr>
        <w:t xml:space="preserve"> </w:t>
      </w:r>
      <w:r w:rsidRPr="00291A64">
        <w:rPr>
          <w:rFonts w:ascii="Arial" w:hAnsi="Arial" w:cs="Arial"/>
          <w:spacing w:val="-2"/>
          <w:sz w:val="20"/>
        </w:rPr>
        <w:t>mononuclear</w:t>
      </w:r>
      <w:r w:rsidRPr="00291A64">
        <w:rPr>
          <w:rFonts w:ascii="Arial" w:hAnsi="Arial" w:cs="Arial"/>
          <w:spacing w:val="-9"/>
          <w:sz w:val="20"/>
        </w:rPr>
        <w:t xml:space="preserve"> </w:t>
      </w:r>
      <w:r w:rsidRPr="00291A64">
        <w:rPr>
          <w:rFonts w:ascii="Arial" w:hAnsi="Arial" w:cs="Arial"/>
          <w:spacing w:val="-2"/>
          <w:sz w:val="20"/>
        </w:rPr>
        <w:t>cells.</w:t>
      </w:r>
      <w:r w:rsidRPr="00291A64">
        <w:rPr>
          <w:rFonts w:ascii="Arial" w:hAnsi="Arial" w:cs="Arial"/>
          <w:spacing w:val="-9"/>
          <w:sz w:val="20"/>
        </w:rPr>
        <w:t xml:space="preserve"> </w:t>
      </w:r>
      <w:r w:rsidRPr="00291A64">
        <w:rPr>
          <w:rFonts w:ascii="Arial" w:hAnsi="Arial" w:cs="Arial"/>
          <w:spacing w:val="-2"/>
          <w:sz w:val="20"/>
        </w:rPr>
        <w:t>Biomedicine</w:t>
      </w:r>
      <w:r w:rsidRPr="00291A64">
        <w:rPr>
          <w:rFonts w:ascii="Arial" w:hAnsi="Arial" w:cs="Arial"/>
          <w:spacing w:val="-9"/>
          <w:sz w:val="20"/>
        </w:rPr>
        <w:t xml:space="preserve"> </w:t>
      </w:r>
      <w:r w:rsidRPr="00291A64">
        <w:rPr>
          <w:rFonts w:ascii="Arial" w:hAnsi="Arial" w:cs="Arial"/>
          <w:spacing w:val="-2"/>
          <w:sz w:val="20"/>
        </w:rPr>
        <w:t>&amp;</w:t>
      </w:r>
      <w:r w:rsidRPr="00291A64">
        <w:rPr>
          <w:rFonts w:ascii="Arial" w:hAnsi="Arial" w:cs="Arial"/>
          <w:spacing w:val="-9"/>
          <w:sz w:val="20"/>
        </w:rPr>
        <w:t xml:space="preserve"> </w:t>
      </w:r>
      <w:r w:rsidRPr="00291A64">
        <w:rPr>
          <w:rFonts w:ascii="Arial" w:hAnsi="Arial" w:cs="Arial"/>
          <w:spacing w:val="-2"/>
          <w:sz w:val="20"/>
        </w:rPr>
        <w:t>Pharmacotherapy</w:t>
      </w:r>
      <w:r w:rsidRPr="00291A64">
        <w:rPr>
          <w:rFonts w:ascii="Arial" w:hAnsi="Arial" w:cs="Arial"/>
          <w:spacing w:val="-9"/>
          <w:sz w:val="20"/>
        </w:rPr>
        <w:t xml:space="preserve"> </w:t>
      </w:r>
      <w:r w:rsidRPr="00291A64">
        <w:rPr>
          <w:rFonts w:ascii="Arial" w:hAnsi="Arial" w:cs="Arial"/>
          <w:b/>
          <w:spacing w:val="-2"/>
          <w:sz w:val="20"/>
        </w:rPr>
        <w:t>66</w:t>
      </w:r>
      <w:r w:rsidRPr="00291A64">
        <w:rPr>
          <w:rFonts w:ascii="Arial" w:hAnsi="Arial" w:cs="Arial"/>
          <w:spacing w:val="-2"/>
          <w:sz w:val="20"/>
        </w:rPr>
        <w:t>(2),</w:t>
      </w:r>
      <w:r w:rsidRPr="00291A64">
        <w:rPr>
          <w:rFonts w:ascii="Arial" w:hAnsi="Arial" w:cs="Arial"/>
          <w:spacing w:val="-9"/>
          <w:sz w:val="20"/>
        </w:rPr>
        <w:t xml:space="preserve"> </w:t>
      </w:r>
      <w:r w:rsidRPr="00291A64">
        <w:rPr>
          <w:rFonts w:ascii="Arial" w:hAnsi="Arial" w:cs="Arial"/>
          <w:spacing w:val="-2"/>
          <w:sz w:val="20"/>
        </w:rPr>
        <w:t xml:space="preserve">111– </w:t>
      </w:r>
      <w:r w:rsidRPr="00291A64">
        <w:rPr>
          <w:rFonts w:ascii="Arial" w:hAnsi="Arial" w:cs="Arial"/>
          <w:sz w:val="20"/>
        </w:rPr>
        <w:t>115 (2012)</w:t>
      </w:r>
    </w:p>
    <w:p w14:paraId="5A9CA990" w14:textId="77777777" w:rsidR="00F675DE" w:rsidRPr="00291A64" w:rsidRDefault="0047037D" w:rsidP="007966D0">
      <w:pPr>
        <w:pStyle w:val="ListParagraph"/>
        <w:numPr>
          <w:ilvl w:val="0"/>
          <w:numId w:val="1"/>
        </w:numPr>
        <w:tabs>
          <w:tab w:val="left" w:pos="1221"/>
        </w:tabs>
        <w:spacing w:before="207" w:line="249" w:lineRule="auto"/>
        <w:ind w:right="316" w:hanging="410"/>
        <w:jc w:val="both"/>
        <w:rPr>
          <w:rFonts w:ascii="Arial" w:hAnsi="Arial" w:cs="Arial"/>
          <w:sz w:val="20"/>
        </w:rPr>
      </w:pPr>
      <w:bookmarkStart w:id="4607" w:name="_bookmark18"/>
      <w:bookmarkEnd w:id="4607"/>
      <w:r w:rsidRPr="00291A64">
        <w:rPr>
          <w:rFonts w:ascii="Arial" w:hAnsi="Arial" w:cs="Arial"/>
          <w:sz w:val="20"/>
        </w:rPr>
        <w:t xml:space="preserve">Thomson, A., Bonham, C., Zeevi, A.: Mode of action of tacrolimus (fk506): </w:t>
      </w:r>
      <w:r w:rsidRPr="00291A64">
        <w:rPr>
          <w:rFonts w:ascii="Arial" w:hAnsi="Arial" w:cs="Arial"/>
          <w:spacing w:val="-4"/>
          <w:sz w:val="20"/>
        </w:rPr>
        <w:t xml:space="preserve">molecular and cellular mechanisms. Therapeutic drug monitoring </w:t>
      </w:r>
      <w:r w:rsidRPr="00291A64">
        <w:rPr>
          <w:rFonts w:ascii="Arial" w:hAnsi="Arial" w:cs="Arial"/>
          <w:b/>
          <w:spacing w:val="-4"/>
          <w:sz w:val="20"/>
        </w:rPr>
        <w:t>17</w:t>
      </w:r>
      <w:r w:rsidRPr="00291A64">
        <w:rPr>
          <w:rFonts w:ascii="Arial" w:hAnsi="Arial" w:cs="Arial"/>
          <w:spacing w:val="-4"/>
          <w:sz w:val="20"/>
        </w:rPr>
        <w:t xml:space="preserve">(6), 584–591 </w:t>
      </w:r>
      <w:r w:rsidRPr="00291A64">
        <w:rPr>
          <w:rFonts w:ascii="Arial" w:hAnsi="Arial" w:cs="Arial"/>
          <w:spacing w:val="-2"/>
          <w:sz w:val="20"/>
        </w:rPr>
        <w:t>(1995)</w:t>
      </w:r>
    </w:p>
    <w:p w14:paraId="4721EE93" w14:textId="77777777" w:rsidR="00F675DE" w:rsidRPr="00291A64" w:rsidRDefault="0047037D" w:rsidP="007966D0">
      <w:pPr>
        <w:pStyle w:val="ListParagraph"/>
        <w:numPr>
          <w:ilvl w:val="0"/>
          <w:numId w:val="1"/>
        </w:numPr>
        <w:tabs>
          <w:tab w:val="left" w:pos="1221"/>
        </w:tabs>
        <w:spacing w:before="202" w:line="249" w:lineRule="auto"/>
        <w:ind w:right="317" w:hanging="410"/>
        <w:jc w:val="both"/>
        <w:rPr>
          <w:rFonts w:ascii="Arial" w:hAnsi="Arial" w:cs="Arial"/>
          <w:sz w:val="20"/>
        </w:rPr>
      </w:pPr>
      <w:bookmarkStart w:id="4608" w:name="_bookmark19"/>
      <w:bookmarkEnd w:id="4608"/>
      <w:r w:rsidRPr="00291A64">
        <w:rPr>
          <w:rFonts w:ascii="Arial" w:hAnsi="Arial" w:cs="Arial"/>
          <w:sz w:val="20"/>
        </w:rPr>
        <w:t>Wang,</w:t>
      </w:r>
      <w:r w:rsidRPr="00291A64">
        <w:rPr>
          <w:rFonts w:ascii="Arial" w:hAnsi="Arial" w:cs="Arial"/>
          <w:spacing w:val="-9"/>
          <w:sz w:val="20"/>
        </w:rPr>
        <w:t xml:space="preserve"> </w:t>
      </w:r>
      <w:r w:rsidRPr="00291A64">
        <w:rPr>
          <w:rFonts w:ascii="Arial" w:hAnsi="Arial" w:cs="Arial"/>
          <w:sz w:val="20"/>
        </w:rPr>
        <w:t>Z.,</w:t>
      </w:r>
      <w:r w:rsidRPr="00291A64">
        <w:rPr>
          <w:rFonts w:ascii="Arial" w:hAnsi="Arial" w:cs="Arial"/>
          <w:spacing w:val="-9"/>
          <w:sz w:val="20"/>
        </w:rPr>
        <w:t xml:space="preserve"> </w:t>
      </w:r>
      <w:r w:rsidRPr="00291A64">
        <w:rPr>
          <w:rFonts w:ascii="Arial" w:hAnsi="Arial" w:cs="Arial"/>
          <w:sz w:val="20"/>
        </w:rPr>
        <w:t>Lyu,</w:t>
      </w:r>
      <w:r w:rsidRPr="00291A64">
        <w:rPr>
          <w:rFonts w:ascii="Arial" w:hAnsi="Arial" w:cs="Arial"/>
          <w:spacing w:val="-9"/>
          <w:sz w:val="20"/>
        </w:rPr>
        <w:t xml:space="preserve"> </w:t>
      </w:r>
      <w:r w:rsidRPr="00291A64">
        <w:rPr>
          <w:rFonts w:ascii="Arial" w:hAnsi="Arial" w:cs="Arial"/>
          <w:sz w:val="20"/>
        </w:rPr>
        <w:t>Z.,</w:t>
      </w:r>
      <w:r w:rsidRPr="00291A64">
        <w:rPr>
          <w:rFonts w:ascii="Arial" w:hAnsi="Arial" w:cs="Arial"/>
          <w:spacing w:val="-9"/>
          <w:sz w:val="20"/>
        </w:rPr>
        <w:t xml:space="preserve"> </w:t>
      </w:r>
      <w:r w:rsidRPr="00291A64">
        <w:rPr>
          <w:rFonts w:ascii="Arial" w:hAnsi="Arial" w:cs="Arial"/>
          <w:sz w:val="20"/>
        </w:rPr>
        <w:t>Pan,</w:t>
      </w:r>
      <w:r w:rsidRPr="00291A64">
        <w:rPr>
          <w:rFonts w:ascii="Arial" w:hAnsi="Arial" w:cs="Arial"/>
          <w:spacing w:val="-9"/>
          <w:sz w:val="20"/>
        </w:rPr>
        <w:t xml:space="preserve"> </w:t>
      </w:r>
      <w:r w:rsidRPr="00291A64">
        <w:rPr>
          <w:rFonts w:ascii="Arial" w:hAnsi="Arial" w:cs="Arial"/>
          <w:sz w:val="20"/>
        </w:rPr>
        <w:t>L.,</w:t>
      </w:r>
      <w:r w:rsidRPr="00291A64">
        <w:rPr>
          <w:rFonts w:ascii="Arial" w:hAnsi="Arial" w:cs="Arial"/>
          <w:spacing w:val="-9"/>
          <w:sz w:val="20"/>
        </w:rPr>
        <w:t xml:space="preserve"> </w:t>
      </w:r>
      <w:r w:rsidRPr="00291A64">
        <w:rPr>
          <w:rFonts w:ascii="Arial" w:hAnsi="Arial" w:cs="Arial"/>
          <w:sz w:val="20"/>
        </w:rPr>
        <w:t>Zeng,</w:t>
      </w:r>
      <w:r w:rsidRPr="00291A64">
        <w:rPr>
          <w:rFonts w:ascii="Arial" w:hAnsi="Arial" w:cs="Arial"/>
          <w:spacing w:val="-9"/>
          <w:sz w:val="20"/>
        </w:rPr>
        <w:t xml:space="preserve"> </w:t>
      </w:r>
      <w:r w:rsidRPr="00291A64">
        <w:rPr>
          <w:rFonts w:ascii="Arial" w:hAnsi="Arial" w:cs="Arial"/>
          <w:sz w:val="20"/>
        </w:rPr>
        <w:t>G.,</w:t>
      </w:r>
      <w:r w:rsidRPr="00291A64">
        <w:rPr>
          <w:rFonts w:ascii="Arial" w:hAnsi="Arial" w:cs="Arial"/>
          <w:spacing w:val="-9"/>
          <w:sz w:val="20"/>
        </w:rPr>
        <w:t xml:space="preserve"> </w:t>
      </w:r>
      <w:r w:rsidRPr="00291A64">
        <w:rPr>
          <w:rFonts w:ascii="Arial" w:hAnsi="Arial" w:cs="Arial"/>
          <w:sz w:val="20"/>
        </w:rPr>
        <w:t>Randhawa,</w:t>
      </w:r>
      <w:r w:rsidRPr="00291A64">
        <w:rPr>
          <w:rFonts w:ascii="Arial" w:hAnsi="Arial" w:cs="Arial"/>
          <w:spacing w:val="-9"/>
          <w:sz w:val="20"/>
        </w:rPr>
        <w:t xml:space="preserve"> </w:t>
      </w:r>
      <w:r w:rsidRPr="00291A64">
        <w:rPr>
          <w:rFonts w:ascii="Arial" w:hAnsi="Arial" w:cs="Arial"/>
          <w:sz w:val="20"/>
        </w:rPr>
        <w:t>P.:</w:t>
      </w:r>
      <w:r w:rsidRPr="00291A64">
        <w:rPr>
          <w:rFonts w:ascii="Arial" w:hAnsi="Arial" w:cs="Arial"/>
          <w:spacing w:val="-9"/>
          <w:sz w:val="20"/>
        </w:rPr>
        <w:t xml:space="preserve"> </w:t>
      </w:r>
      <w:r w:rsidRPr="00291A64">
        <w:rPr>
          <w:rFonts w:ascii="Arial" w:hAnsi="Arial" w:cs="Arial"/>
          <w:sz w:val="20"/>
        </w:rPr>
        <w:t>Defining</w:t>
      </w:r>
      <w:r w:rsidRPr="00291A64">
        <w:rPr>
          <w:rFonts w:ascii="Arial" w:hAnsi="Arial" w:cs="Arial"/>
          <w:spacing w:val="-9"/>
          <w:sz w:val="20"/>
        </w:rPr>
        <w:t xml:space="preserve"> </w:t>
      </w:r>
      <w:r w:rsidRPr="00291A64">
        <w:rPr>
          <w:rFonts w:ascii="Arial" w:hAnsi="Arial" w:cs="Arial"/>
          <w:sz w:val="20"/>
        </w:rPr>
        <w:t>housekeeping</w:t>
      </w:r>
      <w:r w:rsidRPr="00291A64">
        <w:rPr>
          <w:rFonts w:ascii="Arial" w:hAnsi="Arial" w:cs="Arial"/>
          <w:spacing w:val="-9"/>
          <w:sz w:val="20"/>
        </w:rPr>
        <w:t xml:space="preserve"> </w:t>
      </w:r>
      <w:r w:rsidRPr="00291A64">
        <w:rPr>
          <w:rFonts w:ascii="Arial" w:hAnsi="Arial" w:cs="Arial"/>
          <w:sz w:val="20"/>
        </w:rPr>
        <w:t xml:space="preserve">genes suitable for </w:t>
      </w:r>
      <w:proofErr w:type="spellStart"/>
      <w:r w:rsidRPr="00291A64">
        <w:rPr>
          <w:rFonts w:ascii="Arial" w:hAnsi="Arial" w:cs="Arial"/>
          <w:sz w:val="20"/>
        </w:rPr>
        <w:t>rna</w:t>
      </w:r>
      <w:proofErr w:type="spellEnd"/>
      <w:r w:rsidRPr="00291A64">
        <w:rPr>
          <w:rFonts w:ascii="Arial" w:hAnsi="Arial" w:cs="Arial"/>
          <w:sz w:val="20"/>
        </w:rPr>
        <w:t xml:space="preserve">-seq analysis of the human allograft kidney biopsy tissue. BMC medical genomics </w:t>
      </w:r>
      <w:r w:rsidRPr="00291A64">
        <w:rPr>
          <w:rFonts w:ascii="Arial" w:hAnsi="Arial" w:cs="Arial"/>
          <w:b/>
          <w:sz w:val="20"/>
        </w:rPr>
        <w:t>12</w:t>
      </w:r>
      <w:r w:rsidRPr="00291A64">
        <w:rPr>
          <w:rFonts w:ascii="Arial" w:hAnsi="Arial" w:cs="Arial"/>
          <w:sz w:val="20"/>
        </w:rPr>
        <w:t>, 1–11 (2019)</w:t>
      </w:r>
    </w:p>
    <w:p w14:paraId="7BCA6181" w14:textId="77777777" w:rsidR="00F675DE" w:rsidRPr="00291A64" w:rsidRDefault="0047037D" w:rsidP="007966D0">
      <w:pPr>
        <w:pStyle w:val="ListParagraph"/>
        <w:numPr>
          <w:ilvl w:val="0"/>
          <w:numId w:val="1"/>
        </w:numPr>
        <w:tabs>
          <w:tab w:val="left" w:pos="1221"/>
        </w:tabs>
        <w:spacing w:line="252" w:lineRule="auto"/>
        <w:ind w:right="318" w:hanging="410"/>
        <w:jc w:val="both"/>
        <w:rPr>
          <w:rFonts w:ascii="Arial" w:hAnsi="Arial" w:cs="Arial"/>
          <w:sz w:val="20"/>
        </w:rPr>
      </w:pPr>
      <w:bookmarkStart w:id="4609" w:name="_bookmark20"/>
      <w:bookmarkEnd w:id="4609"/>
      <w:r w:rsidRPr="00291A64">
        <w:rPr>
          <w:rFonts w:ascii="Arial" w:hAnsi="Arial" w:cs="Arial"/>
          <w:sz w:val="20"/>
        </w:rPr>
        <w:t xml:space="preserve">Dorr, C., Wu, B., Guan, W., Muthusamy, A., Sanghavi, K., </w:t>
      </w:r>
      <w:proofErr w:type="spellStart"/>
      <w:r w:rsidRPr="00291A64">
        <w:rPr>
          <w:rFonts w:ascii="Arial" w:hAnsi="Arial" w:cs="Arial"/>
          <w:sz w:val="20"/>
        </w:rPr>
        <w:t>Schladt</w:t>
      </w:r>
      <w:proofErr w:type="spellEnd"/>
      <w:r w:rsidRPr="00291A64">
        <w:rPr>
          <w:rFonts w:ascii="Arial" w:hAnsi="Arial" w:cs="Arial"/>
          <w:sz w:val="20"/>
        </w:rPr>
        <w:t xml:space="preserve">, D.P., Maltz- man, J.S., Scherer, S.E., Brott, M.J., Matas, A.J., </w:t>
      </w:r>
      <w:r w:rsidRPr="00291A64">
        <w:rPr>
          <w:rFonts w:ascii="Arial" w:hAnsi="Arial" w:cs="Arial"/>
          <w:i/>
          <w:sz w:val="20"/>
        </w:rPr>
        <w:t>et al.</w:t>
      </w:r>
      <w:r w:rsidRPr="00291A64">
        <w:rPr>
          <w:rFonts w:ascii="Arial" w:hAnsi="Arial" w:cs="Arial"/>
          <w:sz w:val="20"/>
        </w:rPr>
        <w:t xml:space="preserve">: Differentially expressed </w:t>
      </w:r>
      <w:r w:rsidRPr="00291A64">
        <w:rPr>
          <w:rFonts w:ascii="Arial" w:hAnsi="Arial" w:cs="Arial"/>
          <w:spacing w:val="-4"/>
          <w:sz w:val="20"/>
        </w:rPr>
        <w:t>gene</w:t>
      </w:r>
      <w:r w:rsidRPr="00291A64">
        <w:rPr>
          <w:rFonts w:ascii="Arial" w:hAnsi="Arial" w:cs="Arial"/>
          <w:spacing w:val="-9"/>
          <w:sz w:val="20"/>
        </w:rPr>
        <w:t xml:space="preserve"> </w:t>
      </w:r>
      <w:r w:rsidRPr="00291A64">
        <w:rPr>
          <w:rFonts w:ascii="Arial" w:hAnsi="Arial" w:cs="Arial"/>
          <w:spacing w:val="-4"/>
          <w:sz w:val="20"/>
        </w:rPr>
        <w:t>transcripts</w:t>
      </w:r>
      <w:r w:rsidRPr="00291A64">
        <w:rPr>
          <w:rFonts w:ascii="Arial" w:hAnsi="Arial" w:cs="Arial"/>
          <w:spacing w:val="-8"/>
          <w:sz w:val="20"/>
        </w:rPr>
        <w:t xml:space="preserve"> </w:t>
      </w:r>
      <w:r w:rsidRPr="00291A64">
        <w:rPr>
          <w:rFonts w:ascii="Arial" w:hAnsi="Arial" w:cs="Arial"/>
          <w:spacing w:val="-4"/>
          <w:sz w:val="20"/>
        </w:rPr>
        <w:t>using</w:t>
      </w:r>
      <w:r w:rsidRPr="00291A64">
        <w:rPr>
          <w:rFonts w:ascii="Arial" w:hAnsi="Arial" w:cs="Arial"/>
          <w:spacing w:val="-8"/>
          <w:sz w:val="20"/>
        </w:rPr>
        <w:t xml:space="preserve"> </w:t>
      </w:r>
      <w:proofErr w:type="spellStart"/>
      <w:r w:rsidRPr="00291A64">
        <w:rPr>
          <w:rFonts w:ascii="Arial" w:hAnsi="Arial" w:cs="Arial"/>
          <w:spacing w:val="-4"/>
          <w:sz w:val="20"/>
        </w:rPr>
        <w:t>rna</w:t>
      </w:r>
      <w:proofErr w:type="spellEnd"/>
      <w:r w:rsidRPr="00291A64">
        <w:rPr>
          <w:rFonts w:ascii="Arial" w:hAnsi="Arial" w:cs="Arial"/>
          <w:spacing w:val="-8"/>
          <w:sz w:val="20"/>
        </w:rPr>
        <w:t xml:space="preserve"> </w:t>
      </w:r>
      <w:r w:rsidRPr="00291A64">
        <w:rPr>
          <w:rFonts w:ascii="Arial" w:hAnsi="Arial" w:cs="Arial"/>
          <w:spacing w:val="-4"/>
          <w:sz w:val="20"/>
        </w:rPr>
        <w:t>sequencing</w:t>
      </w:r>
      <w:r w:rsidRPr="00291A64">
        <w:rPr>
          <w:rFonts w:ascii="Arial" w:hAnsi="Arial" w:cs="Arial"/>
          <w:spacing w:val="-8"/>
          <w:sz w:val="20"/>
        </w:rPr>
        <w:t xml:space="preserve"> </w:t>
      </w:r>
      <w:r w:rsidRPr="00291A64">
        <w:rPr>
          <w:rFonts w:ascii="Arial" w:hAnsi="Arial" w:cs="Arial"/>
          <w:spacing w:val="-4"/>
          <w:sz w:val="20"/>
        </w:rPr>
        <w:t>from</w:t>
      </w:r>
      <w:r w:rsidRPr="00291A64">
        <w:rPr>
          <w:rFonts w:ascii="Arial" w:hAnsi="Arial" w:cs="Arial"/>
          <w:spacing w:val="-8"/>
          <w:sz w:val="20"/>
        </w:rPr>
        <w:t xml:space="preserve"> </w:t>
      </w:r>
      <w:r w:rsidRPr="00291A64">
        <w:rPr>
          <w:rFonts w:ascii="Arial" w:hAnsi="Arial" w:cs="Arial"/>
          <w:spacing w:val="-4"/>
          <w:sz w:val="20"/>
        </w:rPr>
        <w:t>the</w:t>
      </w:r>
      <w:r w:rsidRPr="00291A64">
        <w:rPr>
          <w:rFonts w:ascii="Arial" w:hAnsi="Arial" w:cs="Arial"/>
          <w:spacing w:val="-8"/>
          <w:sz w:val="20"/>
        </w:rPr>
        <w:t xml:space="preserve"> </w:t>
      </w:r>
      <w:r w:rsidRPr="00291A64">
        <w:rPr>
          <w:rFonts w:ascii="Arial" w:hAnsi="Arial" w:cs="Arial"/>
          <w:spacing w:val="-4"/>
          <w:sz w:val="20"/>
        </w:rPr>
        <w:t>blood</w:t>
      </w:r>
      <w:r w:rsidRPr="00291A64">
        <w:rPr>
          <w:rFonts w:ascii="Arial" w:hAnsi="Arial" w:cs="Arial"/>
          <w:spacing w:val="-8"/>
          <w:sz w:val="20"/>
        </w:rPr>
        <w:t xml:space="preserve"> </w:t>
      </w:r>
      <w:r w:rsidRPr="00291A64">
        <w:rPr>
          <w:rFonts w:ascii="Arial" w:hAnsi="Arial" w:cs="Arial"/>
          <w:spacing w:val="-4"/>
          <w:sz w:val="20"/>
        </w:rPr>
        <w:t>of</w:t>
      </w:r>
      <w:r w:rsidRPr="00291A64">
        <w:rPr>
          <w:rFonts w:ascii="Arial" w:hAnsi="Arial" w:cs="Arial"/>
          <w:spacing w:val="-8"/>
          <w:sz w:val="20"/>
        </w:rPr>
        <w:t xml:space="preserve"> </w:t>
      </w:r>
      <w:r w:rsidRPr="00291A64">
        <w:rPr>
          <w:rFonts w:ascii="Arial" w:hAnsi="Arial" w:cs="Arial"/>
          <w:spacing w:val="-4"/>
          <w:sz w:val="20"/>
        </w:rPr>
        <w:t>immunosuppressed</w:t>
      </w:r>
      <w:r w:rsidRPr="00291A64">
        <w:rPr>
          <w:rFonts w:ascii="Arial" w:hAnsi="Arial" w:cs="Arial"/>
          <w:spacing w:val="-8"/>
          <w:sz w:val="20"/>
        </w:rPr>
        <w:t xml:space="preserve"> </w:t>
      </w:r>
      <w:r w:rsidRPr="00291A64">
        <w:rPr>
          <w:rFonts w:ascii="Arial" w:hAnsi="Arial" w:cs="Arial"/>
          <w:spacing w:val="-4"/>
          <w:sz w:val="20"/>
        </w:rPr>
        <w:t xml:space="preserve">kidney </w:t>
      </w:r>
      <w:r w:rsidRPr="00291A64">
        <w:rPr>
          <w:rFonts w:ascii="Arial" w:hAnsi="Arial" w:cs="Arial"/>
          <w:sz w:val="20"/>
        </w:rPr>
        <w:t xml:space="preserve">allograft recipients. </w:t>
      </w:r>
      <w:proofErr w:type="spellStart"/>
      <w:r w:rsidRPr="00291A64">
        <w:rPr>
          <w:rFonts w:ascii="Arial" w:hAnsi="Arial" w:cs="Arial"/>
          <w:sz w:val="20"/>
        </w:rPr>
        <w:t>PloS</w:t>
      </w:r>
      <w:proofErr w:type="spellEnd"/>
      <w:r w:rsidRPr="00291A64">
        <w:rPr>
          <w:rFonts w:ascii="Arial" w:hAnsi="Arial" w:cs="Arial"/>
          <w:sz w:val="20"/>
        </w:rPr>
        <w:t xml:space="preserve"> one </w:t>
      </w:r>
      <w:r w:rsidRPr="00291A64">
        <w:rPr>
          <w:rFonts w:ascii="Arial" w:hAnsi="Arial" w:cs="Arial"/>
          <w:b/>
          <w:sz w:val="20"/>
        </w:rPr>
        <w:t>10</w:t>
      </w:r>
      <w:r w:rsidRPr="00291A64">
        <w:rPr>
          <w:rFonts w:ascii="Arial" w:hAnsi="Arial" w:cs="Arial"/>
          <w:sz w:val="20"/>
        </w:rPr>
        <w:t>(5), 0125045 (2015)</w:t>
      </w:r>
    </w:p>
    <w:p w14:paraId="1E0B857B" w14:textId="77777777" w:rsidR="00F675DE" w:rsidRPr="00291A64" w:rsidRDefault="0047037D" w:rsidP="007966D0">
      <w:pPr>
        <w:pStyle w:val="ListParagraph"/>
        <w:numPr>
          <w:ilvl w:val="0"/>
          <w:numId w:val="1"/>
        </w:numPr>
        <w:tabs>
          <w:tab w:val="left" w:pos="1221"/>
        </w:tabs>
        <w:spacing w:before="197" w:line="252" w:lineRule="auto"/>
        <w:ind w:right="317" w:hanging="410"/>
        <w:jc w:val="both"/>
        <w:rPr>
          <w:rFonts w:ascii="Arial" w:hAnsi="Arial" w:cs="Arial"/>
          <w:sz w:val="20"/>
        </w:rPr>
      </w:pPr>
      <w:bookmarkStart w:id="4610" w:name="_bookmark21"/>
      <w:bookmarkEnd w:id="4610"/>
      <w:r w:rsidRPr="00291A64">
        <w:rPr>
          <w:rFonts w:ascii="Arial" w:hAnsi="Arial" w:cs="Arial"/>
          <w:sz w:val="20"/>
        </w:rPr>
        <w:t>Matz,</w:t>
      </w:r>
      <w:r w:rsidRPr="00291A64">
        <w:rPr>
          <w:rFonts w:ascii="Arial" w:hAnsi="Arial" w:cs="Arial"/>
          <w:spacing w:val="-6"/>
          <w:sz w:val="20"/>
        </w:rPr>
        <w:t xml:space="preserve"> </w:t>
      </w:r>
      <w:r w:rsidRPr="00291A64">
        <w:rPr>
          <w:rFonts w:ascii="Arial" w:hAnsi="Arial" w:cs="Arial"/>
          <w:sz w:val="20"/>
        </w:rPr>
        <w:t>M.,</w:t>
      </w:r>
      <w:r w:rsidRPr="00291A64">
        <w:rPr>
          <w:rFonts w:ascii="Arial" w:hAnsi="Arial" w:cs="Arial"/>
          <w:spacing w:val="-6"/>
          <w:sz w:val="20"/>
        </w:rPr>
        <w:t xml:space="preserve"> </w:t>
      </w:r>
      <w:r w:rsidRPr="00291A64">
        <w:rPr>
          <w:rFonts w:ascii="Arial" w:hAnsi="Arial" w:cs="Arial"/>
          <w:sz w:val="20"/>
        </w:rPr>
        <w:t>Heinrich,</w:t>
      </w:r>
      <w:r w:rsidRPr="00291A64">
        <w:rPr>
          <w:rFonts w:ascii="Arial" w:hAnsi="Arial" w:cs="Arial"/>
          <w:spacing w:val="-6"/>
          <w:sz w:val="20"/>
        </w:rPr>
        <w:t xml:space="preserve"> </w:t>
      </w:r>
      <w:r w:rsidRPr="00291A64">
        <w:rPr>
          <w:rFonts w:ascii="Arial" w:hAnsi="Arial" w:cs="Arial"/>
          <w:sz w:val="20"/>
        </w:rPr>
        <w:t>F.,</w:t>
      </w:r>
      <w:r w:rsidRPr="00291A64">
        <w:rPr>
          <w:rFonts w:ascii="Arial" w:hAnsi="Arial" w:cs="Arial"/>
          <w:spacing w:val="-6"/>
          <w:sz w:val="20"/>
        </w:rPr>
        <w:t xml:space="preserve"> </w:t>
      </w:r>
      <w:r w:rsidRPr="00291A64">
        <w:rPr>
          <w:rFonts w:ascii="Arial" w:hAnsi="Arial" w:cs="Arial"/>
          <w:sz w:val="20"/>
        </w:rPr>
        <w:t>Zhang,</w:t>
      </w:r>
      <w:r w:rsidRPr="00291A64">
        <w:rPr>
          <w:rFonts w:ascii="Arial" w:hAnsi="Arial" w:cs="Arial"/>
          <w:spacing w:val="-6"/>
          <w:sz w:val="20"/>
        </w:rPr>
        <w:t xml:space="preserve"> </w:t>
      </w:r>
      <w:r w:rsidRPr="00291A64">
        <w:rPr>
          <w:rFonts w:ascii="Arial" w:hAnsi="Arial" w:cs="Arial"/>
          <w:sz w:val="20"/>
        </w:rPr>
        <w:t>Q.,</w:t>
      </w:r>
      <w:r w:rsidRPr="00291A64">
        <w:rPr>
          <w:rFonts w:ascii="Arial" w:hAnsi="Arial" w:cs="Arial"/>
          <w:spacing w:val="-6"/>
          <w:sz w:val="20"/>
        </w:rPr>
        <w:t xml:space="preserve"> </w:t>
      </w:r>
      <w:r w:rsidRPr="00291A64">
        <w:rPr>
          <w:rFonts w:ascii="Arial" w:hAnsi="Arial" w:cs="Arial"/>
          <w:sz w:val="20"/>
        </w:rPr>
        <w:t>Lorkowski,</w:t>
      </w:r>
      <w:r w:rsidRPr="00291A64">
        <w:rPr>
          <w:rFonts w:ascii="Arial" w:hAnsi="Arial" w:cs="Arial"/>
          <w:spacing w:val="-6"/>
          <w:sz w:val="20"/>
        </w:rPr>
        <w:t xml:space="preserve"> </w:t>
      </w:r>
      <w:r w:rsidRPr="00291A64">
        <w:rPr>
          <w:rFonts w:ascii="Arial" w:hAnsi="Arial" w:cs="Arial"/>
          <w:sz w:val="20"/>
        </w:rPr>
        <w:t>C.,</w:t>
      </w:r>
      <w:r w:rsidRPr="00291A64">
        <w:rPr>
          <w:rFonts w:ascii="Arial" w:hAnsi="Arial" w:cs="Arial"/>
          <w:spacing w:val="-6"/>
          <w:sz w:val="20"/>
        </w:rPr>
        <w:t xml:space="preserve"> </w:t>
      </w:r>
      <w:r w:rsidRPr="00291A64">
        <w:rPr>
          <w:rFonts w:ascii="Arial" w:hAnsi="Arial" w:cs="Arial"/>
          <w:sz w:val="20"/>
        </w:rPr>
        <w:t>Seelow,</w:t>
      </w:r>
      <w:r w:rsidRPr="00291A64">
        <w:rPr>
          <w:rFonts w:ascii="Arial" w:hAnsi="Arial" w:cs="Arial"/>
          <w:spacing w:val="-6"/>
          <w:sz w:val="20"/>
        </w:rPr>
        <w:t xml:space="preserve"> </w:t>
      </w:r>
      <w:r w:rsidRPr="00291A64">
        <w:rPr>
          <w:rFonts w:ascii="Arial" w:hAnsi="Arial" w:cs="Arial"/>
          <w:sz w:val="20"/>
        </w:rPr>
        <w:t>E.,</w:t>
      </w:r>
      <w:r w:rsidRPr="00291A64">
        <w:rPr>
          <w:rFonts w:ascii="Arial" w:hAnsi="Arial" w:cs="Arial"/>
          <w:spacing w:val="-6"/>
          <w:sz w:val="20"/>
        </w:rPr>
        <w:t xml:space="preserve"> </w:t>
      </w:r>
      <w:r w:rsidRPr="00291A64">
        <w:rPr>
          <w:rFonts w:ascii="Arial" w:hAnsi="Arial" w:cs="Arial"/>
          <w:sz w:val="20"/>
        </w:rPr>
        <w:t>Wu,</w:t>
      </w:r>
      <w:r w:rsidRPr="00291A64">
        <w:rPr>
          <w:rFonts w:ascii="Arial" w:hAnsi="Arial" w:cs="Arial"/>
          <w:spacing w:val="-6"/>
          <w:sz w:val="20"/>
        </w:rPr>
        <w:t xml:space="preserve"> </w:t>
      </w:r>
      <w:r w:rsidRPr="00291A64">
        <w:rPr>
          <w:rFonts w:ascii="Arial" w:hAnsi="Arial" w:cs="Arial"/>
          <w:sz w:val="20"/>
        </w:rPr>
        <w:t>K.,</w:t>
      </w:r>
      <w:r w:rsidRPr="00291A64">
        <w:rPr>
          <w:rFonts w:ascii="Arial" w:hAnsi="Arial" w:cs="Arial"/>
          <w:spacing w:val="-6"/>
          <w:sz w:val="20"/>
        </w:rPr>
        <w:t xml:space="preserve"> </w:t>
      </w:r>
      <w:r w:rsidRPr="00291A64">
        <w:rPr>
          <w:rFonts w:ascii="Arial" w:hAnsi="Arial" w:cs="Arial"/>
          <w:sz w:val="20"/>
        </w:rPr>
        <w:t xml:space="preserve">Lachmann, N., Addo, R.K., Durek, P., </w:t>
      </w:r>
      <w:proofErr w:type="spellStart"/>
      <w:r w:rsidRPr="00291A64">
        <w:rPr>
          <w:rFonts w:ascii="Arial" w:hAnsi="Arial" w:cs="Arial"/>
          <w:sz w:val="20"/>
        </w:rPr>
        <w:t>Mashreghi</w:t>
      </w:r>
      <w:proofErr w:type="spellEnd"/>
      <w:r w:rsidRPr="00291A64">
        <w:rPr>
          <w:rFonts w:ascii="Arial" w:hAnsi="Arial" w:cs="Arial"/>
          <w:sz w:val="20"/>
        </w:rPr>
        <w:t xml:space="preserve">, M.-F., </w:t>
      </w:r>
      <w:r w:rsidRPr="00291A64">
        <w:rPr>
          <w:rFonts w:ascii="Arial" w:hAnsi="Arial" w:cs="Arial"/>
          <w:i/>
          <w:sz w:val="20"/>
        </w:rPr>
        <w:t>et al.</w:t>
      </w:r>
      <w:r w:rsidRPr="00291A64">
        <w:rPr>
          <w:rFonts w:ascii="Arial" w:hAnsi="Arial" w:cs="Arial"/>
          <w:sz w:val="20"/>
        </w:rPr>
        <w:t xml:space="preserve">: The regulation of interferon type </w:t>
      </w:r>
      <w:proofErr w:type="spellStart"/>
      <w:r w:rsidRPr="00291A64">
        <w:rPr>
          <w:rFonts w:ascii="Arial" w:hAnsi="Arial" w:cs="Arial"/>
          <w:sz w:val="20"/>
        </w:rPr>
        <w:t>i</w:t>
      </w:r>
      <w:proofErr w:type="spellEnd"/>
      <w:r w:rsidRPr="00291A64">
        <w:rPr>
          <w:rFonts w:ascii="Arial" w:hAnsi="Arial" w:cs="Arial"/>
          <w:sz w:val="20"/>
        </w:rPr>
        <w:t xml:space="preserve"> pathway-related genes rsad2 and etv7 specifically indicates antibody- mediated</w:t>
      </w:r>
      <w:r w:rsidRPr="00291A64">
        <w:rPr>
          <w:rFonts w:ascii="Arial" w:hAnsi="Arial" w:cs="Arial"/>
          <w:spacing w:val="-12"/>
          <w:sz w:val="20"/>
        </w:rPr>
        <w:t xml:space="preserve"> </w:t>
      </w:r>
      <w:r w:rsidRPr="00291A64">
        <w:rPr>
          <w:rFonts w:ascii="Arial" w:hAnsi="Arial" w:cs="Arial"/>
          <w:sz w:val="20"/>
        </w:rPr>
        <w:t>rejection</w:t>
      </w:r>
      <w:r w:rsidRPr="00291A64">
        <w:rPr>
          <w:rFonts w:ascii="Arial" w:hAnsi="Arial" w:cs="Arial"/>
          <w:spacing w:val="-12"/>
          <w:sz w:val="20"/>
        </w:rPr>
        <w:t xml:space="preserve"> </w:t>
      </w:r>
      <w:r w:rsidRPr="00291A64">
        <w:rPr>
          <w:rFonts w:ascii="Arial" w:hAnsi="Arial" w:cs="Arial"/>
          <w:sz w:val="20"/>
        </w:rPr>
        <w:t>after</w:t>
      </w:r>
      <w:r w:rsidRPr="00291A64">
        <w:rPr>
          <w:rFonts w:ascii="Arial" w:hAnsi="Arial" w:cs="Arial"/>
          <w:spacing w:val="-12"/>
          <w:sz w:val="20"/>
        </w:rPr>
        <w:t xml:space="preserve"> </w:t>
      </w:r>
      <w:r w:rsidRPr="00291A64">
        <w:rPr>
          <w:rFonts w:ascii="Arial" w:hAnsi="Arial" w:cs="Arial"/>
          <w:sz w:val="20"/>
        </w:rPr>
        <w:t>kidney</w:t>
      </w:r>
      <w:r w:rsidRPr="00291A64">
        <w:rPr>
          <w:rFonts w:ascii="Arial" w:hAnsi="Arial" w:cs="Arial"/>
          <w:spacing w:val="-12"/>
          <w:sz w:val="20"/>
        </w:rPr>
        <w:t xml:space="preserve"> </w:t>
      </w:r>
      <w:r w:rsidRPr="00291A64">
        <w:rPr>
          <w:rFonts w:ascii="Arial" w:hAnsi="Arial" w:cs="Arial"/>
          <w:sz w:val="20"/>
        </w:rPr>
        <w:t>transplantation.</w:t>
      </w:r>
      <w:r w:rsidRPr="00291A64">
        <w:rPr>
          <w:rFonts w:ascii="Arial" w:hAnsi="Arial" w:cs="Arial"/>
          <w:spacing w:val="-12"/>
          <w:sz w:val="20"/>
        </w:rPr>
        <w:t xml:space="preserve"> </w:t>
      </w:r>
      <w:r w:rsidRPr="00291A64">
        <w:rPr>
          <w:rFonts w:ascii="Arial" w:hAnsi="Arial" w:cs="Arial"/>
          <w:sz w:val="20"/>
        </w:rPr>
        <w:t>Clinical</w:t>
      </w:r>
      <w:r w:rsidRPr="00291A64">
        <w:rPr>
          <w:rFonts w:ascii="Arial" w:hAnsi="Arial" w:cs="Arial"/>
          <w:spacing w:val="-12"/>
          <w:sz w:val="20"/>
        </w:rPr>
        <w:t xml:space="preserve"> </w:t>
      </w:r>
      <w:r w:rsidRPr="00291A64">
        <w:rPr>
          <w:rFonts w:ascii="Arial" w:hAnsi="Arial" w:cs="Arial"/>
          <w:sz w:val="20"/>
        </w:rPr>
        <w:t>transplantation</w:t>
      </w:r>
      <w:r w:rsidRPr="00291A64">
        <w:rPr>
          <w:rFonts w:ascii="Arial" w:hAnsi="Arial" w:cs="Arial"/>
          <w:spacing w:val="-12"/>
          <w:sz w:val="20"/>
        </w:rPr>
        <w:t xml:space="preserve"> </w:t>
      </w:r>
      <w:r w:rsidRPr="00291A64">
        <w:rPr>
          <w:rFonts w:ascii="Arial" w:hAnsi="Arial" w:cs="Arial"/>
          <w:b/>
          <w:sz w:val="20"/>
        </w:rPr>
        <w:t>32</w:t>
      </w:r>
      <w:r w:rsidRPr="00291A64">
        <w:rPr>
          <w:rFonts w:ascii="Arial" w:hAnsi="Arial" w:cs="Arial"/>
          <w:sz w:val="20"/>
        </w:rPr>
        <w:t>(12), 13429 (2018)</w:t>
      </w:r>
    </w:p>
    <w:p w14:paraId="3B0C7DA6" w14:textId="77777777" w:rsidR="00F675DE" w:rsidRPr="00291A64" w:rsidRDefault="0047037D" w:rsidP="007966D0">
      <w:pPr>
        <w:pStyle w:val="ListParagraph"/>
        <w:numPr>
          <w:ilvl w:val="0"/>
          <w:numId w:val="1"/>
        </w:numPr>
        <w:tabs>
          <w:tab w:val="left" w:pos="1221"/>
        </w:tabs>
        <w:spacing w:before="199" w:line="249" w:lineRule="auto"/>
        <w:ind w:right="317" w:hanging="410"/>
        <w:jc w:val="both"/>
        <w:rPr>
          <w:rFonts w:ascii="Arial" w:hAnsi="Arial" w:cs="Arial"/>
          <w:sz w:val="20"/>
        </w:rPr>
      </w:pPr>
      <w:bookmarkStart w:id="4611" w:name="_bookmark22"/>
      <w:bookmarkEnd w:id="4611"/>
      <w:r w:rsidRPr="00291A64">
        <w:rPr>
          <w:rFonts w:ascii="Arial" w:hAnsi="Arial" w:cs="Arial"/>
          <w:sz w:val="20"/>
        </w:rPr>
        <w:t xml:space="preserve">Strauss, P., Mikkelsen, H., </w:t>
      </w:r>
      <w:proofErr w:type="spellStart"/>
      <w:r w:rsidRPr="00291A64">
        <w:rPr>
          <w:rFonts w:ascii="Arial" w:hAnsi="Arial" w:cs="Arial"/>
          <w:sz w:val="20"/>
        </w:rPr>
        <w:t>Furriol</w:t>
      </w:r>
      <w:proofErr w:type="spellEnd"/>
      <w:r w:rsidRPr="00291A64">
        <w:rPr>
          <w:rFonts w:ascii="Arial" w:hAnsi="Arial" w:cs="Arial"/>
          <w:sz w:val="20"/>
        </w:rPr>
        <w:t xml:space="preserve">, J.: Variable expression of eighteen common housekeeping genes in human non-cancerous kidney biopsies. </w:t>
      </w:r>
      <w:proofErr w:type="spellStart"/>
      <w:r w:rsidRPr="00291A64">
        <w:rPr>
          <w:rFonts w:ascii="Arial" w:hAnsi="Arial" w:cs="Arial"/>
          <w:sz w:val="20"/>
        </w:rPr>
        <w:t>Plos</w:t>
      </w:r>
      <w:proofErr w:type="spellEnd"/>
      <w:r w:rsidRPr="00291A64">
        <w:rPr>
          <w:rFonts w:ascii="Arial" w:hAnsi="Arial" w:cs="Arial"/>
          <w:sz w:val="20"/>
        </w:rPr>
        <w:t xml:space="preserve"> one </w:t>
      </w:r>
      <w:r w:rsidRPr="00291A64">
        <w:rPr>
          <w:rFonts w:ascii="Arial" w:hAnsi="Arial" w:cs="Arial"/>
          <w:b/>
          <w:sz w:val="20"/>
        </w:rPr>
        <w:t>16</w:t>
      </w:r>
      <w:r w:rsidRPr="00291A64">
        <w:rPr>
          <w:rFonts w:ascii="Arial" w:hAnsi="Arial" w:cs="Arial"/>
          <w:sz w:val="20"/>
        </w:rPr>
        <w:t>(12), 0259373 (2021)</w:t>
      </w:r>
    </w:p>
    <w:p w14:paraId="693D2B75" w14:textId="77777777" w:rsidR="00F675DE" w:rsidRPr="00291A64" w:rsidRDefault="0047037D" w:rsidP="007966D0">
      <w:pPr>
        <w:pStyle w:val="ListParagraph"/>
        <w:numPr>
          <w:ilvl w:val="0"/>
          <w:numId w:val="1"/>
        </w:numPr>
        <w:tabs>
          <w:tab w:val="left" w:pos="1221"/>
        </w:tabs>
        <w:spacing w:line="249" w:lineRule="auto"/>
        <w:ind w:right="317" w:hanging="410"/>
        <w:jc w:val="both"/>
        <w:rPr>
          <w:rFonts w:ascii="Arial" w:hAnsi="Arial" w:cs="Arial"/>
          <w:sz w:val="20"/>
        </w:rPr>
      </w:pPr>
      <w:bookmarkStart w:id="4612" w:name="_bookmark23"/>
      <w:bookmarkEnd w:id="4612"/>
      <w:proofErr w:type="spellStart"/>
      <w:r w:rsidRPr="00291A64">
        <w:rPr>
          <w:rFonts w:ascii="Arial" w:hAnsi="Arial" w:cs="Arial"/>
          <w:sz w:val="20"/>
        </w:rPr>
        <w:t>Vandesompele</w:t>
      </w:r>
      <w:proofErr w:type="spellEnd"/>
      <w:r w:rsidRPr="00291A64">
        <w:rPr>
          <w:rFonts w:ascii="Arial" w:hAnsi="Arial" w:cs="Arial"/>
          <w:sz w:val="20"/>
        </w:rPr>
        <w:t>, J., De Preter, K., Pattyn, F., Poppe, B., Van Roy, N., De Paepe, A.,</w:t>
      </w:r>
      <w:r w:rsidRPr="00291A64">
        <w:rPr>
          <w:rFonts w:ascii="Arial" w:hAnsi="Arial" w:cs="Arial"/>
          <w:spacing w:val="-10"/>
          <w:sz w:val="20"/>
        </w:rPr>
        <w:t xml:space="preserve"> </w:t>
      </w:r>
      <w:proofErr w:type="spellStart"/>
      <w:r w:rsidRPr="00291A64">
        <w:rPr>
          <w:rFonts w:ascii="Arial" w:hAnsi="Arial" w:cs="Arial"/>
          <w:sz w:val="20"/>
        </w:rPr>
        <w:t>Speleman</w:t>
      </w:r>
      <w:proofErr w:type="spellEnd"/>
      <w:r w:rsidRPr="00291A64">
        <w:rPr>
          <w:rFonts w:ascii="Arial" w:hAnsi="Arial" w:cs="Arial"/>
          <w:sz w:val="20"/>
        </w:rPr>
        <w:t>,</w:t>
      </w:r>
      <w:r w:rsidRPr="00291A64">
        <w:rPr>
          <w:rFonts w:ascii="Arial" w:hAnsi="Arial" w:cs="Arial"/>
          <w:spacing w:val="-10"/>
          <w:sz w:val="20"/>
        </w:rPr>
        <w:t xml:space="preserve"> </w:t>
      </w:r>
      <w:r w:rsidRPr="00291A64">
        <w:rPr>
          <w:rFonts w:ascii="Arial" w:hAnsi="Arial" w:cs="Arial"/>
          <w:sz w:val="20"/>
        </w:rPr>
        <w:t>F.:</w:t>
      </w:r>
      <w:r w:rsidRPr="00291A64">
        <w:rPr>
          <w:rFonts w:ascii="Arial" w:hAnsi="Arial" w:cs="Arial"/>
          <w:spacing w:val="-10"/>
          <w:sz w:val="20"/>
        </w:rPr>
        <w:t xml:space="preserve"> </w:t>
      </w:r>
      <w:r w:rsidRPr="00291A64">
        <w:rPr>
          <w:rFonts w:ascii="Arial" w:hAnsi="Arial" w:cs="Arial"/>
          <w:sz w:val="20"/>
        </w:rPr>
        <w:t>Accurate</w:t>
      </w:r>
      <w:r w:rsidRPr="00291A64">
        <w:rPr>
          <w:rFonts w:ascii="Arial" w:hAnsi="Arial" w:cs="Arial"/>
          <w:spacing w:val="-10"/>
          <w:sz w:val="20"/>
        </w:rPr>
        <w:t xml:space="preserve"> </w:t>
      </w:r>
      <w:r w:rsidRPr="00291A64">
        <w:rPr>
          <w:rFonts w:ascii="Arial" w:hAnsi="Arial" w:cs="Arial"/>
          <w:sz w:val="20"/>
        </w:rPr>
        <w:t>normalization</w:t>
      </w:r>
      <w:r w:rsidRPr="00291A64">
        <w:rPr>
          <w:rFonts w:ascii="Arial" w:hAnsi="Arial" w:cs="Arial"/>
          <w:spacing w:val="-10"/>
          <w:sz w:val="20"/>
        </w:rPr>
        <w:t xml:space="preserve"> </w:t>
      </w:r>
      <w:r w:rsidRPr="00291A64">
        <w:rPr>
          <w:rFonts w:ascii="Arial" w:hAnsi="Arial" w:cs="Arial"/>
          <w:sz w:val="20"/>
        </w:rPr>
        <w:t>of</w:t>
      </w:r>
      <w:r w:rsidRPr="00291A64">
        <w:rPr>
          <w:rFonts w:ascii="Arial" w:hAnsi="Arial" w:cs="Arial"/>
          <w:spacing w:val="-10"/>
          <w:sz w:val="20"/>
        </w:rPr>
        <w:t xml:space="preserve"> </w:t>
      </w:r>
      <w:r w:rsidRPr="00291A64">
        <w:rPr>
          <w:rFonts w:ascii="Arial" w:hAnsi="Arial" w:cs="Arial"/>
          <w:sz w:val="20"/>
        </w:rPr>
        <w:t>real-time</w:t>
      </w:r>
      <w:r w:rsidRPr="00291A64">
        <w:rPr>
          <w:rFonts w:ascii="Arial" w:hAnsi="Arial" w:cs="Arial"/>
          <w:spacing w:val="-10"/>
          <w:sz w:val="20"/>
        </w:rPr>
        <w:t xml:space="preserve"> </w:t>
      </w:r>
      <w:r w:rsidRPr="00291A64">
        <w:rPr>
          <w:rFonts w:ascii="Arial" w:hAnsi="Arial" w:cs="Arial"/>
          <w:sz w:val="20"/>
        </w:rPr>
        <w:t>quantitative</w:t>
      </w:r>
      <w:r w:rsidRPr="00291A64">
        <w:rPr>
          <w:rFonts w:ascii="Arial" w:hAnsi="Arial" w:cs="Arial"/>
          <w:spacing w:val="-10"/>
          <w:sz w:val="20"/>
        </w:rPr>
        <w:t xml:space="preserve"> </w:t>
      </w:r>
      <w:r w:rsidRPr="00291A64">
        <w:rPr>
          <w:rFonts w:ascii="Arial" w:hAnsi="Arial" w:cs="Arial"/>
          <w:sz w:val="20"/>
        </w:rPr>
        <w:t>rt-</w:t>
      </w:r>
      <w:proofErr w:type="spellStart"/>
      <w:r w:rsidRPr="00291A64">
        <w:rPr>
          <w:rFonts w:ascii="Arial" w:hAnsi="Arial" w:cs="Arial"/>
          <w:sz w:val="20"/>
        </w:rPr>
        <w:t>pcr</w:t>
      </w:r>
      <w:proofErr w:type="spellEnd"/>
      <w:r w:rsidRPr="00291A64">
        <w:rPr>
          <w:rFonts w:ascii="Arial" w:hAnsi="Arial" w:cs="Arial"/>
          <w:spacing w:val="-10"/>
          <w:sz w:val="20"/>
        </w:rPr>
        <w:t xml:space="preserve"> </w:t>
      </w:r>
      <w:r w:rsidRPr="00291A64">
        <w:rPr>
          <w:rFonts w:ascii="Arial" w:hAnsi="Arial" w:cs="Arial"/>
          <w:sz w:val="20"/>
        </w:rPr>
        <w:t>data</w:t>
      </w:r>
      <w:r w:rsidRPr="00291A64">
        <w:rPr>
          <w:rFonts w:ascii="Arial" w:hAnsi="Arial" w:cs="Arial"/>
          <w:spacing w:val="-11"/>
          <w:sz w:val="20"/>
        </w:rPr>
        <w:t xml:space="preserve"> </w:t>
      </w:r>
      <w:r w:rsidRPr="00291A64">
        <w:rPr>
          <w:rFonts w:ascii="Arial" w:hAnsi="Arial" w:cs="Arial"/>
          <w:sz w:val="20"/>
        </w:rPr>
        <w:t>by geometric</w:t>
      </w:r>
      <w:r w:rsidRPr="00291A64">
        <w:rPr>
          <w:rFonts w:ascii="Arial" w:hAnsi="Arial" w:cs="Arial"/>
          <w:spacing w:val="-3"/>
          <w:sz w:val="20"/>
        </w:rPr>
        <w:t xml:space="preserve"> </w:t>
      </w:r>
      <w:r w:rsidRPr="00291A64">
        <w:rPr>
          <w:rFonts w:ascii="Arial" w:hAnsi="Arial" w:cs="Arial"/>
          <w:sz w:val="20"/>
        </w:rPr>
        <w:t>averaging</w:t>
      </w:r>
      <w:r w:rsidRPr="00291A64">
        <w:rPr>
          <w:rFonts w:ascii="Arial" w:hAnsi="Arial" w:cs="Arial"/>
          <w:spacing w:val="-3"/>
          <w:sz w:val="20"/>
        </w:rPr>
        <w:t xml:space="preserve"> </w:t>
      </w:r>
      <w:r w:rsidRPr="00291A64">
        <w:rPr>
          <w:rFonts w:ascii="Arial" w:hAnsi="Arial" w:cs="Arial"/>
          <w:sz w:val="20"/>
        </w:rPr>
        <w:t>of</w:t>
      </w:r>
      <w:r w:rsidRPr="00291A64">
        <w:rPr>
          <w:rFonts w:ascii="Arial" w:hAnsi="Arial" w:cs="Arial"/>
          <w:spacing w:val="-3"/>
          <w:sz w:val="20"/>
        </w:rPr>
        <w:t xml:space="preserve"> </w:t>
      </w:r>
      <w:r w:rsidRPr="00291A64">
        <w:rPr>
          <w:rFonts w:ascii="Arial" w:hAnsi="Arial" w:cs="Arial"/>
          <w:sz w:val="20"/>
        </w:rPr>
        <w:t>multiple</w:t>
      </w:r>
      <w:r w:rsidRPr="00291A64">
        <w:rPr>
          <w:rFonts w:ascii="Arial" w:hAnsi="Arial" w:cs="Arial"/>
          <w:spacing w:val="-3"/>
          <w:sz w:val="20"/>
        </w:rPr>
        <w:t xml:space="preserve"> </w:t>
      </w:r>
      <w:r w:rsidRPr="00291A64">
        <w:rPr>
          <w:rFonts w:ascii="Arial" w:hAnsi="Arial" w:cs="Arial"/>
          <w:sz w:val="20"/>
        </w:rPr>
        <w:t>internal</w:t>
      </w:r>
      <w:r w:rsidRPr="00291A64">
        <w:rPr>
          <w:rFonts w:ascii="Arial" w:hAnsi="Arial" w:cs="Arial"/>
          <w:spacing w:val="-3"/>
          <w:sz w:val="20"/>
        </w:rPr>
        <w:t xml:space="preserve"> </w:t>
      </w:r>
      <w:r w:rsidRPr="00291A64">
        <w:rPr>
          <w:rFonts w:ascii="Arial" w:hAnsi="Arial" w:cs="Arial"/>
          <w:sz w:val="20"/>
        </w:rPr>
        <w:t>control</w:t>
      </w:r>
      <w:r w:rsidRPr="00291A64">
        <w:rPr>
          <w:rFonts w:ascii="Arial" w:hAnsi="Arial" w:cs="Arial"/>
          <w:spacing w:val="-3"/>
          <w:sz w:val="20"/>
        </w:rPr>
        <w:t xml:space="preserve"> </w:t>
      </w:r>
      <w:r w:rsidRPr="00291A64">
        <w:rPr>
          <w:rFonts w:ascii="Arial" w:hAnsi="Arial" w:cs="Arial"/>
          <w:sz w:val="20"/>
        </w:rPr>
        <w:t>genes.</w:t>
      </w:r>
      <w:r w:rsidRPr="00291A64">
        <w:rPr>
          <w:rFonts w:ascii="Arial" w:hAnsi="Arial" w:cs="Arial"/>
          <w:spacing w:val="-3"/>
          <w:sz w:val="20"/>
        </w:rPr>
        <w:t xml:space="preserve"> </w:t>
      </w:r>
      <w:r w:rsidRPr="00291A64">
        <w:rPr>
          <w:rFonts w:ascii="Arial" w:hAnsi="Arial" w:cs="Arial"/>
          <w:sz w:val="20"/>
        </w:rPr>
        <w:t>Genome</w:t>
      </w:r>
      <w:r w:rsidRPr="00291A64">
        <w:rPr>
          <w:rFonts w:ascii="Arial" w:hAnsi="Arial" w:cs="Arial"/>
          <w:spacing w:val="-3"/>
          <w:sz w:val="20"/>
        </w:rPr>
        <w:t xml:space="preserve"> </w:t>
      </w:r>
      <w:r w:rsidRPr="00291A64">
        <w:rPr>
          <w:rFonts w:ascii="Arial" w:hAnsi="Arial" w:cs="Arial"/>
          <w:sz w:val="20"/>
        </w:rPr>
        <w:t>biology</w:t>
      </w:r>
      <w:r w:rsidRPr="00291A64">
        <w:rPr>
          <w:rFonts w:ascii="Arial" w:hAnsi="Arial" w:cs="Arial"/>
          <w:spacing w:val="-2"/>
          <w:sz w:val="20"/>
        </w:rPr>
        <w:t xml:space="preserve"> </w:t>
      </w:r>
      <w:r w:rsidRPr="00291A64">
        <w:rPr>
          <w:rFonts w:ascii="Arial" w:hAnsi="Arial" w:cs="Arial"/>
          <w:b/>
          <w:sz w:val="20"/>
        </w:rPr>
        <w:t>3</w:t>
      </w:r>
      <w:r w:rsidRPr="00291A64">
        <w:rPr>
          <w:rFonts w:ascii="Arial" w:hAnsi="Arial" w:cs="Arial"/>
          <w:sz w:val="20"/>
        </w:rPr>
        <w:t>,</w:t>
      </w:r>
      <w:r w:rsidRPr="00291A64">
        <w:rPr>
          <w:rFonts w:ascii="Arial" w:hAnsi="Arial" w:cs="Arial"/>
          <w:spacing w:val="-3"/>
          <w:sz w:val="20"/>
        </w:rPr>
        <w:t xml:space="preserve"> </w:t>
      </w:r>
      <w:r w:rsidRPr="00291A64">
        <w:rPr>
          <w:rFonts w:ascii="Arial" w:hAnsi="Arial" w:cs="Arial"/>
          <w:sz w:val="20"/>
        </w:rPr>
        <w:t xml:space="preserve">1–12 </w:t>
      </w:r>
      <w:r w:rsidRPr="00291A64">
        <w:rPr>
          <w:rFonts w:ascii="Arial" w:hAnsi="Arial" w:cs="Arial"/>
          <w:spacing w:val="-2"/>
          <w:sz w:val="20"/>
        </w:rPr>
        <w:t>(2002)</w:t>
      </w:r>
    </w:p>
    <w:p w14:paraId="6AB925C1" w14:textId="77777777" w:rsidR="00F675DE" w:rsidRPr="00291A64" w:rsidRDefault="0047037D" w:rsidP="007966D0">
      <w:pPr>
        <w:pStyle w:val="ListParagraph"/>
        <w:numPr>
          <w:ilvl w:val="0"/>
          <w:numId w:val="1"/>
        </w:numPr>
        <w:tabs>
          <w:tab w:val="left" w:pos="1221"/>
        </w:tabs>
        <w:spacing w:before="206" w:line="252" w:lineRule="auto"/>
        <w:ind w:right="316" w:hanging="410"/>
        <w:jc w:val="both"/>
        <w:rPr>
          <w:rFonts w:ascii="Arial" w:hAnsi="Arial" w:cs="Arial"/>
          <w:sz w:val="20"/>
        </w:rPr>
      </w:pPr>
      <w:bookmarkStart w:id="4613" w:name="_bookmark24"/>
      <w:bookmarkEnd w:id="4613"/>
      <w:r w:rsidRPr="00291A64">
        <w:rPr>
          <w:rFonts w:ascii="Arial" w:hAnsi="Arial" w:cs="Arial"/>
          <w:sz w:val="20"/>
        </w:rPr>
        <w:t>Wan,</w:t>
      </w:r>
      <w:r w:rsidRPr="00291A64">
        <w:rPr>
          <w:rFonts w:ascii="Arial" w:hAnsi="Arial" w:cs="Arial"/>
          <w:spacing w:val="40"/>
          <w:sz w:val="20"/>
        </w:rPr>
        <w:t xml:space="preserve"> </w:t>
      </w:r>
      <w:r w:rsidRPr="00291A64">
        <w:rPr>
          <w:rFonts w:ascii="Arial" w:hAnsi="Arial" w:cs="Arial"/>
          <w:sz w:val="20"/>
        </w:rPr>
        <w:t>Q.,</w:t>
      </w:r>
      <w:r w:rsidRPr="00291A64">
        <w:rPr>
          <w:rFonts w:ascii="Arial" w:hAnsi="Arial" w:cs="Arial"/>
          <w:spacing w:val="40"/>
          <w:sz w:val="20"/>
        </w:rPr>
        <w:t xml:space="preserve"> </w:t>
      </w:r>
      <w:r w:rsidRPr="00291A64">
        <w:rPr>
          <w:rFonts w:ascii="Arial" w:hAnsi="Arial" w:cs="Arial"/>
          <w:sz w:val="20"/>
        </w:rPr>
        <w:t>Chen,</w:t>
      </w:r>
      <w:r w:rsidRPr="00291A64">
        <w:rPr>
          <w:rFonts w:ascii="Arial" w:hAnsi="Arial" w:cs="Arial"/>
          <w:spacing w:val="40"/>
          <w:sz w:val="20"/>
        </w:rPr>
        <w:t xml:space="preserve"> </w:t>
      </w:r>
      <w:r w:rsidRPr="00291A64">
        <w:rPr>
          <w:rFonts w:ascii="Arial" w:hAnsi="Arial" w:cs="Arial"/>
          <w:sz w:val="20"/>
        </w:rPr>
        <w:t>S.,</w:t>
      </w:r>
      <w:r w:rsidRPr="00291A64">
        <w:rPr>
          <w:rFonts w:ascii="Arial" w:hAnsi="Arial" w:cs="Arial"/>
          <w:spacing w:val="40"/>
          <w:sz w:val="20"/>
        </w:rPr>
        <w:t xml:space="preserve"> </w:t>
      </w:r>
      <w:r w:rsidRPr="00291A64">
        <w:rPr>
          <w:rFonts w:ascii="Arial" w:hAnsi="Arial" w:cs="Arial"/>
          <w:sz w:val="20"/>
        </w:rPr>
        <w:t>Shan,</w:t>
      </w:r>
      <w:r w:rsidRPr="00291A64">
        <w:rPr>
          <w:rFonts w:ascii="Arial" w:hAnsi="Arial" w:cs="Arial"/>
          <w:spacing w:val="40"/>
          <w:sz w:val="20"/>
        </w:rPr>
        <w:t xml:space="preserve"> </w:t>
      </w:r>
      <w:r w:rsidRPr="00291A64">
        <w:rPr>
          <w:rFonts w:ascii="Arial" w:hAnsi="Arial" w:cs="Arial"/>
          <w:sz w:val="20"/>
        </w:rPr>
        <w:t>Z.,</w:t>
      </w:r>
      <w:r w:rsidRPr="00291A64">
        <w:rPr>
          <w:rFonts w:ascii="Arial" w:hAnsi="Arial" w:cs="Arial"/>
          <w:spacing w:val="40"/>
          <w:sz w:val="20"/>
        </w:rPr>
        <w:t xml:space="preserve"> </w:t>
      </w:r>
      <w:r w:rsidRPr="00291A64">
        <w:rPr>
          <w:rFonts w:ascii="Arial" w:hAnsi="Arial" w:cs="Arial"/>
          <w:sz w:val="20"/>
        </w:rPr>
        <w:t>Yang,</w:t>
      </w:r>
      <w:r w:rsidRPr="00291A64">
        <w:rPr>
          <w:rFonts w:ascii="Arial" w:hAnsi="Arial" w:cs="Arial"/>
          <w:spacing w:val="40"/>
          <w:sz w:val="20"/>
        </w:rPr>
        <w:t xml:space="preserve"> </w:t>
      </w:r>
      <w:r w:rsidRPr="00291A64">
        <w:rPr>
          <w:rFonts w:ascii="Arial" w:hAnsi="Arial" w:cs="Arial"/>
          <w:sz w:val="20"/>
        </w:rPr>
        <w:t>Z.,</w:t>
      </w:r>
      <w:r w:rsidRPr="00291A64">
        <w:rPr>
          <w:rFonts w:ascii="Arial" w:hAnsi="Arial" w:cs="Arial"/>
          <w:spacing w:val="40"/>
          <w:sz w:val="20"/>
        </w:rPr>
        <w:t xml:space="preserve"> </w:t>
      </w:r>
      <w:r w:rsidRPr="00291A64">
        <w:rPr>
          <w:rFonts w:ascii="Arial" w:hAnsi="Arial" w:cs="Arial"/>
          <w:sz w:val="20"/>
        </w:rPr>
        <w:t>Chen,</w:t>
      </w:r>
      <w:r w:rsidRPr="00291A64">
        <w:rPr>
          <w:rFonts w:ascii="Arial" w:hAnsi="Arial" w:cs="Arial"/>
          <w:spacing w:val="40"/>
          <w:sz w:val="20"/>
        </w:rPr>
        <w:t xml:space="preserve"> </w:t>
      </w:r>
      <w:r w:rsidRPr="00291A64">
        <w:rPr>
          <w:rFonts w:ascii="Arial" w:hAnsi="Arial" w:cs="Arial"/>
          <w:sz w:val="20"/>
        </w:rPr>
        <w:t>L.,</w:t>
      </w:r>
      <w:r w:rsidRPr="00291A64">
        <w:rPr>
          <w:rFonts w:ascii="Arial" w:hAnsi="Arial" w:cs="Arial"/>
          <w:spacing w:val="40"/>
          <w:sz w:val="20"/>
        </w:rPr>
        <w:t xml:space="preserve"> </w:t>
      </w:r>
      <w:r w:rsidRPr="00291A64">
        <w:rPr>
          <w:rFonts w:ascii="Arial" w:hAnsi="Arial" w:cs="Arial"/>
          <w:sz w:val="20"/>
        </w:rPr>
        <w:t>Zhang,</w:t>
      </w:r>
      <w:r w:rsidRPr="00291A64">
        <w:rPr>
          <w:rFonts w:ascii="Arial" w:hAnsi="Arial" w:cs="Arial"/>
          <w:spacing w:val="40"/>
          <w:sz w:val="20"/>
        </w:rPr>
        <w:t xml:space="preserve"> </w:t>
      </w:r>
      <w:r w:rsidRPr="00291A64">
        <w:rPr>
          <w:rFonts w:ascii="Arial" w:hAnsi="Arial" w:cs="Arial"/>
          <w:sz w:val="20"/>
        </w:rPr>
        <w:t>C.,</w:t>
      </w:r>
      <w:r w:rsidRPr="00291A64">
        <w:rPr>
          <w:rFonts w:ascii="Arial" w:hAnsi="Arial" w:cs="Arial"/>
          <w:spacing w:val="40"/>
          <w:sz w:val="20"/>
        </w:rPr>
        <w:t xml:space="preserve"> </w:t>
      </w:r>
      <w:r w:rsidRPr="00291A64">
        <w:rPr>
          <w:rFonts w:ascii="Arial" w:hAnsi="Arial" w:cs="Arial"/>
          <w:sz w:val="20"/>
        </w:rPr>
        <w:t>Yuan,</w:t>
      </w:r>
      <w:r w:rsidRPr="00291A64">
        <w:rPr>
          <w:rFonts w:ascii="Arial" w:hAnsi="Arial" w:cs="Arial"/>
          <w:spacing w:val="40"/>
          <w:sz w:val="20"/>
        </w:rPr>
        <w:t xml:space="preserve"> </w:t>
      </w:r>
      <w:r w:rsidRPr="00291A64">
        <w:rPr>
          <w:rFonts w:ascii="Arial" w:hAnsi="Arial" w:cs="Arial"/>
          <w:sz w:val="20"/>
        </w:rPr>
        <w:t>S.,</w:t>
      </w:r>
      <w:r w:rsidRPr="00291A64">
        <w:rPr>
          <w:rFonts w:ascii="Arial" w:hAnsi="Arial" w:cs="Arial"/>
          <w:spacing w:val="40"/>
          <w:sz w:val="20"/>
        </w:rPr>
        <w:t xml:space="preserve"> </w:t>
      </w:r>
      <w:r w:rsidRPr="00291A64">
        <w:rPr>
          <w:rFonts w:ascii="Arial" w:hAnsi="Arial" w:cs="Arial"/>
          <w:sz w:val="20"/>
        </w:rPr>
        <w:t xml:space="preserve">Hao, Q., Zhang, X., Qiu, D., </w:t>
      </w:r>
      <w:r w:rsidRPr="00291A64">
        <w:rPr>
          <w:rFonts w:ascii="Arial" w:hAnsi="Arial" w:cs="Arial"/>
          <w:i/>
          <w:sz w:val="20"/>
        </w:rPr>
        <w:t>et al.</w:t>
      </w:r>
      <w:r w:rsidRPr="00291A64">
        <w:rPr>
          <w:rFonts w:ascii="Arial" w:hAnsi="Arial" w:cs="Arial"/>
          <w:sz w:val="20"/>
        </w:rPr>
        <w:t>: Stability evaluation of reference genes for gene expression analysis by rt-</w:t>
      </w:r>
      <w:proofErr w:type="spellStart"/>
      <w:r w:rsidRPr="00291A64">
        <w:rPr>
          <w:rFonts w:ascii="Arial" w:hAnsi="Arial" w:cs="Arial"/>
          <w:sz w:val="20"/>
        </w:rPr>
        <w:t>qpcr</w:t>
      </w:r>
      <w:proofErr w:type="spellEnd"/>
      <w:r w:rsidRPr="00291A64">
        <w:rPr>
          <w:rFonts w:ascii="Arial" w:hAnsi="Arial" w:cs="Arial"/>
          <w:sz w:val="20"/>
        </w:rPr>
        <w:t xml:space="preserve"> in soybean under different conditions. </w:t>
      </w:r>
      <w:proofErr w:type="spellStart"/>
      <w:r w:rsidRPr="00291A64">
        <w:rPr>
          <w:rFonts w:ascii="Arial" w:hAnsi="Arial" w:cs="Arial"/>
          <w:sz w:val="20"/>
        </w:rPr>
        <w:t>PloS</w:t>
      </w:r>
      <w:proofErr w:type="spellEnd"/>
      <w:r w:rsidRPr="00291A64">
        <w:rPr>
          <w:rFonts w:ascii="Arial" w:hAnsi="Arial" w:cs="Arial"/>
          <w:sz w:val="20"/>
        </w:rPr>
        <w:t xml:space="preserve"> one </w:t>
      </w:r>
      <w:r w:rsidRPr="00291A64">
        <w:rPr>
          <w:rFonts w:ascii="Arial" w:hAnsi="Arial" w:cs="Arial"/>
          <w:b/>
          <w:sz w:val="20"/>
        </w:rPr>
        <w:t>12</w:t>
      </w:r>
      <w:r w:rsidRPr="00291A64">
        <w:rPr>
          <w:rFonts w:ascii="Arial" w:hAnsi="Arial" w:cs="Arial"/>
          <w:sz w:val="20"/>
        </w:rPr>
        <w:t>(12), 0189405 (2017)</w:t>
      </w:r>
    </w:p>
    <w:p w14:paraId="5BEA5FC9" w14:textId="77777777" w:rsidR="00F675DE" w:rsidRPr="00291A64" w:rsidRDefault="00F675DE" w:rsidP="007966D0">
      <w:pPr>
        <w:spacing w:line="252" w:lineRule="auto"/>
        <w:jc w:val="both"/>
        <w:rPr>
          <w:rFonts w:ascii="Arial" w:hAnsi="Arial" w:cs="Arial"/>
          <w:sz w:val="20"/>
        </w:rPr>
        <w:sectPr w:rsidR="00F675DE" w:rsidRPr="00291A64">
          <w:pgSz w:w="11910" w:h="16840"/>
          <w:pgMar w:top="1420" w:right="1680" w:bottom="3920" w:left="1680" w:header="0" w:footer="3734" w:gutter="0"/>
          <w:cols w:space="720"/>
        </w:sectPr>
      </w:pPr>
    </w:p>
    <w:p w14:paraId="7F4F4A57" w14:textId="77777777" w:rsid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bookmarkStart w:id="4614" w:name="_bookmark25"/>
      <w:bookmarkEnd w:id="4614"/>
      <w:r w:rsidRPr="00155AFF">
        <w:rPr>
          <w:rFonts w:ascii="Arial" w:hAnsi="Arial" w:cs="Arial"/>
          <w:sz w:val="20"/>
        </w:rPr>
        <w:lastRenderedPageBreak/>
        <w:t>O’Hagan,</w:t>
      </w:r>
      <w:r w:rsidRPr="00155AFF">
        <w:rPr>
          <w:rFonts w:ascii="Arial" w:hAnsi="Arial" w:cs="Arial"/>
          <w:spacing w:val="-13"/>
          <w:sz w:val="20"/>
        </w:rPr>
        <w:t xml:space="preserve"> </w:t>
      </w:r>
      <w:r w:rsidRPr="00155AFF">
        <w:rPr>
          <w:rFonts w:ascii="Arial" w:hAnsi="Arial" w:cs="Arial"/>
          <w:sz w:val="20"/>
        </w:rPr>
        <w:t>S.,</w:t>
      </w:r>
      <w:r w:rsidRPr="00155AFF">
        <w:rPr>
          <w:rFonts w:ascii="Arial" w:hAnsi="Arial" w:cs="Arial"/>
          <w:spacing w:val="-12"/>
          <w:sz w:val="20"/>
        </w:rPr>
        <w:t xml:space="preserve"> </w:t>
      </w:r>
      <w:proofErr w:type="spellStart"/>
      <w:r w:rsidRPr="00155AFF">
        <w:rPr>
          <w:rFonts w:ascii="Arial" w:hAnsi="Arial" w:cs="Arial"/>
          <w:sz w:val="20"/>
        </w:rPr>
        <w:t>Muelas</w:t>
      </w:r>
      <w:proofErr w:type="spellEnd"/>
      <w:r w:rsidRPr="00155AFF">
        <w:rPr>
          <w:rFonts w:ascii="Arial" w:hAnsi="Arial" w:cs="Arial"/>
          <w:sz w:val="20"/>
        </w:rPr>
        <w:t>,</w:t>
      </w:r>
      <w:r w:rsidRPr="00155AFF">
        <w:rPr>
          <w:rFonts w:ascii="Arial" w:hAnsi="Arial" w:cs="Arial"/>
          <w:spacing w:val="-12"/>
          <w:sz w:val="20"/>
        </w:rPr>
        <w:t xml:space="preserve"> </w:t>
      </w:r>
      <w:r w:rsidRPr="00155AFF">
        <w:rPr>
          <w:rFonts w:ascii="Arial" w:hAnsi="Arial" w:cs="Arial"/>
          <w:sz w:val="20"/>
        </w:rPr>
        <w:t>M.W.,</w:t>
      </w:r>
      <w:r w:rsidRPr="00155AFF">
        <w:rPr>
          <w:rFonts w:ascii="Arial" w:hAnsi="Arial" w:cs="Arial"/>
          <w:spacing w:val="-12"/>
          <w:sz w:val="20"/>
        </w:rPr>
        <w:t xml:space="preserve"> </w:t>
      </w:r>
      <w:r w:rsidRPr="00155AFF">
        <w:rPr>
          <w:rFonts w:ascii="Arial" w:hAnsi="Arial" w:cs="Arial"/>
          <w:sz w:val="20"/>
        </w:rPr>
        <w:t>Day,</w:t>
      </w:r>
      <w:r w:rsidRPr="00155AFF">
        <w:rPr>
          <w:rFonts w:ascii="Arial" w:hAnsi="Arial" w:cs="Arial"/>
          <w:spacing w:val="-12"/>
          <w:sz w:val="20"/>
        </w:rPr>
        <w:t xml:space="preserve"> </w:t>
      </w:r>
      <w:r w:rsidRPr="00155AFF">
        <w:rPr>
          <w:rFonts w:ascii="Arial" w:hAnsi="Arial" w:cs="Arial"/>
          <w:sz w:val="20"/>
        </w:rPr>
        <w:t>P.J.,</w:t>
      </w:r>
      <w:r w:rsidRPr="00155AFF">
        <w:rPr>
          <w:rFonts w:ascii="Arial" w:hAnsi="Arial" w:cs="Arial"/>
          <w:spacing w:val="-12"/>
          <w:sz w:val="20"/>
        </w:rPr>
        <w:t xml:space="preserve"> </w:t>
      </w:r>
      <w:r w:rsidRPr="00155AFF">
        <w:rPr>
          <w:rFonts w:ascii="Arial" w:hAnsi="Arial" w:cs="Arial"/>
          <w:sz w:val="20"/>
        </w:rPr>
        <w:t>Lundberg,</w:t>
      </w:r>
      <w:r w:rsidRPr="00155AFF">
        <w:rPr>
          <w:rFonts w:ascii="Arial" w:hAnsi="Arial" w:cs="Arial"/>
          <w:spacing w:val="-12"/>
          <w:sz w:val="20"/>
        </w:rPr>
        <w:t xml:space="preserve"> </w:t>
      </w:r>
      <w:r w:rsidRPr="00155AFF">
        <w:rPr>
          <w:rFonts w:ascii="Arial" w:hAnsi="Arial" w:cs="Arial"/>
          <w:sz w:val="20"/>
        </w:rPr>
        <w:t>E.,</w:t>
      </w:r>
      <w:r w:rsidRPr="00155AFF">
        <w:rPr>
          <w:rFonts w:ascii="Arial" w:hAnsi="Arial" w:cs="Arial"/>
          <w:spacing w:val="-12"/>
          <w:sz w:val="20"/>
        </w:rPr>
        <w:t xml:space="preserve"> </w:t>
      </w:r>
      <w:r w:rsidRPr="00155AFF">
        <w:rPr>
          <w:rFonts w:ascii="Arial" w:hAnsi="Arial" w:cs="Arial"/>
          <w:sz w:val="20"/>
        </w:rPr>
        <w:t>Kell,</w:t>
      </w:r>
      <w:r w:rsidRPr="00155AFF">
        <w:rPr>
          <w:rFonts w:ascii="Arial" w:hAnsi="Arial" w:cs="Arial"/>
          <w:spacing w:val="-12"/>
          <w:sz w:val="20"/>
        </w:rPr>
        <w:t xml:space="preserve"> </w:t>
      </w:r>
      <w:r w:rsidRPr="00155AFF">
        <w:rPr>
          <w:rFonts w:ascii="Arial" w:hAnsi="Arial" w:cs="Arial"/>
          <w:sz w:val="20"/>
        </w:rPr>
        <w:t>D.B.:</w:t>
      </w:r>
      <w:r w:rsidRPr="00155AFF">
        <w:rPr>
          <w:rFonts w:ascii="Arial" w:hAnsi="Arial" w:cs="Arial"/>
          <w:spacing w:val="-12"/>
          <w:sz w:val="20"/>
        </w:rPr>
        <w:t xml:space="preserve"> </w:t>
      </w:r>
      <w:proofErr w:type="spellStart"/>
      <w:r w:rsidRPr="00155AFF">
        <w:rPr>
          <w:rFonts w:ascii="Arial" w:hAnsi="Arial" w:cs="Arial"/>
          <w:sz w:val="20"/>
        </w:rPr>
        <w:t>Genegini</w:t>
      </w:r>
      <w:proofErr w:type="spellEnd"/>
      <w:r w:rsidRPr="00155AFF">
        <w:rPr>
          <w:rFonts w:ascii="Arial" w:hAnsi="Arial" w:cs="Arial"/>
          <w:sz w:val="20"/>
        </w:rPr>
        <w:t>:</w:t>
      </w:r>
      <w:r w:rsidRPr="00155AFF">
        <w:rPr>
          <w:rFonts w:ascii="Arial" w:hAnsi="Arial" w:cs="Arial"/>
          <w:spacing w:val="-12"/>
          <w:sz w:val="20"/>
        </w:rPr>
        <w:t xml:space="preserve"> </w:t>
      </w:r>
      <w:r w:rsidRPr="00155AFF">
        <w:rPr>
          <w:rFonts w:ascii="Arial" w:hAnsi="Arial" w:cs="Arial"/>
          <w:sz w:val="20"/>
        </w:rPr>
        <w:t xml:space="preserve">Assess- </w:t>
      </w:r>
      <w:proofErr w:type="spellStart"/>
      <w:r w:rsidRPr="00155AFF">
        <w:rPr>
          <w:rFonts w:ascii="Arial" w:hAnsi="Arial" w:cs="Arial"/>
          <w:spacing w:val="-4"/>
          <w:sz w:val="20"/>
        </w:rPr>
        <w:t>ment</w:t>
      </w:r>
      <w:proofErr w:type="spellEnd"/>
      <w:r w:rsidRPr="00155AFF">
        <w:rPr>
          <w:rFonts w:ascii="Arial" w:hAnsi="Arial" w:cs="Arial"/>
          <w:spacing w:val="-4"/>
          <w:sz w:val="20"/>
        </w:rPr>
        <w:t xml:space="preserve"> via the </w:t>
      </w:r>
      <w:proofErr w:type="spellStart"/>
      <w:r w:rsidRPr="00155AFF">
        <w:rPr>
          <w:rFonts w:ascii="Arial" w:hAnsi="Arial" w:cs="Arial"/>
          <w:spacing w:val="-4"/>
          <w:sz w:val="20"/>
        </w:rPr>
        <w:t>gini</w:t>
      </w:r>
      <w:proofErr w:type="spellEnd"/>
      <w:r w:rsidRPr="00155AFF">
        <w:rPr>
          <w:rFonts w:ascii="Arial" w:hAnsi="Arial" w:cs="Arial"/>
          <w:spacing w:val="-4"/>
          <w:sz w:val="20"/>
        </w:rPr>
        <w:t xml:space="preserve"> coefficient of reference “housekeeping” genes and diverse human </w:t>
      </w:r>
      <w:r w:rsidRPr="00155AFF">
        <w:rPr>
          <w:rFonts w:ascii="Arial" w:hAnsi="Arial" w:cs="Arial"/>
          <w:sz w:val="20"/>
        </w:rPr>
        <w:t>transporter</w:t>
      </w:r>
      <w:r w:rsidRPr="00155AFF">
        <w:rPr>
          <w:rFonts w:ascii="Arial" w:hAnsi="Arial" w:cs="Arial"/>
          <w:spacing w:val="-4"/>
          <w:sz w:val="20"/>
        </w:rPr>
        <w:t xml:space="preserve"> </w:t>
      </w:r>
      <w:r w:rsidRPr="00155AFF">
        <w:rPr>
          <w:rFonts w:ascii="Arial" w:hAnsi="Arial" w:cs="Arial"/>
          <w:sz w:val="20"/>
        </w:rPr>
        <w:t>expression</w:t>
      </w:r>
      <w:r w:rsidRPr="00155AFF">
        <w:rPr>
          <w:rFonts w:ascii="Arial" w:hAnsi="Arial" w:cs="Arial"/>
          <w:spacing w:val="-4"/>
          <w:sz w:val="20"/>
        </w:rPr>
        <w:t xml:space="preserve"> </w:t>
      </w:r>
      <w:r w:rsidRPr="00155AFF">
        <w:rPr>
          <w:rFonts w:ascii="Arial" w:hAnsi="Arial" w:cs="Arial"/>
          <w:sz w:val="20"/>
        </w:rPr>
        <w:t>profiles.</w:t>
      </w:r>
      <w:r w:rsidRPr="00155AFF">
        <w:rPr>
          <w:rFonts w:ascii="Arial" w:hAnsi="Arial" w:cs="Arial"/>
          <w:spacing w:val="-4"/>
          <w:sz w:val="20"/>
        </w:rPr>
        <w:t xml:space="preserve"> </w:t>
      </w:r>
      <w:r w:rsidRPr="00155AFF">
        <w:rPr>
          <w:rFonts w:ascii="Arial" w:hAnsi="Arial" w:cs="Arial"/>
          <w:sz w:val="20"/>
        </w:rPr>
        <w:t>Cell</w:t>
      </w:r>
      <w:r w:rsidRPr="00155AFF">
        <w:rPr>
          <w:rFonts w:ascii="Arial" w:hAnsi="Arial" w:cs="Arial"/>
          <w:spacing w:val="-4"/>
          <w:sz w:val="20"/>
        </w:rPr>
        <w:t xml:space="preserve"> </w:t>
      </w:r>
      <w:r w:rsidRPr="00155AFF">
        <w:rPr>
          <w:rFonts w:ascii="Arial" w:hAnsi="Arial" w:cs="Arial"/>
          <w:sz w:val="20"/>
        </w:rPr>
        <w:t>systems</w:t>
      </w:r>
      <w:r w:rsidRPr="00155AFF">
        <w:rPr>
          <w:rFonts w:ascii="Arial" w:hAnsi="Arial" w:cs="Arial"/>
          <w:spacing w:val="-5"/>
          <w:sz w:val="20"/>
        </w:rPr>
        <w:t xml:space="preserve"> </w:t>
      </w:r>
      <w:r w:rsidRPr="00155AFF">
        <w:rPr>
          <w:rFonts w:ascii="Arial" w:hAnsi="Arial" w:cs="Arial"/>
          <w:b/>
          <w:sz w:val="20"/>
        </w:rPr>
        <w:t>6</w:t>
      </w:r>
      <w:r w:rsidRPr="00155AFF">
        <w:rPr>
          <w:rFonts w:ascii="Arial" w:hAnsi="Arial" w:cs="Arial"/>
          <w:sz w:val="20"/>
        </w:rPr>
        <w:t>(2),</w:t>
      </w:r>
      <w:r w:rsidRPr="00155AFF">
        <w:rPr>
          <w:rFonts w:ascii="Arial" w:hAnsi="Arial" w:cs="Arial"/>
          <w:spacing w:val="-4"/>
          <w:sz w:val="20"/>
        </w:rPr>
        <w:t xml:space="preserve"> </w:t>
      </w:r>
      <w:r w:rsidRPr="00155AFF">
        <w:rPr>
          <w:rFonts w:ascii="Arial" w:hAnsi="Arial" w:cs="Arial"/>
          <w:sz w:val="20"/>
        </w:rPr>
        <w:t>230–244</w:t>
      </w:r>
      <w:r w:rsidRPr="00155AFF">
        <w:rPr>
          <w:rFonts w:ascii="Arial" w:hAnsi="Arial" w:cs="Arial"/>
          <w:spacing w:val="-4"/>
          <w:sz w:val="20"/>
        </w:rPr>
        <w:t xml:space="preserve"> </w:t>
      </w:r>
      <w:r w:rsidRPr="00155AFF">
        <w:rPr>
          <w:rFonts w:ascii="Arial" w:hAnsi="Arial" w:cs="Arial"/>
          <w:sz w:val="20"/>
        </w:rPr>
        <w:t>(2018)</w:t>
      </w:r>
      <w:bookmarkStart w:id="4615" w:name="_bookmark26"/>
      <w:bookmarkEnd w:id="4615"/>
    </w:p>
    <w:p w14:paraId="7261D242" w14:textId="5A68BE09"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155AFF">
        <w:rPr>
          <w:rFonts w:ascii="Arial" w:hAnsi="Arial" w:cs="Arial"/>
          <w:sz w:val="20"/>
        </w:rPr>
        <w:t xml:space="preserve">Wright </w:t>
      </w:r>
      <w:proofErr w:type="spellStart"/>
      <w:r w:rsidRPr="00155AFF">
        <w:rPr>
          <w:rFonts w:ascii="Arial" w:hAnsi="Arial" w:cs="Arial"/>
          <w:sz w:val="20"/>
        </w:rPr>
        <w:t>Muelas</w:t>
      </w:r>
      <w:proofErr w:type="spellEnd"/>
      <w:r w:rsidRPr="00155AFF">
        <w:rPr>
          <w:rFonts w:ascii="Arial" w:hAnsi="Arial" w:cs="Arial"/>
          <w:sz w:val="20"/>
        </w:rPr>
        <w:t xml:space="preserve">, M., Mughal, F., O’Hagan, S., Day, P.J., Kell, D.B.: The role and </w:t>
      </w:r>
      <w:r w:rsidRPr="00155AFF">
        <w:rPr>
          <w:rFonts w:ascii="Arial" w:hAnsi="Arial" w:cs="Arial"/>
          <w:spacing w:val="-2"/>
          <w:sz w:val="20"/>
        </w:rPr>
        <w:t>robustness</w:t>
      </w:r>
      <w:r w:rsidRPr="00155AFF">
        <w:rPr>
          <w:rFonts w:ascii="Arial" w:hAnsi="Arial" w:cs="Arial"/>
          <w:spacing w:val="-8"/>
          <w:sz w:val="20"/>
        </w:rPr>
        <w:t xml:space="preserve"> </w:t>
      </w:r>
      <w:r w:rsidRPr="00155AFF">
        <w:rPr>
          <w:rFonts w:ascii="Arial" w:hAnsi="Arial" w:cs="Arial"/>
          <w:spacing w:val="-2"/>
          <w:sz w:val="20"/>
        </w:rPr>
        <w:t>of</w:t>
      </w:r>
      <w:r w:rsidRPr="00155AFF">
        <w:rPr>
          <w:rFonts w:ascii="Arial" w:hAnsi="Arial" w:cs="Arial"/>
          <w:spacing w:val="-8"/>
          <w:sz w:val="20"/>
        </w:rPr>
        <w:t xml:space="preserve"> </w:t>
      </w:r>
      <w:r w:rsidRPr="00155AFF">
        <w:rPr>
          <w:rFonts w:ascii="Arial" w:hAnsi="Arial" w:cs="Arial"/>
          <w:spacing w:val="-2"/>
          <w:sz w:val="20"/>
        </w:rPr>
        <w:t>the</w:t>
      </w:r>
      <w:r w:rsidRPr="00155AFF">
        <w:rPr>
          <w:rFonts w:ascii="Arial" w:hAnsi="Arial" w:cs="Arial"/>
          <w:spacing w:val="-8"/>
          <w:sz w:val="20"/>
        </w:rPr>
        <w:t xml:space="preserve"> </w:t>
      </w:r>
      <w:proofErr w:type="spellStart"/>
      <w:r w:rsidRPr="00155AFF">
        <w:rPr>
          <w:rFonts w:ascii="Arial" w:hAnsi="Arial" w:cs="Arial"/>
          <w:spacing w:val="-2"/>
          <w:sz w:val="20"/>
        </w:rPr>
        <w:t>gini</w:t>
      </w:r>
      <w:proofErr w:type="spellEnd"/>
      <w:r w:rsidRPr="00155AFF">
        <w:rPr>
          <w:rFonts w:ascii="Arial" w:hAnsi="Arial" w:cs="Arial"/>
          <w:spacing w:val="-8"/>
          <w:sz w:val="20"/>
        </w:rPr>
        <w:t xml:space="preserve"> </w:t>
      </w:r>
      <w:r w:rsidRPr="00155AFF">
        <w:rPr>
          <w:rFonts w:ascii="Arial" w:hAnsi="Arial" w:cs="Arial"/>
          <w:spacing w:val="-2"/>
          <w:sz w:val="20"/>
        </w:rPr>
        <w:t>coefficient</w:t>
      </w:r>
      <w:r w:rsidRPr="00155AFF">
        <w:rPr>
          <w:rFonts w:ascii="Arial" w:hAnsi="Arial" w:cs="Arial"/>
          <w:spacing w:val="-8"/>
          <w:sz w:val="20"/>
        </w:rPr>
        <w:t xml:space="preserve"> </w:t>
      </w:r>
      <w:r w:rsidRPr="00155AFF">
        <w:rPr>
          <w:rFonts w:ascii="Arial" w:hAnsi="Arial" w:cs="Arial"/>
          <w:spacing w:val="-2"/>
          <w:sz w:val="20"/>
        </w:rPr>
        <w:t>as</w:t>
      </w:r>
      <w:r w:rsidRPr="00155AFF">
        <w:rPr>
          <w:rFonts w:ascii="Arial" w:hAnsi="Arial" w:cs="Arial"/>
          <w:spacing w:val="-8"/>
          <w:sz w:val="20"/>
        </w:rPr>
        <w:t xml:space="preserve"> </w:t>
      </w:r>
      <w:r w:rsidRPr="00155AFF">
        <w:rPr>
          <w:rFonts w:ascii="Arial" w:hAnsi="Arial" w:cs="Arial"/>
          <w:spacing w:val="-2"/>
          <w:sz w:val="20"/>
        </w:rPr>
        <w:t>an</w:t>
      </w:r>
      <w:r w:rsidRPr="00155AFF">
        <w:rPr>
          <w:rFonts w:ascii="Arial" w:hAnsi="Arial" w:cs="Arial"/>
          <w:spacing w:val="-8"/>
          <w:sz w:val="20"/>
        </w:rPr>
        <w:t xml:space="preserve"> </w:t>
      </w:r>
      <w:r w:rsidRPr="00155AFF">
        <w:rPr>
          <w:rFonts w:ascii="Arial" w:hAnsi="Arial" w:cs="Arial"/>
          <w:spacing w:val="-2"/>
          <w:sz w:val="20"/>
        </w:rPr>
        <w:t>unbiased</w:t>
      </w:r>
      <w:r w:rsidRPr="00155AFF">
        <w:rPr>
          <w:rFonts w:ascii="Arial" w:hAnsi="Arial" w:cs="Arial"/>
          <w:spacing w:val="-8"/>
          <w:sz w:val="20"/>
        </w:rPr>
        <w:t xml:space="preserve"> </w:t>
      </w:r>
      <w:r w:rsidRPr="00155AFF">
        <w:rPr>
          <w:rFonts w:ascii="Arial" w:hAnsi="Arial" w:cs="Arial"/>
          <w:spacing w:val="-2"/>
          <w:sz w:val="20"/>
        </w:rPr>
        <w:t>tool</w:t>
      </w:r>
      <w:r w:rsidRPr="00155AFF">
        <w:rPr>
          <w:rFonts w:ascii="Arial" w:hAnsi="Arial" w:cs="Arial"/>
          <w:spacing w:val="-8"/>
          <w:sz w:val="20"/>
        </w:rPr>
        <w:t xml:space="preserve"> </w:t>
      </w:r>
      <w:r w:rsidRPr="00155AFF">
        <w:rPr>
          <w:rFonts w:ascii="Arial" w:hAnsi="Arial" w:cs="Arial"/>
          <w:spacing w:val="-2"/>
          <w:sz w:val="20"/>
        </w:rPr>
        <w:t>for</w:t>
      </w:r>
      <w:r w:rsidRPr="00155AFF">
        <w:rPr>
          <w:rFonts w:ascii="Arial" w:hAnsi="Arial" w:cs="Arial"/>
          <w:spacing w:val="-8"/>
          <w:sz w:val="20"/>
        </w:rPr>
        <w:t xml:space="preserve"> </w:t>
      </w:r>
      <w:r w:rsidRPr="00155AFF">
        <w:rPr>
          <w:rFonts w:ascii="Arial" w:hAnsi="Arial" w:cs="Arial"/>
          <w:spacing w:val="-2"/>
          <w:sz w:val="20"/>
        </w:rPr>
        <w:t>the</w:t>
      </w:r>
      <w:r w:rsidRPr="00155AFF">
        <w:rPr>
          <w:rFonts w:ascii="Arial" w:hAnsi="Arial" w:cs="Arial"/>
          <w:spacing w:val="-8"/>
          <w:sz w:val="20"/>
        </w:rPr>
        <w:t xml:space="preserve"> </w:t>
      </w:r>
      <w:r w:rsidRPr="00155AFF">
        <w:rPr>
          <w:rFonts w:ascii="Arial" w:hAnsi="Arial" w:cs="Arial"/>
          <w:spacing w:val="-2"/>
          <w:sz w:val="20"/>
        </w:rPr>
        <w:t>selection</w:t>
      </w:r>
      <w:r w:rsidRPr="00155AFF">
        <w:rPr>
          <w:rFonts w:ascii="Arial" w:hAnsi="Arial" w:cs="Arial"/>
          <w:spacing w:val="-8"/>
          <w:sz w:val="20"/>
        </w:rPr>
        <w:t xml:space="preserve"> </w:t>
      </w:r>
      <w:r w:rsidRPr="00155AFF">
        <w:rPr>
          <w:rFonts w:ascii="Arial" w:hAnsi="Arial" w:cs="Arial"/>
          <w:spacing w:val="-2"/>
          <w:sz w:val="20"/>
        </w:rPr>
        <w:t>of</w:t>
      </w:r>
      <w:r w:rsidRPr="00155AFF">
        <w:rPr>
          <w:rFonts w:ascii="Arial" w:hAnsi="Arial" w:cs="Arial"/>
          <w:spacing w:val="-8"/>
          <w:sz w:val="20"/>
        </w:rPr>
        <w:t xml:space="preserve"> </w:t>
      </w:r>
      <w:proofErr w:type="spellStart"/>
      <w:r w:rsidRPr="00155AFF">
        <w:rPr>
          <w:rFonts w:ascii="Arial" w:hAnsi="Arial" w:cs="Arial"/>
          <w:spacing w:val="-2"/>
          <w:sz w:val="20"/>
        </w:rPr>
        <w:t>gini</w:t>
      </w:r>
      <w:proofErr w:type="spellEnd"/>
      <w:r w:rsidRPr="00155AFF">
        <w:rPr>
          <w:rFonts w:ascii="Arial" w:hAnsi="Arial" w:cs="Arial"/>
          <w:spacing w:val="-8"/>
          <w:sz w:val="20"/>
        </w:rPr>
        <w:t xml:space="preserve"> </w:t>
      </w:r>
      <w:r w:rsidRPr="00155AFF">
        <w:rPr>
          <w:rFonts w:ascii="Arial" w:hAnsi="Arial" w:cs="Arial"/>
          <w:spacing w:val="-2"/>
          <w:sz w:val="20"/>
        </w:rPr>
        <w:t xml:space="preserve">genes </w:t>
      </w:r>
      <w:r w:rsidRPr="00155AFF">
        <w:rPr>
          <w:rFonts w:ascii="Arial" w:hAnsi="Arial" w:cs="Arial"/>
          <w:sz w:val="20"/>
        </w:rPr>
        <w:t xml:space="preserve">for </w:t>
      </w:r>
      <w:proofErr w:type="spellStart"/>
      <w:r w:rsidRPr="00155AFF">
        <w:rPr>
          <w:rFonts w:ascii="Arial" w:hAnsi="Arial" w:cs="Arial"/>
          <w:sz w:val="20"/>
        </w:rPr>
        <w:t>normalising</w:t>
      </w:r>
      <w:proofErr w:type="spellEnd"/>
      <w:r w:rsidRPr="00155AFF">
        <w:rPr>
          <w:rFonts w:ascii="Arial" w:hAnsi="Arial" w:cs="Arial"/>
          <w:sz w:val="20"/>
        </w:rPr>
        <w:t xml:space="preserve"> expression profiling data. Scientific reports </w:t>
      </w:r>
      <w:r w:rsidRPr="00155AFF">
        <w:rPr>
          <w:rFonts w:ascii="Arial" w:hAnsi="Arial" w:cs="Arial"/>
          <w:b/>
          <w:sz w:val="20"/>
        </w:rPr>
        <w:t>9</w:t>
      </w:r>
      <w:r w:rsidRPr="00155AFF">
        <w:rPr>
          <w:rFonts w:ascii="Arial" w:hAnsi="Arial" w:cs="Arial"/>
          <w:sz w:val="20"/>
        </w:rPr>
        <w:t>(1), 17960 (2019)</w:t>
      </w:r>
      <w:bookmarkStart w:id="4616" w:name="_bookmark27"/>
      <w:bookmarkEnd w:id="4616"/>
    </w:p>
    <w:p w14:paraId="46D34AF7" w14:textId="6CDCEC4A"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155AFF">
        <w:rPr>
          <w:rFonts w:ascii="Arial" w:hAnsi="Arial" w:cs="Arial"/>
          <w:sz w:val="20"/>
        </w:rPr>
        <w:t xml:space="preserve">Tung, K.-F., Pan, C.-Y., Lin, W.-c.: Housekeeping protein-coding genes inter- </w:t>
      </w:r>
      <w:proofErr w:type="spellStart"/>
      <w:r w:rsidRPr="00155AFF">
        <w:rPr>
          <w:rFonts w:ascii="Arial" w:hAnsi="Arial" w:cs="Arial"/>
          <w:sz w:val="20"/>
        </w:rPr>
        <w:t>rogated</w:t>
      </w:r>
      <w:proofErr w:type="spellEnd"/>
      <w:r w:rsidRPr="00155AFF">
        <w:rPr>
          <w:rFonts w:ascii="Arial" w:hAnsi="Arial" w:cs="Arial"/>
          <w:sz w:val="20"/>
        </w:rPr>
        <w:t xml:space="preserve"> with tissue and individual variations. Scientific Reports </w:t>
      </w:r>
      <w:r w:rsidRPr="00155AFF">
        <w:rPr>
          <w:rFonts w:ascii="Arial" w:hAnsi="Arial" w:cs="Arial"/>
          <w:b/>
          <w:sz w:val="20"/>
        </w:rPr>
        <w:t>14</w:t>
      </w:r>
      <w:r w:rsidRPr="00155AFF">
        <w:rPr>
          <w:rFonts w:ascii="Arial" w:hAnsi="Arial" w:cs="Arial"/>
          <w:sz w:val="20"/>
        </w:rPr>
        <w:t xml:space="preserve">(1), 12454 </w:t>
      </w:r>
      <w:r w:rsidRPr="00155AFF">
        <w:rPr>
          <w:rFonts w:ascii="Arial" w:hAnsi="Arial" w:cs="Arial"/>
          <w:spacing w:val="-2"/>
          <w:sz w:val="20"/>
        </w:rPr>
        <w:t>(2024)</w:t>
      </w:r>
      <w:bookmarkStart w:id="4617" w:name="_bookmark28"/>
      <w:bookmarkEnd w:id="4617"/>
    </w:p>
    <w:p w14:paraId="5C95EACA" w14:textId="574D2D64"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155AFF">
        <w:rPr>
          <w:rFonts w:ascii="Arial" w:hAnsi="Arial" w:cs="Arial"/>
          <w:sz w:val="20"/>
        </w:rPr>
        <w:t>Van</w:t>
      </w:r>
      <w:r w:rsidRPr="00155AFF">
        <w:rPr>
          <w:rFonts w:ascii="Arial" w:hAnsi="Arial" w:cs="Arial"/>
          <w:spacing w:val="31"/>
          <w:sz w:val="20"/>
        </w:rPr>
        <w:t xml:space="preserve"> </w:t>
      </w:r>
      <w:r w:rsidRPr="00155AFF">
        <w:rPr>
          <w:rFonts w:ascii="Arial" w:hAnsi="Arial" w:cs="Arial"/>
          <w:sz w:val="20"/>
        </w:rPr>
        <w:t>Loon,</w:t>
      </w:r>
      <w:r w:rsidRPr="00155AFF">
        <w:rPr>
          <w:rFonts w:ascii="Arial" w:hAnsi="Arial" w:cs="Arial"/>
          <w:spacing w:val="31"/>
          <w:sz w:val="20"/>
        </w:rPr>
        <w:t xml:space="preserve"> </w:t>
      </w:r>
      <w:r w:rsidRPr="00155AFF">
        <w:rPr>
          <w:rFonts w:ascii="Arial" w:hAnsi="Arial" w:cs="Arial"/>
          <w:sz w:val="20"/>
        </w:rPr>
        <w:t>E.,</w:t>
      </w:r>
      <w:r w:rsidRPr="00155AFF">
        <w:rPr>
          <w:rFonts w:ascii="Arial" w:hAnsi="Arial" w:cs="Arial"/>
          <w:spacing w:val="31"/>
          <w:sz w:val="20"/>
        </w:rPr>
        <w:t xml:space="preserve"> </w:t>
      </w:r>
      <w:proofErr w:type="spellStart"/>
      <w:r w:rsidRPr="00155AFF">
        <w:rPr>
          <w:rFonts w:ascii="Arial" w:hAnsi="Arial" w:cs="Arial"/>
          <w:sz w:val="20"/>
        </w:rPr>
        <w:t>Lamarth´ee</w:t>
      </w:r>
      <w:proofErr w:type="spellEnd"/>
      <w:r w:rsidRPr="00155AFF">
        <w:rPr>
          <w:rFonts w:ascii="Arial" w:hAnsi="Arial" w:cs="Arial"/>
          <w:sz w:val="20"/>
        </w:rPr>
        <w:t>,</w:t>
      </w:r>
      <w:r w:rsidRPr="00155AFF">
        <w:rPr>
          <w:rFonts w:ascii="Arial" w:hAnsi="Arial" w:cs="Arial"/>
          <w:spacing w:val="32"/>
          <w:sz w:val="20"/>
        </w:rPr>
        <w:t xml:space="preserve"> </w:t>
      </w:r>
      <w:r w:rsidRPr="00155AFF">
        <w:rPr>
          <w:rFonts w:ascii="Arial" w:hAnsi="Arial" w:cs="Arial"/>
          <w:sz w:val="20"/>
        </w:rPr>
        <w:t>B.,</w:t>
      </w:r>
      <w:r w:rsidRPr="00155AFF">
        <w:rPr>
          <w:rFonts w:ascii="Arial" w:hAnsi="Arial" w:cs="Arial"/>
          <w:spacing w:val="31"/>
          <w:sz w:val="20"/>
        </w:rPr>
        <w:t xml:space="preserve"> </w:t>
      </w:r>
      <w:r w:rsidRPr="00155AFF">
        <w:rPr>
          <w:rFonts w:ascii="Arial" w:hAnsi="Arial" w:cs="Arial"/>
          <w:sz w:val="20"/>
        </w:rPr>
        <w:t>Loor,</w:t>
      </w:r>
      <w:r w:rsidRPr="00155AFF">
        <w:rPr>
          <w:rFonts w:ascii="Arial" w:hAnsi="Arial" w:cs="Arial"/>
          <w:spacing w:val="31"/>
          <w:sz w:val="20"/>
        </w:rPr>
        <w:t xml:space="preserve"> </w:t>
      </w:r>
      <w:r w:rsidRPr="00155AFF">
        <w:rPr>
          <w:rFonts w:ascii="Arial" w:hAnsi="Arial" w:cs="Arial"/>
          <w:sz w:val="20"/>
        </w:rPr>
        <w:t>H.,</w:t>
      </w:r>
      <w:r w:rsidRPr="00155AFF">
        <w:rPr>
          <w:rFonts w:ascii="Arial" w:hAnsi="Arial" w:cs="Arial"/>
          <w:spacing w:val="31"/>
          <w:sz w:val="20"/>
        </w:rPr>
        <w:t xml:space="preserve"> </w:t>
      </w:r>
      <w:r w:rsidRPr="00155AFF">
        <w:rPr>
          <w:rFonts w:ascii="Arial" w:hAnsi="Arial" w:cs="Arial"/>
          <w:sz w:val="20"/>
        </w:rPr>
        <w:t>Van</w:t>
      </w:r>
      <w:r w:rsidRPr="00155AFF">
        <w:rPr>
          <w:rFonts w:ascii="Arial" w:hAnsi="Arial" w:cs="Arial"/>
          <w:spacing w:val="31"/>
          <w:sz w:val="20"/>
        </w:rPr>
        <w:t xml:space="preserve"> </w:t>
      </w:r>
      <w:proofErr w:type="spellStart"/>
      <w:r w:rsidRPr="00155AFF">
        <w:rPr>
          <w:rFonts w:ascii="Arial" w:hAnsi="Arial" w:cs="Arial"/>
          <w:sz w:val="20"/>
        </w:rPr>
        <w:t>Craenenbroeck</w:t>
      </w:r>
      <w:proofErr w:type="spellEnd"/>
      <w:r w:rsidRPr="00155AFF">
        <w:rPr>
          <w:rFonts w:ascii="Arial" w:hAnsi="Arial" w:cs="Arial"/>
          <w:sz w:val="20"/>
        </w:rPr>
        <w:t>,</w:t>
      </w:r>
      <w:r w:rsidRPr="00155AFF">
        <w:rPr>
          <w:rFonts w:ascii="Arial" w:hAnsi="Arial" w:cs="Arial"/>
          <w:spacing w:val="32"/>
          <w:sz w:val="20"/>
        </w:rPr>
        <w:t xml:space="preserve"> </w:t>
      </w:r>
      <w:r w:rsidRPr="00155AFF">
        <w:rPr>
          <w:rFonts w:ascii="Arial" w:hAnsi="Arial" w:cs="Arial"/>
          <w:sz w:val="20"/>
        </w:rPr>
        <w:t>A.H.,</w:t>
      </w:r>
      <w:r w:rsidRPr="00155AFF">
        <w:rPr>
          <w:rFonts w:ascii="Arial" w:hAnsi="Arial" w:cs="Arial"/>
          <w:spacing w:val="31"/>
          <w:sz w:val="20"/>
        </w:rPr>
        <w:t xml:space="preserve"> </w:t>
      </w:r>
      <w:r w:rsidRPr="00155AFF">
        <w:rPr>
          <w:rFonts w:ascii="Arial" w:hAnsi="Arial" w:cs="Arial"/>
          <w:spacing w:val="-2"/>
          <w:sz w:val="20"/>
        </w:rPr>
        <w:t>Brouard,</w:t>
      </w:r>
      <w:r w:rsidR="00155AFF" w:rsidRPr="00155AFF">
        <w:rPr>
          <w:rFonts w:ascii="Arial" w:hAnsi="Arial" w:cs="Arial"/>
          <w:spacing w:val="-2"/>
          <w:sz w:val="20"/>
        </w:rPr>
        <w:t xml:space="preserve"> </w:t>
      </w:r>
      <w:r w:rsidRPr="00155AFF">
        <w:rPr>
          <w:rFonts w:ascii="Arial" w:hAnsi="Arial" w:cs="Arial"/>
        </w:rPr>
        <w:t>S.,</w:t>
      </w:r>
      <w:r w:rsidRPr="00155AFF">
        <w:rPr>
          <w:rFonts w:ascii="Arial" w:hAnsi="Arial" w:cs="Arial"/>
          <w:spacing w:val="63"/>
        </w:rPr>
        <w:t xml:space="preserve"> </w:t>
      </w:r>
      <w:r w:rsidRPr="00155AFF">
        <w:rPr>
          <w:rFonts w:ascii="Arial" w:hAnsi="Arial" w:cs="Arial"/>
        </w:rPr>
        <w:t>Danger,</w:t>
      </w:r>
      <w:r w:rsidRPr="00155AFF">
        <w:rPr>
          <w:rFonts w:ascii="Arial" w:hAnsi="Arial" w:cs="Arial"/>
          <w:spacing w:val="65"/>
        </w:rPr>
        <w:t xml:space="preserve"> </w:t>
      </w:r>
      <w:r w:rsidRPr="00155AFF">
        <w:rPr>
          <w:rFonts w:ascii="Arial" w:hAnsi="Arial" w:cs="Arial"/>
        </w:rPr>
        <w:t>R.,</w:t>
      </w:r>
      <w:r w:rsidRPr="00155AFF">
        <w:rPr>
          <w:rFonts w:ascii="Arial" w:hAnsi="Arial" w:cs="Arial"/>
          <w:spacing w:val="64"/>
        </w:rPr>
        <w:t xml:space="preserve"> </w:t>
      </w:r>
      <w:r w:rsidRPr="00155AFF">
        <w:rPr>
          <w:rFonts w:ascii="Arial" w:hAnsi="Arial" w:cs="Arial"/>
        </w:rPr>
        <w:t>Giral,</w:t>
      </w:r>
      <w:r w:rsidRPr="00155AFF">
        <w:rPr>
          <w:rFonts w:ascii="Arial" w:hAnsi="Arial" w:cs="Arial"/>
          <w:spacing w:val="64"/>
        </w:rPr>
        <w:t xml:space="preserve"> </w:t>
      </w:r>
      <w:r w:rsidRPr="00155AFF">
        <w:rPr>
          <w:rFonts w:ascii="Arial" w:hAnsi="Arial" w:cs="Arial"/>
        </w:rPr>
        <w:t>M.,</w:t>
      </w:r>
      <w:r w:rsidRPr="00155AFF">
        <w:rPr>
          <w:rFonts w:ascii="Arial" w:hAnsi="Arial" w:cs="Arial"/>
          <w:spacing w:val="64"/>
        </w:rPr>
        <w:t xml:space="preserve"> </w:t>
      </w:r>
      <w:proofErr w:type="spellStart"/>
      <w:r w:rsidRPr="00155AFF">
        <w:rPr>
          <w:rFonts w:ascii="Arial" w:hAnsi="Arial" w:cs="Arial"/>
        </w:rPr>
        <w:t>Callemeyn</w:t>
      </w:r>
      <w:proofErr w:type="spellEnd"/>
      <w:r w:rsidRPr="00155AFF">
        <w:rPr>
          <w:rFonts w:ascii="Arial" w:hAnsi="Arial" w:cs="Arial"/>
        </w:rPr>
        <w:t>,</w:t>
      </w:r>
      <w:r w:rsidRPr="00155AFF">
        <w:rPr>
          <w:rFonts w:ascii="Arial" w:hAnsi="Arial" w:cs="Arial"/>
          <w:spacing w:val="65"/>
        </w:rPr>
        <w:t xml:space="preserve"> </w:t>
      </w:r>
      <w:r w:rsidRPr="00155AFF">
        <w:rPr>
          <w:rFonts w:ascii="Arial" w:hAnsi="Arial" w:cs="Arial"/>
        </w:rPr>
        <w:t>J.,</w:t>
      </w:r>
      <w:r w:rsidRPr="00155AFF">
        <w:rPr>
          <w:rFonts w:ascii="Arial" w:hAnsi="Arial" w:cs="Arial"/>
          <w:spacing w:val="64"/>
        </w:rPr>
        <w:t xml:space="preserve"> </w:t>
      </w:r>
      <w:r w:rsidRPr="00155AFF">
        <w:rPr>
          <w:rFonts w:ascii="Arial" w:hAnsi="Arial" w:cs="Arial"/>
        </w:rPr>
        <w:t>Tinel,</w:t>
      </w:r>
      <w:r w:rsidRPr="00155AFF">
        <w:rPr>
          <w:rFonts w:ascii="Arial" w:hAnsi="Arial" w:cs="Arial"/>
          <w:spacing w:val="64"/>
        </w:rPr>
        <w:t xml:space="preserve"> </w:t>
      </w:r>
      <w:r w:rsidRPr="00155AFF">
        <w:rPr>
          <w:rFonts w:ascii="Arial" w:hAnsi="Arial" w:cs="Arial"/>
        </w:rPr>
        <w:t>C.,</w:t>
      </w:r>
      <w:r w:rsidRPr="00155AFF">
        <w:rPr>
          <w:rFonts w:ascii="Arial" w:hAnsi="Arial" w:cs="Arial"/>
          <w:spacing w:val="64"/>
        </w:rPr>
        <w:t xml:space="preserve"> </w:t>
      </w:r>
      <w:r w:rsidRPr="00155AFF">
        <w:rPr>
          <w:rFonts w:ascii="Arial" w:hAnsi="Arial" w:cs="Arial"/>
          <w:spacing w:val="-2"/>
        </w:rPr>
        <w:t>Calabuig,</w:t>
      </w:r>
      <w:r w:rsidR="00155AFF" w:rsidRPr="00155AFF">
        <w:rPr>
          <w:rFonts w:ascii="Arial" w:hAnsi="Arial" w:cs="Arial"/>
          <w:spacing w:val="-2"/>
        </w:rPr>
        <w:t xml:space="preserve"> </w:t>
      </w:r>
      <w:r w:rsidRPr="00155AFF">
        <w:rPr>
          <w:rFonts w:ascii="Arial" w:hAnsi="Arial" w:cs="Arial"/>
          <w:spacing w:val="-109"/>
          <w:w w:val="105"/>
          <w:sz w:val="20"/>
        </w:rPr>
        <w:t>A</w:t>
      </w:r>
      <w:r w:rsidRPr="00155AFF">
        <w:rPr>
          <w:rFonts w:ascii="Arial" w:hAnsi="Arial" w:cs="Arial"/>
          <w:spacing w:val="41"/>
          <w:w w:val="93"/>
          <w:position w:val="5"/>
          <w:sz w:val="20"/>
        </w:rPr>
        <w:t>´</w:t>
      </w:r>
      <w:r w:rsidRPr="00155AFF">
        <w:rPr>
          <w:rFonts w:ascii="Arial" w:hAnsi="Arial" w:cs="Arial"/>
          <w:spacing w:val="16"/>
          <w:sz w:val="20"/>
        </w:rPr>
        <w:t>.C.,</w:t>
      </w:r>
      <w:r w:rsidRPr="00155AFF">
        <w:rPr>
          <w:rFonts w:ascii="Arial" w:hAnsi="Arial" w:cs="Arial"/>
          <w:spacing w:val="30"/>
          <w:sz w:val="20"/>
        </w:rPr>
        <w:t xml:space="preserve"> </w:t>
      </w:r>
      <w:r w:rsidRPr="00155AFF">
        <w:rPr>
          <w:rFonts w:ascii="Arial" w:hAnsi="Arial" w:cs="Arial"/>
          <w:i/>
          <w:sz w:val="20"/>
        </w:rPr>
        <w:t>et</w:t>
      </w:r>
      <w:r w:rsidRPr="00155AFF">
        <w:rPr>
          <w:rFonts w:ascii="Arial" w:hAnsi="Arial" w:cs="Arial"/>
          <w:i/>
          <w:spacing w:val="31"/>
          <w:sz w:val="20"/>
        </w:rPr>
        <w:t xml:space="preserve"> </w:t>
      </w:r>
      <w:r w:rsidRPr="00155AFF">
        <w:rPr>
          <w:rFonts w:ascii="Arial" w:hAnsi="Arial" w:cs="Arial"/>
          <w:i/>
          <w:spacing w:val="-4"/>
          <w:sz w:val="20"/>
        </w:rPr>
        <w:t>al.</w:t>
      </w:r>
      <w:r w:rsidRPr="00155AFF">
        <w:rPr>
          <w:rFonts w:ascii="Arial" w:hAnsi="Arial" w:cs="Arial"/>
          <w:spacing w:val="-4"/>
          <w:sz w:val="20"/>
        </w:rPr>
        <w:t>:</w:t>
      </w:r>
      <w:r w:rsidR="00155AFF" w:rsidRPr="00155AFF">
        <w:rPr>
          <w:rFonts w:ascii="Arial" w:hAnsi="Arial" w:cs="Arial"/>
          <w:spacing w:val="-4"/>
        </w:rPr>
        <w:t xml:space="preserve"> </w:t>
      </w:r>
      <w:r w:rsidRPr="00155AFF">
        <w:rPr>
          <w:rFonts w:ascii="Arial" w:hAnsi="Arial" w:cs="Arial"/>
        </w:rPr>
        <w:t xml:space="preserve">Biological pathways and comparison with biopsy signals and cellular origin of </w:t>
      </w:r>
      <w:r w:rsidRPr="00155AFF">
        <w:rPr>
          <w:rFonts w:ascii="Arial" w:hAnsi="Arial" w:cs="Arial"/>
          <w:spacing w:val="-4"/>
        </w:rPr>
        <w:t xml:space="preserve">peripheral blood transcriptomic profiles during kidney allograft pathology. Kidney </w:t>
      </w:r>
      <w:r w:rsidRPr="00155AFF">
        <w:rPr>
          <w:rFonts w:ascii="Arial" w:hAnsi="Arial" w:cs="Arial"/>
        </w:rPr>
        <w:t xml:space="preserve">International </w:t>
      </w:r>
      <w:r w:rsidRPr="00155AFF">
        <w:rPr>
          <w:rFonts w:ascii="Arial" w:hAnsi="Arial" w:cs="Arial"/>
          <w:b/>
        </w:rPr>
        <w:t>102</w:t>
      </w:r>
      <w:r w:rsidRPr="00155AFF">
        <w:rPr>
          <w:rFonts w:ascii="Arial" w:hAnsi="Arial" w:cs="Arial"/>
        </w:rPr>
        <w:t>(1), 183–195 (2022)</w:t>
      </w:r>
    </w:p>
    <w:p w14:paraId="5E47A333" w14:textId="5C1995D5"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proofErr w:type="spellStart"/>
      <w:r w:rsidRPr="00155AFF">
        <w:rPr>
          <w:rFonts w:ascii="Arial" w:hAnsi="Arial" w:cs="Arial"/>
          <w:sz w:val="20"/>
        </w:rPr>
        <w:t>Hounkpe</w:t>
      </w:r>
      <w:proofErr w:type="spellEnd"/>
      <w:r w:rsidRPr="00155AFF">
        <w:rPr>
          <w:rFonts w:ascii="Arial" w:hAnsi="Arial" w:cs="Arial"/>
          <w:sz w:val="20"/>
        </w:rPr>
        <w:t xml:space="preserve">, B.W., </w:t>
      </w:r>
      <w:proofErr w:type="spellStart"/>
      <w:r w:rsidRPr="00155AFF">
        <w:rPr>
          <w:rFonts w:ascii="Arial" w:hAnsi="Arial" w:cs="Arial"/>
          <w:sz w:val="20"/>
        </w:rPr>
        <w:t>Chenou</w:t>
      </w:r>
      <w:proofErr w:type="spellEnd"/>
      <w:r w:rsidRPr="00155AFF">
        <w:rPr>
          <w:rFonts w:ascii="Arial" w:hAnsi="Arial" w:cs="Arial"/>
          <w:sz w:val="20"/>
        </w:rPr>
        <w:t xml:space="preserve">, F., Lima, F., De Paula, E.V.: </w:t>
      </w:r>
      <w:proofErr w:type="spellStart"/>
      <w:r w:rsidRPr="00155AFF">
        <w:rPr>
          <w:rFonts w:ascii="Arial" w:hAnsi="Arial" w:cs="Arial"/>
          <w:sz w:val="20"/>
        </w:rPr>
        <w:t>Hrt</w:t>
      </w:r>
      <w:proofErr w:type="spellEnd"/>
      <w:r w:rsidRPr="00155AFF">
        <w:rPr>
          <w:rFonts w:ascii="Arial" w:hAnsi="Arial" w:cs="Arial"/>
          <w:sz w:val="20"/>
        </w:rPr>
        <w:t xml:space="preserve"> atlas v1. 0 database: redefining</w:t>
      </w:r>
      <w:r w:rsidRPr="00155AFF">
        <w:rPr>
          <w:rFonts w:ascii="Arial" w:hAnsi="Arial" w:cs="Arial"/>
          <w:spacing w:val="-11"/>
          <w:sz w:val="20"/>
        </w:rPr>
        <w:t xml:space="preserve"> </w:t>
      </w:r>
      <w:r w:rsidRPr="00155AFF">
        <w:rPr>
          <w:rFonts w:ascii="Arial" w:hAnsi="Arial" w:cs="Arial"/>
          <w:sz w:val="20"/>
        </w:rPr>
        <w:t>human</w:t>
      </w:r>
      <w:r w:rsidRPr="00155AFF">
        <w:rPr>
          <w:rFonts w:ascii="Arial" w:hAnsi="Arial" w:cs="Arial"/>
          <w:spacing w:val="-11"/>
          <w:sz w:val="20"/>
        </w:rPr>
        <w:t xml:space="preserve"> </w:t>
      </w:r>
      <w:r w:rsidRPr="00155AFF">
        <w:rPr>
          <w:rFonts w:ascii="Arial" w:hAnsi="Arial" w:cs="Arial"/>
          <w:sz w:val="20"/>
        </w:rPr>
        <w:t>and</w:t>
      </w:r>
      <w:r w:rsidRPr="00155AFF">
        <w:rPr>
          <w:rFonts w:ascii="Arial" w:hAnsi="Arial" w:cs="Arial"/>
          <w:spacing w:val="-11"/>
          <w:sz w:val="20"/>
        </w:rPr>
        <w:t xml:space="preserve"> </w:t>
      </w:r>
      <w:r w:rsidRPr="00155AFF">
        <w:rPr>
          <w:rFonts w:ascii="Arial" w:hAnsi="Arial" w:cs="Arial"/>
          <w:sz w:val="20"/>
        </w:rPr>
        <w:t>mouse</w:t>
      </w:r>
      <w:r w:rsidRPr="00155AFF">
        <w:rPr>
          <w:rFonts w:ascii="Arial" w:hAnsi="Arial" w:cs="Arial"/>
          <w:spacing w:val="-11"/>
          <w:sz w:val="20"/>
        </w:rPr>
        <w:t xml:space="preserve"> </w:t>
      </w:r>
      <w:r w:rsidRPr="00155AFF">
        <w:rPr>
          <w:rFonts w:ascii="Arial" w:hAnsi="Arial" w:cs="Arial"/>
          <w:sz w:val="20"/>
        </w:rPr>
        <w:t>housekeeping</w:t>
      </w:r>
      <w:r w:rsidRPr="00155AFF">
        <w:rPr>
          <w:rFonts w:ascii="Arial" w:hAnsi="Arial" w:cs="Arial"/>
          <w:spacing w:val="-11"/>
          <w:sz w:val="20"/>
        </w:rPr>
        <w:t xml:space="preserve"> </w:t>
      </w:r>
      <w:r w:rsidRPr="00155AFF">
        <w:rPr>
          <w:rFonts w:ascii="Arial" w:hAnsi="Arial" w:cs="Arial"/>
          <w:sz w:val="20"/>
        </w:rPr>
        <w:t>genes</w:t>
      </w:r>
      <w:r w:rsidRPr="00155AFF">
        <w:rPr>
          <w:rFonts w:ascii="Arial" w:hAnsi="Arial" w:cs="Arial"/>
          <w:spacing w:val="-11"/>
          <w:sz w:val="20"/>
        </w:rPr>
        <w:t xml:space="preserve"> </w:t>
      </w:r>
      <w:r w:rsidRPr="00155AFF">
        <w:rPr>
          <w:rFonts w:ascii="Arial" w:hAnsi="Arial" w:cs="Arial"/>
          <w:sz w:val="20"/>
        </w:rPr>
        <w:t>and</w:t>
      </w:r>
      <w:r w:rsidRPr="00155AFF">
        <w:rPr>
          <w:rFonts w:ascii="Arial" w:hAnsi="Arial" w:cs="Arial"/>
          <w:spacing w:val="-11"/>
          <w:sz w:val="20"/>
        </w:rPr>
        <w:t xml:space="preserve"> </w:t>
      </w:r>
      <w:r w:rsidRPr="00155AFF">
        <w:rPr>
          <w:rFonts w:ascii="Arial" w:hAnsi="Arial" w:cs="Arial"/>
          <w:sz w:val="20"/>
        </w:rPr>
        <w:t>candidate</w:t>
      </w:r>
      <w:r w:rsidRPr="00155AFF">
        <w:rPr>
          <w:rFonts w:ascii="Arial" w:hAnsi="Arial" w:cs="Arial"/>
          <w:spacing w:val="-11"/>
          <w:sz w:val="20"/>
        </w:rPr>
        <w:t xml:space="preserve"> </w:t>
      </w:r>
      <w:r w:rsidRPr="00155AFF">
        <w:rPr>
          <w:rFonts w:ascii="Arial" w:hAnsi="Arial" w:cs="Arial"/>
          <w:sz w:val="20"/>
        </w:rPr>
        <w:t>reference</w:t>
      </w:r>
      <w:r w:rsidRPr="00155AFF">
        <w:rPr>
          <w:rFonts w:ascii="Arial" w:hAnsi="Arial" w:cs="Arial"/>
          <w:spacing w:val="-11"/>
          <w:sz w:val="20"/>
        </w:rPr>
        <w:t xml:space="preserve"> </w:t>
      </w:r>
      <w:proofErr w:type="spellStart"/>
      <w:r w:rsidRPr="00155AFF">
        <w:rPr>
          <w:rFonts w:ascii="Arial" w:hAnsi="Arial" w:cs="Arial"/>
          <w:sz w:val="20"/>
        </w:rPr>
        <w:t>tran</w:t>
      </w:r>
      <w:proofErr w:type="spellEnd"/>
      <w:r w:rsidRPr="00155AFF">
        <w:rPr>
          <w:rFonts w:ascii="Arial" w:hAnsi="Arial" w:cs="Arial"/>
          <w:sz w:val="20"/>
        </w:rPr>
        <w:t xml:space="preserve">- scripts by mining massive </w:t>
      </w:r>
      <w:proofErr w:type="spellStart"/>
      <w:r w:rsidRPr="00155AFF">
        <w:rPr>
          <w:rFonts w:ascii="Arial" w:hAnsi="Arial" w:cs="Arial"/>
          <w:sz w:val="20"/>
        </w:rPr>
        <w:t>rna</w:t>
      </w:r>
      <w:proofErr w:type="spellEnd"/>
      <w:r w:rsidRPr="00155AFF">
        <w:rPr>
          <w:rFonts w:ascii="Arial" w:hAnsi="Arial" w:cs="Arial"/>
          <w:sz w:val="20"/>
        </w:rPr>
        <w:t xml:space="preserve">-seq datasets. Nucleic acids research </w:t>
      </w:r>
      <w:r w:rsidRPr="00155AFF">
        <w:rPr>
          <w:rFonts w:ascii="Arial" w:hAnsi="Arial" w:cs="Arial"/>
          <w:b/>
          <w:sz w:val="20"/>
        </w:rPr>
        <w:t>49</w:t>
      </w:r>
      <w:r w:rsidRPr="00155AFF">
        <w:rPr>
          <w:rFonts w:ascii="Arial" w:hAnsi="Arial" w:cs="Arial"/>
          <w:sz w:val="20"/>
        </w:rPr>
        <w:t>(D1), 947–955 (2021)</w:t>
      </w:r>
      <w:bookmarkStart w:id="4618" w:name="_bookmark30"/>
      <w:bookmarkEnd w:id="4618"/>
    </w:p>
    <w:p w14:paraId="7D33FD26" w14:textId="20F7D233"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proofErr w:type="spellStart"/>
      <w:r w:rsidRPr="00155AFF">
        <w:rPr>
          <w:rFonts w:ascii="Arial" w:hAnsi="Arial" w:cs="Arial"/>
          <w:spacing w:val="5"/>
          <w:w w:val="112"/>
          <w:sz w:val="20"/>
        </w:rPr>
        <w:t>K</w:t>
      </w:r>
      <w:r w:rsidRPr="00155AFF">
        <w:rPr>
          <w:rFonts w:ascii="Arial" w:hAnsi="Arial" w:cs="Arial"/>
          <w:spacing w:val="-95"/>
          <w:sz w:val="20"/>
        </w:rPr>
        <w:t>¨</w:t>
      </w:r>
      <w:r w:rsidRPr="00155AFF">
        <w:rPr>
          <w:rFonts w:ascii="Arial" w:hAnsi="Arial" w:cs="Arial"/>
          <w:spacing w:val="5"/>
          <w:w w:val="98"/>
          <w:sz w:val="20"/>
        </w:rPr>
        <w:t>all</w:t>
      </w:r>
      <w:r w:rsidRPr="00155AFF">
        <w:rPr>
          <w:rFonts w:ascii="Arial" w:hAnsi="Arial" w:cs="Arial"/>
          <w:spacing w:val="10"/>
          <w:w w:val="98"/>
          <w:sz w:val="20"/>
        </w:rPr>
        <w:t>b</w:t>
      </w:r>
      <w:r w:rsidRPr="00155AFF">
        <w:rPr>
          <w:rFonts w:ascii="Arial" w:hAnsi="Arial" w:cs="Arial"/>
          <w:spacing w:val="5"/>
          <w:w w:val="97"/>
          <w:sz w:val="20"/>
        </w:rPr>
        <w:t>erg</w:t>
      </w:r>
      <w:proofErr w:type="spellEnd"/>
      <w:r w:rsidRPr="00155AFF">
        <w:rPr>
          <w:rFonts w:ascii="Arial" w:hAnsi="Arial" w:cs="Arial"/>
          <w:spacing w:val="5"/>
          <w:w w:val="97"/>
          <w:sz w:val="20"/>
        </w:rPr>
        <w:t>,</w:t>
      </w:r>
      <w:r w:rsidRPr="00155AFF">
        <w:rPr>
          <w:rFonts w:ascii="Arial" w:hAnsi="Arial" w:cs="Arial"/>
          <w:spacing w:val="-5"/>
          <w:w w:val="99"/>
          <w:sz w:val="20"/>
        </w:rPr>
        <w:t xml:space="preserve"> </w:t>
      </w:r>
      <w:r w:rsidRPr="00155AFF">
        <w:rPr>
          <w:rFonts w:ascii="Arial" w:hAnsi="Arial" w:cs="Arial"/>
          <w:spacing w:val="-4"/>
          <w:sz w:val="20"/>
        </w:rPr>
        <w:t>D.,</w:t>
      </w:r>
      <w:r w:rsidRPr="00155AFF">
        <w:rPr>
          <w:rFonts w:ascii="Arial" w:hAnsi="Arial" w:cs="Arial"/>
          <w:spacing w:val="-5"/>
          <w:sz w:val="20"/>
        </w:rPr>
        <w:t xml:space="preserve"> </w:t>
      </w:r>
      <w:r w:rsidRPr="00155AFF">
        <w:rPr>
          <w:rFonts w:ascii="Arial" w:hAnsi="Arial" w:cs="Arial"/>
          <w:spacing w:val="-4"/>
          <w:sz w:val="20"/>
        </w:rPr>
        <w:t>Vidman,</w:t>
      </w:r>
      <w:r w:rsidRPr="00155AFF">
        <w:rPr>
          <w:rFonts w:ascii="Arial" w:hAnsi="Arial" w:cs="Arial"/>
          <w:spacing w:val="-6"/>
          <w:sz w:val="20"/>
        </w:rPr>
        <w:t xml:space="preserve"> </w:t>
      </w:r>
      <w:r w:rsidRPr="00155AFF">
        <w:rPr>
          <w:rFonts w:ascii="Arial" w:hAnsi="Arial" w:cs="Arial"/>
          <w:spacing w:val="-4"/>
          <w:sz w:val="20"/>
        </w:rPr>
        <w:t>L.,</w:t>
      </w:r>
      <w:r w:rsidRPr="00155AFF">
        <w:rPr>
          <w:rFonts w:ascii="Arial" w:hAnsi="Arial" w:cs="Arial"/>
          <w:spacing w:val="-5"/>
          <w:sz w:val="20"/>
        </w:rPr>
        <w:t xml:space="preserve"> </w:t>
      </w:r>
      <w:proofErr w:type="spellStart"/>
      <w:r w:rsidRPr="00155AFF">
        <w:rPr>
          <w:rFonts w:ascii="Arial" w:hAnsi="Arial" w:cs="Arial"/>
          <w:spacing w:val="-4"/>
          <w:sz w:val="20"/>
        </w:rPr>
        <w:t>Ryd´en</w:t>
      </w:r>
      <w:proofErr w:type="spellEnd"/>
      <w:r w:rsidRPr="00155AFF">
        <w:rPr>
          <w:rFonts w:ascii="Arial" w:hAnsi="Arial" w:cs="Arial"/>
          <w:spacing w:val="-4"/>
          <w:sz w:val="20"/>
        </w:rPr>
        <w:t>,</w:t>
      </w:r>
      <w:r w:rsidRPr="00155AFF">
        <w:rPr>
          <w:rFonts w:ascii="Arial" w:hAnsi="Arial" w:cs="Arial"/>
          <w:spacing w:val="-6"/>
          <w:sz w:val="20"/>
        </w:rPr>
        <w:t xml:space="preserve"> </w:t>
      </w:r>
      <w:r w:rsidRPr="00155AFF">
        <w:rPr>
          <w:rFonts w:ascii="Arial" w:hAnsi="Arial" w:cs="Arial"/>
          <w:spacing w:val="-4"/>
          <w:sz w:val="20"/>
        </w:rPr>
        <w:t>P.:</w:t>
      </w:r>
      <w:r w:rsidRPr="00155AFF">
        <w:rPr>
          <w:rFonts w:ascii="Arial" w:hAnsi="Arial" w:cs="Arial"/>
          <w:spacing w:val="-5"/>
          <w:sz w:val="20"/>
        </w:rPr>
        <w:t xml:space="preserve"> </w:t>
      </w:r>
      <w:r w:rsidRPr="00155AFF">
        <w:rPr>
          <w:rFonts w:ascii="Arial" w:hAnsi="Arial" w:cs="Arial"/>
          <w:spacing w:val="-4"/>
          <w:sz w:val="20"/>
        </w:rPr>
        <w:t>Comparison</w:t>
      </w:r>
      <w:r w:rsidRPr="00155AFF">
        <w:rPr>
          <w:rFonts w:ascii="Arial" w:hAnsi="Arial" w:cs="Arial"/>
          <w:spacing w:val="-6"/>
          <w:sz w:val="20"/>
        </w:rPr>
        <w:t xml:space="preserve"> </w:t>
      </w:r>
      <w:r w:rsidRPr="00155AFF">
        <w:rPr>
          <w:rFonts w:ascii="Arial" w:hAnsi="Arial" w:cs="Arial"/>
          <w:spacing w:val="-4"/>
          <w:sz w:val="20"/>
        </w:rPr>
        <w:t>of</w:t>
      </w:r>
      <w:r w:rsidRPr="00155AFF">
        <w:rPr>
          <w:rFonts w:ascii="Arial" w:hAnsi="Arial" w:cs="Arial"/>
          <w:spacing w:val="-5"/>
          <w:sz w:val="20"/>
        </w:rPr>
        <w:t xml:space="preserve"> </w:t>
      </w:r>
      <w:r w:rsidRPr="00155AFF">
        <w:rPr>
          <w:rFonts w:ascii="Arial" w:hAnsi="Arial" w:cs="Arial"/>
          <w:spacing w:val="-4"/>
          <w:sz w:val="20"/>
        </w:rPr>
        <w:t>methods</w:t>
      </w:r>
      <w:r w:rsidRPr="00155AFF">
        <w:rPr>
          <w:rFonts w:ascii="Arial" w:hAnsi="Arial" w:cs="Arial"/>
          <w:spacing w:val="-6"/>
          <w:sz w:val="20"/>
        </w:rPr>
        <w:t xml:space="preserve"> </w:t>
      </w:r>
      <w:r w:rsidRPr="00155AFF">
        <w:rPr>
          <w:rFonts w:ascii="Arial" w:hAnsi="Arial" w:cs="Arial"/>
          <w:spacing w:val="-4"/>
          <w:sz w:val="20"/>
        </w:rPr>
        <w:t>for</w:t>
      </w:r>
      <w:r w:rsidRPr="00155AFF">
        <w:rPr>
          <w:rFonts w:ascii="Arial" w:hAnsi="Arial" w:cs="Arial"/>
          <w:spacing w:val="-5"/>
          <w:sz w:val="20"/>
        </w:rPr>
        <w:t xml:space="preserve"> </w:t>
      </w:r>
      <w:r w:rsidRPr="00155AFF">
        <w:rPr>
          <w:rFonts w:ascii="Arial" w:hAnsi="Arial" w:cs="Arial"/>
          <w:spacing w:val="-4"/>
          <w:sz w:val="20"/>
        </w:rPr>
        <w:t>feature</w:t>
      </w:r>
      <w:r w:rsidRPr="00155AFF">
        <w:rPr>
          <w:rFonts w:ascii="Arial" w:hAnsi="Arial" w:cs="Arial"/>
          <w:spacing w:val="-6"/>
          <w:sz w:val="20"/>
        </w:rPr>
        <w:t xml:space="preserve"> </w:t>
      </w:r>
      <w:r w:rsidRPr="00155AFF">
        <w:rPr>
          <w:rFonts w:ascii="Arial" w:hAnsi="Arial" w:cs="Arial"/>
          <w:spacing w:val="-4"/>
          <w:sz w:val="20"/>
        </w:rPr>
        <w:t xml:space="preserve">selection in clustering of high-dimensional </w:t>
      </w:r>
      <w:proofErr w:type="spellStart"/>
      <w:r w:rsidRPr="00155AFF">
        <w:rPr>
          <w:rFonts w:ascii="Arial" w:hAnsi="Arial" w:cs="Arial"/>
          <w:spacing w:val="-4"/>
          <w:sz w:val="20"/>
        </w:rPr>
        <w:t>rna</w:t>
      </w:r>
      <w:proofErr w:type="spellEnd"/>
      <w:r w:rsidRPr="00155AFF">
        <w:rPr>
          <w:rFonts w:ascii="Arial" w:hAnsi="Arial" w:cs="Arial"/>
          <w:spacing w:val="-4"/>
          <w:sz w:val="20"/>
        </w:rPr>
        <w:t xml:space="preserve">-sequencing data to identify cancer subtypes. </w:t>
      </w:r>
      <w:r w:rsidRPr="00155AFF">
        <w:rPr>
          <w:rFonts w:ascii="Arial" w:hAnsi="Arial" w:cs="Arial"/>
          <w:sz w:val="20"/>
        </w:rPr>
        <w:t xml:space="preserve">Frontiers in Genetics </w:t>
      </w:r>
      <w:r w:rsidRPr="00155AFF">
        <w:rPr>
          <w:rFonts w:ascii="Arial" w:hAnsi="Arial" w:cs="Arial"/>
          <w:b/>
          <w:sz w:val="20"/>
        </w:rPr>
        <w:t>12</w:t>
      </w:r>
      <w:r w:rsidRPr="00155AFF">
        <w:rPr>
          <w:rFonts w:ascii="Arial" w:hAnsi="Arial" w:cs="Arial"/>
          <w:sz w:val="20"/>
        </w:rPr>
        <w:t>, 632620 (2021)</w:t>
      </w:r>
      <w:bookmarkStart w:id="4619" w:name="_bookmark31"/>
      <w:bookmarkEnd w:id="4619"/>
    </w:p>
    <w:p w14:paraId="2D0AB410" w14:textId="4E17AC26"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proofErr w:type="spellStart"/>
      <w:r w:rsidRPr="00155AFF">
        <w:rPr>
          <w:rFonts w:ascii="Arial" w:hAnsi="Arial" w:cs="Arial"/>
          <w:sz w:val="20"/>
        </w:rPr>
        <w:t>Liberzon</w:t>
      </w:r>
      <w:proofErr w:type="spellEnd"/>
      <w:r w:rsidRPr="00155AFF">
        <w:rPr>
          <w:rFonts w:ascii="Arial" w:hAnsi="Arial" w:cs="Arial"/>
          <w:sz w:val="20"/>
        </w:rPr>
        <w:t>,</w:t>
      </w:r>
      <w:r w:rsidRPr="00155AFF">
        <w:rPr>
          <w:rFonts w:ascii="Arial" w:hAnsi="Arial" w:cs="Arial"/>
          <w:spacing w:val="-5"/>
          <w:sz w:val="20"/>
        </w:rPr>
        <w:t xml:space="preserve"> </w:t>
      </w:r>
      <w:r w:rsidRPr="00155AFF">
        <w:rPr>
          <w:rFonts w:ascii="Arial" w:hAnsi="Arial" w:cs="Arial"/>
          <w:sz w:val="20"/>
        </w:rPr>
        <w:t>A.,</w:t>
      </w:r>
      <w:r w:rsidRPr="00155AFF">
        <w:rPr>
          <w:rFonts w:ascii="Arial" w:hAnsi="Arial" w:cs="Arial"/>
          <w:spacing w:val="-5"/>
          <w:sz w:val="20"/>
        </w:rPr>
        <w:t xml:space="preserve"> </w:t>
      </w:r>
      <w:r w:rsidRPr="00155AFF">
        <w:rPr>
          <w:rFonts w:ascii="Arial" w:hAnsi="Arial" w:cs="Arial"/>
          <w:sz w:val="20"/>
        </w:rPr>
        <w:t>Subramanian,</w:t>
      </w:r>
      <w:r w:rsidRPr="00155AFF">
        <w:rPr>
          <w:rFonts w:ascii="Arial" w:hAnsi="Arial" w:cs="Arial"/>
          <w:spacing w:val="-5"/>
          <w:sz w:val="20"/>
        </w:rPr>
        <w:t xml:space="preserve"> </w:t>
      </w:r>
      <w:r w:rsidRPr="00155AFF">
        <w:rPr>
          <w:rFonts w:ascii="Arial" w:hAnsi="Arial" w:cs="Arial"/>
          <w:sz w:val="20"/>
        </w:rPr>
        <w:t>A.,</w:t>
      </w:r>
      <w:r w:rsidRPr="00155AFF">
        <w:rPr>
          <w:rFonts w:ascii="Arial" w:hAnsi="Arial" w:cs="Arial"/>
          <w:spacing w:val="-5"/>
          <w:sz w:val="20"/>
        </w:rPr>
        <w:t xml:space="preserve"> </w:t>
      </w:r>
      <w:r w:rsidRPr="00155AFF">
        <w:rPr>
          <w:rFonts w:ascii="Arial" w:hAnsi="Arial" w:cs="Arial"/>
          <w:sz w:val="20"/>
        </w:rPr>
        <w:t>Pinchback,</w:t>
      </w:r>
      <w:r w:rsidRPr="00155AFF">
        <w:rPr>
          <w:rFonts w:ascii="Arial" w:hAnsi="Arial" w:cs="Arial"/>
          <w:spacing w:val="-5"/>
          <w:sz w:val="20"/>
        </w:rPr>
        <w:t xml:space="preserve"> </w:t>
      </w:r>
      <w:r w:rsidRPr="00155AFF">
        <w:rPr>
          <w:rFonts w:ascii="Arial" w:hAnsi="Arial" w:cs="Arial"/>
          <w:sz w:val="20"/>
        </w:rPr>
        <w:t>R.,</w:t>
      </w:r>
      <w:r w:rsidRPr="00155AFF">
        <w:rPr>
          <w:rFonts w:ascii="Arial" w:hAnsi="Arial" w:cs="Arial"/>
          <w:spacing w:val="-5"/>
          <w:sz w:val="20"/>
        </w:rPr>
        <w:t xml:space="preserve"> </w:t>
      </w:r>
      <w:proofErr w:type="spellStart"/>
      <w:r w:rsidRPr="00155AFF">
        <w:rPr>
          <w:rFonts w:ascii="Arial" w:hAnsi="Arial" w:cs="Arial"/>
          <w:spacing w:val="6"/>
          <w:w w:val="102"/>
          <w:sz w:val="20"/>
        </w:rPr>
        <w:t>Thor</w:t>
      </w:r>
      <w:r w:rsidRPr="00155AFF">
        <w:rPr>
          <w:rFonts w:ascii="Arial" w:hAnsi="Arial" w:cs="Arial"/>
          <w:spacing w:val="-5"/>
          <w:w w:val="102"/>
          <w:sz w:val="20"/>
        </w:rPr>
        <w:t>v</w:t>
      </w:r>
      <w:r w:rsidRPr="00155AFF">
        <w:rPr>
          <w:rFonts w:ascii="Arial" w:hAnsi="Arial" w:cs="Arial"/>
          <w:spacing w:val="6"/>
          <w:w w:val="96"/>
          <w:sz w:val="20"/>
        </w:rPr>
        <w:t>aldsd</w:t>
      </w:r>
      <w:r w:rsidRPr="00155AFF">
        <w:rPr>
          <w:rFonts w:ascii="Arial" w:hAnsi="Arial" w:cs="Arial"/>
          <w:spacing w:val="-94"/>
          <w:sz w:val="20"/>
        </w:rPr>
        <w:t>´</w:t>
      </w:r>
      <w:r w:rsidRPr="00155AFF">
        <w:rPr>
          <w:rFonts w:ascii="Arial" w:hAnsi="Arial" w:cs="Arial"/>
          <w:spacing w:val="6"/>
          <w:w w:val="101"/>
          <w:sz w:val="20"/>
        </w:rPr>
        <w:t>ottir</w:t>
      </w:r>
      <w:proofErr w:type="spellEnd"/>
      <w:r w:rsidRPr="00155AFF">
        <w:rPr>
          <w:rFonts w:ascii="Arial" w:hAnsi="Arial" w:cs="Arial"/>
          <w:spacing w:val="6"/>
          <w:w w:val="101"/>
          <w:sz w:val="20"/>
        </w:rPr>
        <w:t>,</w:t>
      </w:r>
      <w:r w:rsidRPr="00155AFF">
        <w:rPr>
          <w:rFonts w:ascii="Arial" w:hAnsi="Arial" w:cs="Arial"/>
          <w:spacing w:val="-4"/>
          <w:w w:val="99"/>
          <w:sz w:val="20"/>
        </w:rPr>
        <w:t xml:space="preserve"> </w:t>
      </w:r>
      <w:r w:rsidRPr="00155AFF">
        <w:rPr>
          <w:rFonts w:ascii="Arial" w:hAnsi="Arial" w:cs="Arial"/>
          <w:sz w:val="20"/>
        </w:rPr>
        <w:t>H.,</w:t>
      </w:r>
      <w:r w:rsidRPr="00155AFF">
        <w:rPr>
          <w:rFonts w:ascii="Arial" w:hAnsi="Arial" w:cs="Arial"/>
          <w:spacing w:val="-6"/>
          <w:sz w:val="20"/>
        </w:rPr>
        <w:t xml:space="preserve"> </w:t>
      </w:r>
      <w:r w:rsidRPr="00155AFF">
        <w:rPr>
          <w:rFonts w:ascii="Arial" w:hAnsi="Arial" w:cs="Arial"/>
          <w:sz w:val="20"/>
        </w:rPr>
        <w:t>Tamayo,</w:t>
      </w:r>
      <w:r w:rsidRPr="00155AFF">
        <w:rPr>
          <w:rFonts w:ascii="Arial" w:hAnsi="Arial" w:cs="Arial"/>
          <w:spacing w:val="-5"/>
          <w:sz w:val="20"/>
        </w:rPr>
        <w:t xml:space="preserve"> </w:t>
      </w:r>
      <w:r w:rsidRPr="00155AFF">
        <w:rPr>
          <w:rFonts w:ascii="Arial" w:hAnsi="Arial" w:cs="Arial"/>
          <w:sz w:val="20"/>
        </w:rPr>
        <w:t xml:space="preserve">P., </w:t>
      </w:r>
      <w:proofErr w:type="spellStart"/>
      <w:r w:rsidRPr="00155AFF">
        <w:rPr>
          <w:rFonts w:ascii="Arial" w:hAnsi="Arial" w:cs="Arial"/>
          <w:spacing w:val="-4"/>
          <w:sz w:val="20"/>
        </w:rPr>
        <w:t>Mesirov</w:t>
      </w:r>
      <w:proofErr w:type="spellEnd"/>
      <w:r w:rsidRPr="00155AFF">
        <w:rPr>
          <w:rFonts w:ascii="Arial" w:hAnsi="Arial" w:cs="Arial"/>
          <w:spacing w:val="-4"/>
          <w:sz w:val="20"/>
        </w:rPr>
        <w:t>, J.P.: Molecular signatures database (</w:t>
      </w:r>
      <w:proofErr w:type="spellStart"/>
      <w:r w:rsidRPr="00155AFF">
        <w:rPr>
          <w:rFonts w:ascii="Arial" w:hAnsi="Arial" w:cs="Arial"/>
          <w:spacing w:val="-4"/>
          <w:sz w:val="20"/>
        </w:rPr>
        <w:t>msigdb</w:t>
      </w:r>
      <w:proofErr w:type="spellEnd"/>
      <w:r w:rsidRPr="00155AFF">
        <w:rPr>
          <w:rFonts w:ascii="Arial" w:hAnsi="Arial" w:cs="Arial"/>
          <w:spacing w:val="-4"/>
          <w:sz w:val="20"/>
        </w:rPr>
        <w:t xml:space="preserve">) 3.0. Bioinformatics </w:t>
      </w:r>
      <w:r w:rsidRPr="00155AFF">
        <w:rPr>
          <w:rFonts w:ascii="Arial" w:hAnsi="Arial" w:cs="Arial"/>
          <w:b/>
          <w:spacing w:val="-4"/>
          <w:sz w:val="20"/>
        </w:rPr>
        <w:t>27</w:t>
      </w:r>
      <w:r w:rsidRPr="00155AFF">
        <w:rPr>
          <w:rFonts w:ascii="Arial" w:hAnsi="Arial" w:cs="Arial"/>
          <w:spacing w:val="-4"/>
          <w:sz w:val="20"/>
        </w:rPr>
        <w:t xml:space="preserve">(12), </w:t>
      </w:r>
      <w:r w:rsidRPr="00155AFF">
        <w:rPr>
          <w:rFonts w:ascii="Arial" w:hAnsi="Arial" w:cs="Arial"/>
          <w:sz w:val="20"/>
        </w:rPr>
        <w:t>1739–1740 (2011)</w:t>
      </w:r>
    </w:p>
    <w:p w14:paraId="3AF8F510" w14:textId="6F18FF65"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291A64">
        <w:rPr>
          <w:rFonts w:ascii="Arial" w:hAnsi="Arial" w:cs="Arial"/>
          <w:noProof/>
        </w:rPr>
        <mc:AlternateContent>
          <mc:Choice Requires="wps">
            <w:drawing>
              <wp:anchor distT="0" distB="0" distL="0" distR="0" simplePos="0" relativeHeight="251596800" behindDoc="0" locked="0" layoutInCell="1" allowOverlap="1" wp14:anchorId="7830E13D" wp14:editId="063DD933">
                <wp:simplePos x="0" y="0"/>
                <wp:positionH relativeFrom="page">
                  <wp:posOffset>2519146</wp:posOffset>
                </wp:positionH>
                <wp:positionV relativeFrom="paragraph">
                  <wp:posOffset>700241</wp:posOffset>
                </wp:positionV>
                <wp:extent cx="3810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E12C1E" id="Graphic 42" o:spid="_x0000_s1026" style="position:absolute;margin-left:198.35pt;margin-top:55.15pt;width:3pt;height:.1pt;z-index:251596800;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" path="m,l37960,e" filled="f" strokeweight=".14039mm">
                <v:path arrowok="t"/>
                <w10:wrap anchorx="page"/>
              </v:shape>
            </w:pict>
          </mc:Fallback>
        </mc:AlternateContent>
      </w:r>
      <w:bookmarkStart w:id="4620" w:name="_bookmark32"/>
      <w:bookmarkEnd w:id="4620"/>
      <w:r w:rsidRPr="00155AFF">
        <w:rPr>
          <w:rFonts w:ascii="Arial" w:hAnsi="Arial" w:cs="Arial"/>
          <w:sz w:val="20"/>
        </w:rPr>
        <w:t xml:space="preserve">Wheeler, D.L., Barrett, T., Benson, D.A., Bryant, S.H., </w:t>
      </w:r>
      <w:proofErr w:type="spellStart"/>
      <w:r w:rsidRPr="00155AFF">
        <w:rPr>
          <w:rFonts w:ascii="Arial" w:hAnsi="Arial" w:cs="Arial"/>
          <w:sz w:val="20"/>
        </w:rPr>
        <w:t>Canese</w:t>
      </w:r>
      <w:proofErr w:type="spellEnd"/>
      <w:r w:rsidRPr="00155AFF">
        <w:rPr>
          <w:rFonts w:ascii="Arial" w:hAnsi="Arial" w:cs="Arial"/>
          <w:sz w:val="20"/>
        </w:rPr>
        <w:t xml:space="preserve">, K., </w:t>
      </w:r>
      <w:proofErr w:type="spellStart"/>
      <w:r w:rsidRPr="00155AFF">
        <w:rPr>
          <w:rFonts w:ascii="Arial" w:hAnsi="Arial" w:cs="Arial"/>
          <w:sz w:val="20"/>
        </w:rPr>
        <w:t>Chetvernin</w:t>
      </w:r>
      <w:proofErr w:type="spellEnd"/>
      <w:r w:rsidRPr="00155AFF">
        <w:rPr>
          <w:rFonts w:ascii="Arial" w:hAnsi="Arial" w:cs="Arial"/>
          <w:sz w:val="20"/>
        </w:rPr>
        <w:t xml:space="preserve">, V., Church, D.M., </w:t>
      </w:r>
      <w:proofErr w:type="spellStart"/>
      <w:r w:rsidRPr="00155AFF">
        <w:rPr>
          <w:rFonts w:ascii="Arial" w:hAnsi="Arial" w:cs="Arial"/>
          <w:sz w:val="20"/>
        </w:rPr>
        <w:t>DiCuccio</w:t>
      </w:r>
      <w:proofErr w:type="spellEnd"/>
      <w:r w:rsidRPr="00155AFF">
        <w:rPr>
          <w:rFonts w:ascii="Arial" w:hAnsi="Arial" w:cs="Arial"/>
          <w:sz w:val="20"/>
        </w:rPr>
        <w:t xml:space="preserve">, M., Edgar, R., </w:t>
      </w:r>
      <w:proofErr w:type="spellStart"/>
      <w:r w:rsidRPr="00155AFF">
        <w:rPr>
          <w:rFonts w:ascii="Arial" w:hAnsi="Arial" w:cs="Arial"/>
          <w:sz w:val="20"/>
        </w:rPr>
        <w:t>Federhen</w:t>
      </w:r>
      <w:proofErr w:type="spellEnd"/>
      <w:r w:rsidRPr="00155AFF">
        <w:rPr>
          <w:rFonts w:ascii="Arial" w:hAnsi="Arial" w:cs="Arial"/>
          <w:sz w:val="20"/>
        </w:rPr>
        <w:t xml:space="preserve">, S., </w:t>
      </w:r>
      <w:r w:rsidRPr="00155AFF">
        <w:rPr>
          <w:rFonts w:ascii="Arial" w:hAnsi="Arial" w:cs="Arial"/>
          <w:i/>
          <w:sz w:val="20"/>
        </w:rPr>
        <w:t>et al.</w:t>
      </w:r>
      <w:r w:rsidRPr="00155AFF">
        <w:rPr>
          <w:rFonts w:ascii="Arial" w:hAnsi="Arial" w:cs="Arial"/>
          <w:sz w:val="20"/>
        </w:rPr>
        <w:t xml:space="preserve">: Database resources of the national center for biotechnology information. Nucleic acids research </w:t>
      </w:r>
      <w:r w:rsidRPr="00155AFF">
        <w:rPr>
          <w:rFonts w:ascii="Arial" w:hAnsi="Arial" w:cs="Arial"/>
          <w:b/>
          <w:sz w:val="20"/>
        </w:rPr>
        <w:t>36</w:t>
      </w:r>
      <w:r w:rsidRPr="00155AFF">
        <w:rPr>
          <w:rFonts w:ascii="Arial" w:hAnsi="Arial" w:cs="Arial"/>
          <w:sz w:val="20"/>
        </w:rPr>
        <w:t>(suppl 1), 13–21 (2007)</w:t>
      </w:r>
      <w:bookmarkStart w:id="4621" w:name="_bookmark33"/>
      <w:bookmarkEnd w:id="4621"/>
    </w:p>
    <w:p w14:paraId="7DF62C2F" w14:textId="05201602"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155AFF">
        <w:rPr>
          <w:rFonts w:ascii="Arial" w:hAnsi="Arial" w:cs="Arial"/>
          <w:sz w:val="20"/>
        </w:rPr>
        <w:t xml:space="preserve">Yang, M., Derbyshire, M.K., Yamashita, R.A., </w:t>
      </w:r>
      <w:proofErr w:type="spellStart"/>
      <w:r w:rsidRPr="00155AFF">
        <w:rPr>
          <w:rFonts w:ascii="Arial" w:hAnsi="Arial" w:cs="Arial"/>
          <w:sz w:val="20"/>
        </w:rPr>
        <w:t>Marchler</w:t>
      </w:r>
      <w:proofErr w:type="spellEnd"/>
      <w:r w:rsidRPr="00155AFF">
        <w:rPr>
          <w:rFonts w:ascii="Arial" w:hAnsi="Arial" w:cs="Arial"/>
          <w:sz w:val="20"/>
        </w:rPr>
        <w:t xml:space="preserve">-Bauer, A.: </w:t>
      </w:r>
      <w:proofErr w:type="spellStart"/>
      <w:r w:rsidRPr="00155AFF">
        <w:rPr>
          <w:rFonts w:ascii="Arial" w:hAnsi="Arial" w:cs="Arial"/>
          <w:sz w:val="20"/>
        </w:rPr>
        <w:t>Ncbi’s</w:t>
      </w:r>
      <w:proofErr w:type="spellEnd"/>
      <w:r w:rsidRPr="00155AFF">
        <w:rPr>
          <w:rFonts w:ascii="Arial" w:hAnsi="Arial" w:cs="Arial"/>
          <w:sz w:val="20"/>
        </w:rPr>
        <w:t xml:space="preserve"> con- </w:t>
      </w:r>
      <w:r w:rsidRPr="00155AFF">
        <w:rPr>
          <w:rFonts w:ascii="Arial" w:hAnsi="Arial" w:cs="Arial"/>
          <w:spacing w:val="-2"/>
          <w:sz w:val="20"/>
        </w:rPr>
        <w:t>served</w:t>
      </w:r>
      <w:r w:rsidRPr="00155AFF">
        <w:rPr>
          <w:rFonts w:ascii="Arial" w:hAnsi="Arial" w:cs="Arial"/>
          <w:spacing w:val="-3"/>
          <w:sz w:val="20"/>
        </w:rPr>
        <w:t xml:space="preserve"> </w:t>
      </w:r>
      <w:r w:rsidRPr="00155AFF">
        <w:rPr>
          <w:rFonts w:ascii="Arial" w:hAnsi="Arial" w:cs="Arial"/>
          <w:spacing w:val="-2"/>
          <w:sz w:val="20"/>
        </w:rPr>
        <w:t>domain</w:t>
      </w:r>
      <w:r w:rsidRPr="00155AFF">
        <w:rPr>
          <w:rFonts w:ascii="Arial" w:hAnsi="Arial" w:cs="Arial"/>
          <w:spacing w:val="-3"/>
          <w:sz w:val="20"/>
        </w:rPr>
        <w:t xml:space="preserve"> </w:t>
      </w:r>
      <w:r w:rsidRPr="00155AFF">
        <w:rPr>
          <w:rFonts w:ascii="Arial" w:hAnsi="Arial" w:cs="Arial"/>
          <w:spacing w:val="-2"/>
          <w:sz w:val="20"/>
        </w:rPr>
        <w:t>database and tools</w:t>
      </w:r>
      <w:r w:rsidRPr="00155AFF">
        <w:rPr>
          <w:rFonts w:ascii="Arial" w:hAnsi="Arial" w:cs="Arial"/>
          <w:spacing w:val="-3"/>
          <w:sz w:val="20"/>
        </w:rPr>
        <w:t xml:space="preserve"> </w:t>
      </w:r>
      <w:r w:rsidRPr="00155AFF">
        <w:rPr>
          <w:rFonts w:ascii="Arial" w:hAnsi="Arial" w:cs="Arial"/>
          <w:spacing w:val="-2"/>
          <w:sz w:val="20"/>
        </w:rPr>
        <w:t>for</w:t>
      </w:r>
      <w:r w:rsidRPr="00155AFF">
        <w:rPr>
          <w:rFonts w:ascii="Arial" w:hAnsi="Arial" w:cs="Arial"/>
          <w:spacing w:val="-3"/>
          <w:sz w:val="20"/>
        </w:rPr>
        <w:t xml:space="preserve"> </w:t>
      </w:r>
      <w:r w:rsidRPr="00155AFF">
        <w:rPr>
          <w:rFonts w:ascii="Arial" w:hAnsi="Arial" w:cs="Arial"/>
          <w:spacing w:val="-2"/>
          <w:sz w:val="20"/>
        </w:rPr>
        <w:t>protein</w:t>
      </w:r>
      <w:r w:rsidRPr="00155AFF">
        <w:rPr>
          <w:rFonts w:ascii="Arial" w:hAnsi="Arial" w:cs="Arial"/>
          <w:spacing w:val="-3"/>
          <w:sz w:val="20"/>
        </w:rPr>
        <w:t xml:space="preserve"> </w:t>
      </w:r>
      <w:r w:rsidRPr="00155AFF">
        <w:rPr>
          <w:rFonts w:ascii="Arial" w:hAnsi="Arial" w:cs="Arial"/>
          <w:spacing w:val="-2"/>
          <w:sz w:val="20"/>
        </w:rPr>
        <w:t>domain analysis.</w:t>
      </w:r>
      <w:r w:rsidRPr="00155AFF">
        <w:rPr>
          <w:rFonts w:ascii="Arial" w:hAnsi="Arial" w:cs="Arial"/>
          <w:spacing w:val="-3"/>
          <w:sz w:val="20"/>
        </w:rPr>
        <w:t xml:space="preserve"> </w:t>
      </w:r>
      <w:r w:rsidRPr="00155AFF">
        <w:rPr>
          <w:rFonts w:ascii="Arial" w:hAnsi="Arial" w:cs="Arial"/>
          <w:spacing w:val="-2"/>
          <w:sz w:val="20"/>
        </w:rPr>
        <w:t>Current</w:t>
      </w:r>
      <w:r w:rsidRPr="00155AFF">
        <w:rPr>
          <w:rFonts w:ascii="Arial" w:hAnsi="Arial" w:cs="Arial"/>
          <w:spacing w:val="-3"/>
          <w:sz w:val="20"/>
        </w:rPr>
        <w:t xml:space="preserve"> </w:t>
      </w:r>
      <w:r w:rsidRPr="00155AFF">
        <w:rPr>
          <w:rFonts w:ascii="Arial" w:hAnsi="Arial" w:cs="Arial"/>
          <w:spacing w:val="-2"/>
          <w:sz w:val="20"/>
        </w:rPr>
        <w:t xml:space="preserve">protocols </w:t>
      </w:r>
      <w:r w:rsidRPr="00155AFF">
        <w:rPr>
          <w:rFonts w:ascii="Arial" w:hAnsi="Arial" w:cs="Arial"/>
          <w:sz w:val="20"/>
        </w:rPr>
        <w:t xml:space="preserve">in bioinformatics </w:t>
      </w:r>
      <w:r w:rsidRPr="00155AFF">
        <w:rPr>
          <w:rFonts w:ascii="Arial" w:hAnsi="Arial" w:cs="Arial"/>
          <w:b/>
          <w:sz w:val="20"/>
        </w:rPr>
        <w:t>69</w:t>
      </w:r>
      <w:r w:rsidRPr="00155AFF">
        <w:rPr>
          <w:rFonts w:ascii="Arial" w:hAnsi="Arial" w:cs="Arial"/>
          <w:sz w:val="20"/>
        </w:rPr>
        <w:t>(1), 90 (2020)</w:t>
      </w:r>
      <w:bookmarkStart w:id="4622" w:name="_bookmark34"/>
      <w:bookmarkEnd w:id="4622"/>
    </w:p>
    <w:p w14:paraId="612F3B3B" w14:textId="495FDEE1" w:rsidR="00155AFF"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proofErr w:type="spellStart"/>
      <w:r w:rsidRPr="00155AFF">
        <w:rPr>
          <w:rFonts w:ascii="Arial" w:hAnsi="Arial" w:cs="Arial"/>
          <w:sz w:val="20"/>
        </w:rPr>
        <w:t>Elahimanesh</w:t>
      </w:r>
      <w:proofErr w:type="spellEnd"/>
      <w:r w:rsidRPr="00155AFF">
        <w:rPr>
          <w:rFonts w:ascii="Arial" w:hAnsi="Arial" w:cs="Arial"/>
          <w:sz w:val="20"/>
        </w:rPr>
        <w:t xml:space="preserve">, M., Najafi, M.: Differentially expressed genes of </w:t>
      </w:r>
      <w:proofErr w:type="spellStart"/>
      <w:r w:rsidRPr="00155AFF">
        <w:rPr>
          <w:rFonts w:ascii="Arial" w:hAnsi="Arial" w:cs="Arial"/>
          <w:sz w:val="20"/>
        </w:rPr>
        <w:t>rna</w:t>
      </w:r>
      <w:proofErr w:type="spellEnd"/>
      <w:r w:rsidRPr="00155AFF">
        <w:rPr>
          <w:rFonts w:ascii="Arial" w:hAnsi="Arial" w:cs="Arial"/>
          <w:sz w:val="20"/>
        </w:rPr>
        <w:t xml:space="preserve">-seq data are suggested on the intersections of normalization techniques. Biochemistry and Biophysics Reports </w:t>
      </w:r>
      <w:r w:rsidRPr="00155AFF">
        <w:rPr>
          <w:rFonts w:ascii="Arial" w:hAnsi="Arial" w:cs="Arial"/>
          <w:b/>
          <w:sz w:val="20"/>
        </w:rPr>
        <w:t>37</w:t>
      </w:r>
      <w:r w:rsidRPr="00155AFF">
        <w:rPr>
          <w:rFonts w:ascii="Arial" w:hAnsi="Arial" w:cs="Arial"/>
          <w:sz w:val="20"/>
        </w:rPr>
        <w:t>, 101618 (2024)</w:t>
      </w:r>
      <w:bookmarkStart w:id="4623" w:name="_bookmark35"/>
      <w:bookmarkEnd w:id="4623"/>
    </w:p>
    <w:p w14:paraId="4179C992" w14:textId="5CB68593" w:rsidR="00324092" w:rsidRPr="00155AFF"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proofErr w:type="spellStart"/>
      <w:r w:rsidRPr="00155AFF">
        <w:rPr>
          <w:rFonts w:ascii="Arial" w:hAnsi="Arial" w:cs="Arial"/>
          <w:spacing w:val="14"/>
          <w:w w:val="96"/>
          <w:sz w:val="20"/>
        </w:rPr>
        <w:t>Lem</w:t>
      </w:r>
      <w:r w:rsidRPr="00155AFF">
        <w:rPr>
          <w:rFonts w:ascii="Arial" w:hAnsi="Arial" w:cs="Arial"/>
          <w:spacing w:val="13"/>
          <w:w w:val="96"/>
          <w:sz w:val="20"/>
        </w:rPr>
        <w:t>a</w:t>
      </w:r>
      <w:r w:rsidRPr="00155AFF">
        <w:rPr>
          <w:rFonts w:ascii="Arial" w:hAnsi="Arial" w:cs="Arial"/>
          <w:spacing w:val="-111"/>
          <w:w w:val="111"/>
          <w:sz w:val="20"/>
        </w:rPr>
        <w:t>A</w:t>
      </w:r>
      <w:proofErr w:type="spellEnd"/>
      <w:r w:rsidRPr="00155AFF">
        <w:rPr>
          <w:rFonts w:ascii="Arial" w:hAnsi="Arial" w:cs="Arial"/>
          <w:spacing w:val="38"/>
          <w:w w:val="99"/>
          <w:position w:val="5"/>
          <w:sz w:val="20"/>
        </w:rPr>
        <w:t>˜</w:t>
      </w:r>
      <w:r w:rsidRPr="00155AFF">
        <w:rPr>
          <w:rFonts w:ascii="Arial" w:hAnsi="Arial" w:cs="Arial"/>
          <w:spacing w:val="-97"/>
          <w:w w:val="101"/>
          <w:sz w:val="20"/>
        </w:rPr>
        <w:t>Z</w:t>
      </w:r>
      <w:r w:rsidRPr="00155AFF">
        <w:rPr>
          <w:rFonts w:ascii="Arial" w:hAnsi="Arial" w:cs="Arial"/>
          <w:spacing w:val="25"/>
          <w:w w:val="99"/>
          <w:position w:val="5"/>
          <w:sz w:val="20"/>
        </w:rPr>
        <w:t>ˇ</w:t>
      </w:r>
      <w:proofErr w:type="spellStart"/>
      <w:r w:rsidRPr="00155AFF">
        <w:rPr>
          <w:rFonts w:ascii="Arial" w:hAnsi="Arial" w:cs="Arial"/>
          <w:spacing w:val="14"/>
          <w:w w:val="99"/>
          <w:sz w:val="20"/>
        </w:rPr>
        <w:t>tre</w:t>
      </w:r>
      <w:proofErr w:type="spellEnd"/>
      <w:r w:rsidRPr="00155AFF">
        <w:rPr>
          <w:rFonts w:ascii="Arial" w:hAnsi="Arial" w:cs="Arial"/>
          <w:spacing w:val="14"/>
          <w:w w:val="99"/>
          <w:sz w:val="20"/>
        </w:rPr>
        <w:t>,</w:t>
      </w:r>
      <w:r w:rsidRPr="00155AFF">
        <w:rPr>
          <w:rFonts w:ascii="Arial" w:hAnsi="Arial" w:cs="Arial"/>
          <w:spacing w:val="-3"/>
          <w:w w:val="99"/>
          <w:sz w:val="20"/>
        </w:rPr>
        <w:t xml:space="preserve"> </w:t>
      </w:r>
      <w:r w:rsidRPr="00155AFF">
        <w:rPr>
          <w:rFonts w:ascii="Arial" w:hAnsi="Arial" w:cs="Arial"/>
          <w:spacing w:val="-2"/>
          <w:sz w:val="20"/>
        </w:rPr>
        <w:t>G.,</w:t>
      </w:r>
      <w:r w:rsidRPr="00155AFF">
        <w:rPr>
          <w:rFonts w:ascii="Arial" w:hAnsi="Arial" w:cs="Arial"/>
          <w:spacing w:val="-4"/>
          <w:sz w:val="20"/>
        </w:rPr>
        <w:t xml:space="preserve"> </w:t>
      </w:r>
      <w:r w:rsidRPr="00155AFF">
        <w:rPr>
          <w:rFonts w:ascii="Arial" w:hAnsi="Arial" w:cs="Arial"/>
          <w:spacing w:val="-2"/>
          <w:sz w:val="20"/>
        </w:rPr>
        <w:t>Nogueira,</w:t>
      </w:r>
      <w:r w:rsidRPr="00155AFF">
        <w:rPr>
          <w:rFonts w:ascii="Arial" w:hAnsi="Arial" w:cs="Arial"/>
          <w:spacing w:val="-4"/>
          <w:sz w:val="20"/>
        </w:rPr>
        <w:t xml:space="preserve"> </w:t>
      </w:r>
      <w:r w:rsidRPr="00155AFF">
        <w:rPr>
          <w:rFonts w:ascii="Arial" w:hAnsi="Arial" w:cs="Arial"/>
          <w:spacing w:val="-2"/>
          <w:sz w:val="20"/>
        </w:rPr>
        <w:t>F.,</w:t>
      </w:r>
      <w:r w:rsidRPr="00155AFF">
        <w:rPr>
          <w:rFonts w:ascii="Arial" w:hAnsi="Arial" w:cs="Arial"/>
          <w:spacing w:val="-4"/>
          <w:sz w:val="20"/>
        </w:rPr>
        <w:t xml:space="preserve"> </w:t>
      </w:r>
      <w:r w:rsidRPr="00155AFF">
        <w:rPr>
          <w:rFonts w:ascii="Arial" w:hAnsi="Arial" w:cs="Arial"/>
          <w:spacing w:val="-2"/>
          <w:sz w:val="20"/>
        </w:rPr>
        <w:t>Aridas,</w:t>
      </w:r>
      <w:r w:rsidRPr="00155AFF">
        <w:rPr>
          <w:rFonts w:ascii="Arial" w:hAnsi="Arial" w:cs="Arial"/>
          <w:spacing w:val="-4"/>
          <w:sz w:val="20"/>
        </w:rPr>
        <w:t xml:space="preserve"> </w:t>
      </w:r>
      <w:r w:rsidRPr="00155AFF">
        <w:rPr>
          <w:rFonts w:ascii="Arial" w:hAnsi="Arial" w:cs="Arial"/>
          <w:spacing w:val="-2"/>
          <w:sz w:val="20"/>
        </w:rPr>
        <w:t>C.K.:</w:t>
      </w:r>
      <w:r w:rsidRPr="00155AFF">
        <w:rPr>
          <w:rFonts w:ascii="Arial" w:hAnsi="Arial" w:cs="Arial"/>
          <w:spacing w:val="-4"/>
          <w:sz w:val="20"/>
        </w:rPr>
        <w:t xml:space="preserve"> </w:t>
      </w:r>
      <w:r w:rsidRPr="00155AFF">
        <w:rPr>
          <w:rFonts w:ascii="Arial" w:hAnsi="Arial" w:cs="Arial"/>
          <w:spacing w:val="-2"/>
          <w:sz w:val="20"/>
        </w:rPr>
        <w:t>Imbalanced-learn:</w:t>
      </w:r>
      <w:r w:rsidRPr="00155AFF">
        <w:rPr>
          <w:rFonts w:ascii="Arial" w:hAnsi="Arial" w:cs="Arial"/>
          <w:spacing w:val="-4"/>
          <w:sz w:val="20"/>
        </w:rPr>
        <w:t xml:space="preserve"> </w:t>
      </w:r>
      <w:r w:rsidRPr="00155AFF">
        <w:rPr>
          <w:rFonts w:ascii="Arial" w:hAnsi="Arial" w:cs="Arial"/>
          <w:spacing w:val="-2"/>
          <w:sz w:val="20"/>
        </w:rPr>
        <w:t>A</w:t>
      </w:r>
      <w:r w:rsidRPr="00155AFF">
        <w:rPr>
          <w:rFonts w:ascii="Arial" w:hAnsi="Arial" w:cs="Arial"/>
          <w:spacing w:val="-4"/>
          <w:sz w:val="20"/>
        </w:rPr>
        <w:t xml:space="preserve"> </w:t>
      </w:r>
      <w:r w:rsidRPr="00155AFF">
        <w:rPr>
          <w:rFonts w:ascii="Arial" w:hAnsi="Arial" w:cs="Arial"/>
          <w:spacing w:val="-2"/>
          <w:sz w:val="20"/>
        </w:rPr>
        <w:t>python</w:t>
      </w:r>
      <w:r w:rsidRPr="00155AFF">
        <w:rPr>
          <w:rFonts w:ascii="Arial" w:hAnsi="Arial" w:cs="Arial"/>
          <w:spacing w:val="-4"/>
          <w:sz w:val="20"/>
        </w:rPr>
        <w:t xml:space="preserve"> </w:t>
      </w:r>
      <w:r w:rsidRPr="00155AFF">
        <w:rPr>
          <w:rFonts w:ascii="Arial" w:hAnsi="Arial" w:cs="Arial"/>
          <w:spacing w:val="-2"/>
          <w:sz w:val="20"/>
        </w:rPr>
        <w:t xml:space="preserve">toolbox </w:t>
      </w:r>
      <w:r w:rsidRPr="00155AFF">
        <w:rPr>
          <w:rFonts w:ascii="Arial" w:hAnsi="Arial" w:cs="Arial"/>
          <w:spacing w:val="-4"/>
          <w:sz w:val="20"/>
        </w:rPr>
        <w:t>to tackle the curse of imbalanced datasets in machine learning. Journal of machine</w:t>
      </w:r>
      <w:r w:rsidR="00324092" w:rsidRPr="00155AFF">
        <w:rPr>
          <w:rFonts w:ascii="Arial" w:hAnsi="Arial" w:cs="Arial"/>
          <w:spacing w:val="-4"/>
          <w:sz w:val="20"/>
        </w:rPr>
        <w:t xml:space="preserve"> </w:t>
      </w:r>
      <w:r w:rsidRPr="00155AFF">
        <w:rPr>
          <w:rFonts w:ascii="Arial" w:hAnsi="Arial" w:cs="Arial"/>
          <w:sz w:val="20"/>
        </w:rPr>
        <w:t xml:space="preserve">learning research </w:t>
      </w:r>
      <w:r w:rsidRPr="00155AFF">
        <w:rPr>
          <w:rFonts w:ascii="Arial" w:hAnsi="Arial" w:cs="Arial"/>
          <w:b/>
          <w:sz w:val="20"/>
        </w:rPr>
        <w:t>18</w:t>
      </w:r>
      <w:r w:rsidRPr="00155AFF">
        <w:rPr>
          <w:rFonts w:ascii="Arial" w:hAnsi="Arial" w:cs="Arial"/>
          <w:sz w:val="20"/>
        </w:rPr>
        <w:t>(17), 1–5 (2017)</w:t>
      </w:r>
    </w:p>
    <w:p w14:paraId="2F6ED5D2" w14:textId="5AE5EB1E" w:rsidR="00F675DE" w:rsidRPr="00324092" w:rsidRDefault="0047037D" w:rsidP="007966D0">
      <w:pPr>
        <w:pStyle w:val="ListParagraph"/>
        <w:numPr>
          <w:ilvl w:val="0"/>
          <w:numId w:val="1"/>
        </w:numPr>
        <w:tabs>
          <w:tab w:val="left" w:pos="731"/>
        </w:tabs>
        <w:spacing w:before="52" w:line="249" w:lineRule="auto"/>
        <w:ind w:right="316" w:hanging="410"/>
        <w:jc w:val="both"/>
        <w:rPr>
          <w:rFonts w:ascii="Arial" w:hAnsi="Arial" w:cs="Arial"/>
          <w:sz w:val="20"/>
        </w:rPr>
      </w:pPr>
      <w:r w:rsidRPr="00324092">
        <w:rPr>
          <w:rFonts w:ascii="Arial" w:hAnsi="Arial" w:cs="Arial"/>
          <w:sz w:val="20"/>
        </w:rPr>
        <w:t xml:space="preserve">Pedregosa, F., </w:t>
      </w:r>
      <w:proofErr w:type="spellStart"/>
      <w:r w:rsidRPr="00324092">
        <w:rPr>
          <w:rFonts w:ascii="Arial" w:hAnsi="Arial" w:cs="Arial"/>
          <w:sz w:val="20"/>
        </w:rPr>
        <w:t>Varoquaux</w:t>
      </w:r>
      <w:proofErr w:type="spellEnd"/>
      <w:r w:rsidRPr="00324092">
        <w:rPr>
          <w:rFonts w:ascii="Arial" w:hAnsi="Arial" w:cs="Arial"/>
          <w:sz w:val="20"/>
        </w:rPr>
        <w:t xml:space="preserve">, G., </w:t>
      </w:r>
      <w:proofErr w:type="spellStart"/>
      <w:r w:rsidRPr="00324092">
        <w:rPr>
          <w:rFonts w:ascii="Arial" w:hAnsi="Arial" w:cs="Arial"/>
          <w:sz w:val="20"/>
        </w:rPr>
        <w:t>Gramfort</w:t>
      </w:r>
      <w:proofErr w:type="spellEnd"/>
      <w:r w:rsidRPr="00324092">
        <w:rPr>
          <w:rFonts w:ascii="Arial" w:hAnsi="Arial" w:cs="Arial"/>
          <w:sz w:val="20"/>
        </w:rPr>
        <w:t xml:space="preserve">, A., Michel, V., Thirion, B., Grisel, O., </w:t>
      </w:r>
      <w:r w:rsidRPr="00324092">
        <w:rPr>
          <w:rFonts w:ascii="Arial" w:hAnsi="Arial" w:cs="Arial"/>
          <w:spacing w:val="-2"/>
          <w:sz w:val="20"/>
        </w:rPr>
        <w:t>Blondel,</w:t>
      </w:r>
      <w:r w:rsidRPr="00324092">
        <w:rPr>
          <w:rFonts w:ascii="Arial" w:hAnsi="Arial" w:cs="Arial"/>
          <w:spacing w:val="-7"/>
          <w:sz w:val="20"/>
        </w:rPr>
        <w:t xml:space="preserve"> </w:t>
      </w:r>
      <w:r w:rsidRPr="00324092">
        <w:rPr>
          <w:rFonts w:ascii="Arial" w:hAnsi="Arial" w:cs="Arial"/>
          <w:spacing w:val="-2"/>
          <w:sz w:val="20"/>
        </w:rPr>
        <w:t>M.,</w:t>
      </w:r>
      <w:r w:rsidRPr="00324092">
        <w:rPr>
          <w:rFonts w:ascii="Arial" w:hAnsi="Arial" w:cs="Arial"/>
          <w:spacing w:val="-6"/>
          <w:sz w:val="20"/>
        </w:rPr>
        <w:t xml:space="preserve"> </w:t>
      </w:r>
      <w:proofErr w:type="spellStart"/>
      <w:r w:rsidRPr="00324092">
        <w:rPr>
          <w:rFonts w:ascii="Arial" w:hAnsi="Arial" w:cs="Arial"/>
          <w:spacing w:val="-2"/>
          <w:sz w:val="20"/>
        </w:rPr>
        <w:t>Prettenhofer</w:t>
      </w:r>
      <w:proofErr w:type="spellEnd"/>
      <w:r w:rsidRPr="00324092">
        <w:rPr>
          <w:rFonts w:ascii="Arial" w:hAnsi="Arial" w:cs="Arial"/>
          <w:spacing w:val="-2"/>
          <w:sz w:val="20"/>
        </w:rPr>
        <w:t>,</w:t>
      </w:r>
      <w:r w:rsidRPr="00324092">
        <w:rPr>
          <w:rFonts w:ascii="Arial" w:hAnsi="Arial" w:cs="Arial"/>
          <w:spacing w:val="-6"/>
          <w:sz w:val="20"/>
        </w:rPr>
        <w:t xml:space="preserve"> </w:t>
      </w:r>
      <w:r w:rsidRPr="00324092">
        <w:rPr>
          <w:rFonts w:ascii="Arial" w:hAnsi="Arial" w:cs="Arial"/>
          <w:spacing w:val="-2"/>
          <w:sz w:val="20"/>
        </w:rPr>
        <w:t>P.,</w:t>
      </w:r>
      <w:r w:rsidRPr="00324092">
        <w:rPr>
          <w:rFonts w:ascii="Arial" w:hAnsi="Arial" w:cs="Arial"/>
          <w:spacing w:val="-6"/>
          <w:sz w:val="20"/>
        </w:rPr>
        <w:t xml:space="preserve"> </w:t>
      </w:r>
      <w:r w:rsidRPr="00324092">
        <w:rPr>
          <w:rFonts w:ascii="Arial" w:hAnsi="Arial" w:cs="Arial"/>
          <w:spacing w:val="-2"/>
          <w:sz w:val="20"/>
        </w:rPr>
        <w:t>Weiss,</w:t>
      </w:r>
      <w:r w:rsidRPr="00324092">
        <w:rPr>
          <w:rFonts w:ascii="Arial" w:hAnsi="Arial" w:cs="Arial"/>
          <w:spacing w:val="-6"/>
          <w:sz w:val="20"/>
        </w:rPr>
        <w:t xml:space="preserve"> </w:t>
      </w:r>
      <w:r w:rsidRPr="00324092">
        <w:rPr>
          <w:rFonts w:ascii="Arial" w:hAnsi="Arial" w:cs="Arial"/>
          <w:spacing w:val="-2"/>
          <w:sz w:val="20"/>
        </w:rPr>
        <w:t>R.,</w:t>
      </w:r>
      <w:r w:rsidRPr="00324092">
        <w:rPr>
          <w:rFonts w:ascii="Arial" w:hAnsi="Arial" w:cs="Arial"/>
          <w:spacing w:val="-7"/>
          <w:sz w:val="20"/>
        </w:rPr>
        <w:t xml:space="preserve"> </w:t>
      </w:r>
      <w:r w:rsidRPr="00324092">
        <w:rPr>
          <w:rFonts w:ascii="Arial" w:hAnsi="Arial" w:cs="Arial"/>
          <w:spacing w:val="-2"/>
          <w:sz w:val="20"/>
        </w:rPr>
        <w:t>Dubourg,</w:t>
      </w:r>
      <w:r w:rsidRPr="00324092">
        <w:rPr>
          <w:rFonts w:ascii="Arial" w:hAnsi="Arial" w:cs="Arial"/>
          <w:spacing w:val="-7"/>
          <w:sz w:val="20"/>
        </w:rPr>
        <w:t xml:space="preserve"> </w:t>
      </w:r>
      <w:r w:rsidRPr="00324092">
        <w:rPr>
          <w:rFonts w:ascii="Arial" w:hAnsi="Arial" w:cs="Arial"/>
          <w:spacing w:val="-2"/>
          <w:sz w:val="20"/>
        </w:rPr>
        <w:t>V.,</w:t>
      </w:r>
      <w:r w:rsidRPr="00324092">
        <w:rPr>
          <w:rFonts w:ascii="Arial" w:hAnsi="Arial" w:cs="Arial"/>
          <w:spacing w:val="-8"/>
          <w:sz w:val="20"/>
        </w:rPr>
        <w:t xml:space="preserve"> </w:t>
      </w:r>
      <w:r w:rsidRPr="00324092">
        <w:rPr>
          <w:rFonts w:ascii="Arial" w:hAnsi="Arial" w:cs="Arial"/>
          <w:i/>
          <w:spacing w:val="-2"/>
          <w:sz w:val="20"/>
        </w:rPr>
        <w:t>et al.</w:t>
      </w:r>
      <w:r w:rsidRPr="00324092">
        <w:rPr>
          <w:rFonts w:ascii="Arial" w:hAnsi="Arial" w:cs="Arial"/>
          <w:spacing w:val="-2"/>
          <w:sz w:val="20"/>
        </w:rPr>
        <w:t>:</w:t>
      </w:r>
      <w:r w:rsidRPr="00324092">
        <w:rPr>
          <w:rFonts w:ascii="Arial" w:hAnsi="Arial" w:cs="Arial"/>
          <w:spacing w:val="-7"/>
          <w:sz w:val="20"/>
        </w:rPr>
        <w:t xml:space="preserve"> </w:t>
      </w:r>
      <w:r w:rsidRPr="00324092">
        <w:rPr>
          <w:rFonts w:ascii="Arial" w:hAnsi="Arial" w:cs="Arial"/>
          <w:spacing w:val="-2"/>
          <w:sz w:val="20"/>
        </w:rPr>
        <w:t>Scikit-learn:</w:t>
      </w:r>
      <w:r w:rsidRPr="00324092">
        <w:rPr>
          <w:rFonts w:ascii="Arial" w:hAnsi="Arial" w:cs="Arial"/>
          <w:spacing w:val="-6"/>
          <w:sz w:val="20"/>
        </w:rPr>
        <w:t xml:space="preserve"> </w:t>
      </w:r>
      <w:r w:rsidRPr="00324092">
        <w:rPr>
          <w:rFonts w:ascii="Arial" w:hAnsi="Arial" w:cs="Arial"/>
          <w:spacing w:val="-2"/>
          <w:sz w:val="20"/>
        </w:rPr>
        <w:t xml:space="preserve">Machine </w:t>
      </w:r>
      <w:r w:rsidRPr="00324092">
        <w:rPr>
          <w:rFonts w:ascii="Arial" w:hAnsi="Arial" w:cs="Arial"/>
          <w:sz w:val="20"/>
        </w:rPr>
        <w:t xml:space="preserve">learning in python. the Journal of machine Learning research </w:t>
      </w:r>
      <w:r w:rsidRPr="00324092">
        <w:rPr>
          <w:rFonts w:ascii="Arial" w:hAnsi="Arial" w:cs="Arial"/>
          <w:b/>
          <w:sz w:val="20"/>
        </w:rPr>
        <w:t>12</w:t>
      </w:r>
      <w:r w:rsidRPr="00324092">
        <w:rPr>
          <w:rFonts w:ascii="Arial" w:hAnsi="Arial" w:cs="Arial"/>
          <w:sz w:val="20"/>
        </w:rPr>
        <w:t xml:space="preserve">, 2825–2830 </w:t>
      </w:r>
      <w:r w:rsidRPr="00324092">
        <w:rPr>
          <w:rFonts w:ascii="Arial" w:hAnsi="Arial" w:cs="Arial"/>
          <w:spacing w:val="-2"/>
          <w:sz w:val="20"/>
        </w:rPr>
        <w:t>(2011)</w:t>
      </w:r>
    </w:p>
    <w:p w14:paraId="4A0DA81D" w14:textId="77777777" w:rsidR="00F675DE" w:rsidRPr="00291A64" w:rsidRDefault="0047037D" w:rsidP="007966D0">
      <w:pPr>
        <w:pStyle w:val="ListParagraph"/>
        <w:numPr>
          <w:ilvl w:val="0"/>
          <w:numId w:val="1"/>
        </w:numPr>
        <w:tabs>
          <w:tab w:val="left" w:pos="1221"/>
        </w:tabs>
        <w:spacing w:before="206" w:line="249" w:lineRule="auto"/>
        <w:ind w:right="318" w:hanging="410"/>
        <w:jc w:val="both"/>
        <w:rPr>
          <w:rFonts w:ascii="Arial" w:hAnsi="Arial" w:cs="Arial"/>
          <w:sz w:val="20"/>
        </w:rPr>
      </w:pPr>
      <w:bookmarkStart w:id="4624" w:name="_bookmark37"/>
      <w:bookmarkEnd w:id="4624"/>
      <w:r w:rsidRPr="00291A64">
        <w:rPr>
          <w:rFonts w:ascii="Arial" w:hAnsi="Arial" w:cs="Arial"/>
          <w:sz w:val="20"/>
        </w:rPr>
        <w:t xml:space="preserve">Cawley, G.C., Talbot, N.L.: On over-fitting in model selection and subsequent selection bias in performance evaluation. The Journal of Machine Learning Research </w:t>
      </w:r>
      <w:r w:rsidRPr="00291A64">
        <w:rPr>
          <w:rFonts w:ascii="Arial" w:hAnsi="Arial" w:cs="Arial"/>
          <w:b/>
          <w:sz w:val="20"/>
        </w:rPr>
        <w:t>11</w:t>
      </w:r>
      <w:r w:rsidRPr="00291A64">
        <w:rPr>
          <w:rFonts w:ascii="Arial" w:hAnsi="Arial" w:cs="Arial"/>
          <w:sz w:val="20"/>
        </w:rPr>
        <w:t>(1), 2079–2107 (2010)</w:t>
      </w:r>
    </w:p>
    <w:p w14:paraId="08F73DAD" w14:textId="77777777" w:rsidR="00F675DE" w:rsidRPr="00291A64" w:rsidRDefault="0047037D" w:rsidP="007966D0">
      <w:pPr>
        <w:pStyle w:val="ListParagraph"/>
        <w:numPr>
          <w:ilvl w:val="0"/>
          <w:numId w:val="1"/>
        </w:numPr>
        <w:tabs>
          <w:tab w:val="left" w:pos="1221"/>
        </w:tabs>
        <w:spacing w:line="249" w:lineRule="auto"/>
        <w:ind w:right="318" w:hanging="410"/>
        <w:jc w:val="both"/>
        <w:rPr>
          <w:rFonts w:ascii="Arial" w:hAnsi="Arial" w:cs="Arial"/>
          <w:sz w:val="20"/>
        </w:rPr>
      </w:pPr>
      <w:bookmarkStart w:id="4625" w:name="_bookmark38"/>
      <w:bookmarkEnd w:id="4625"/>
      <w:proofErr w:type="spellStart"/>
      <w:r w:rsidRPr="00291A64">
        <w:rPr>
          <w:rFonts w:ascii="Arial" w:hAnsi="Arial" w:cs="Arial"/>
          <w:sz w:val="20"/>
        </w:rPr>
        <w:lastRenderedPageBreak/>
        <w:t>Sz´ekely</w:t>
      </w:r>
      <w:proofErr w:type="spellEnd"/>
      <w:r w:rsidRPr="00291A64">
        <w:rPr>
          <w:rFonts w:ascii="Arial" w:hAnsi="Arial" w:cs="Arial"/>
          <w:sz w:val="20"/>
        </w:rPr>
        <w:t xml:space="preserve">, G.J., Rizzo, M.L., Bakirov, N.K.: Measuring and testing dependence by correlation of distances. The Annals of Statistics </w:t>
      </w:r>
      <w:r w:rsidRPr="00291A64">
        <w:rPr>
          <w:rFonts w:ascii="Arial" w:hAnsi="Arial" w:cs="Arial"/>
          <w:b/>
          <w:sz w:val="20"/>
        </w:rPr>
        <w:t>35</w:t>
      </w:r>
      <w:r w:rsidRPr="00291A64">
        <w:rPr>
          <w:rFonts w:ascii="Arial" w:hAnsi="Arial" w:cs="Arial"/>
          <w:sz w:val="20"/>
        </w:rPr>
        <w:t xml:space="preserve">(6), 2769–2794 (2007) </w:t>
      </w:r>
      <w:hyperlink r:id="rId25">
        <w:r w:rsidRPr="00291A64">
          <w:rPr>
            <w:rFonts w:ascii="Arial" w:hAnsi="Arial" w:cs="Arial"/>
            <w:color w:val="0000FF"/>
            <w:spacing w:val="-4"/>
            <w:sz w:val="20"/>
          </w:rPr>
          <w:t>https://doi.org/10.1214/009053607000000505</w:t>
        </w:r>
      </w:hyperlink>
    </w:p>
    <w:p w14:paraId="1005C0DC" w14:textId="77777777" w:rsidR="00F675DE" w:rsidRPr="00291A64" w:rsidRDefault="0047037D" w:rsidP="007966D0">
      <w:pPr>
        <w:pStyle w:val="ListParagraph"/>
        <w:numPr>
          <w:ilvl w:val="0"/>
          <w:numId w:val="1"/>
        </w:numPr>
        <w:tabs>
          <w:tab w:val="left" w:pos="1221"/>
        </w:tabs>
        <w:spacing w:line="249" w:lineRule="auto"/>
        <w:ind w:right="317" w:hanging="410"/>
        <w:jc w:val="both"/>
        <w:rPr>
          <w:rFonts w:ascii="Arial" w:hAnsi="Arial" w:cs="Arial"/>
          <w:sz w:val="20"/>
        </w:rPr>
      </w:pPr>
      <w:bookmarkStart w:id="4626" w:name="_bookmark39"/>
      <w:bookmarkEnd w:id="4626"/>
      <w:proofErr w:type="spellStart"/>
      <w:r w:rsidRPr="00291A64">
        <w:rPr>
          <w:rFonts w:ascii="Arial" w:hAnsi="Arial" w:cs="Arial"/>
          <w:sz w:val="20"/>
        </w:rPr>
        <w:t>Agborbesong</w:t>
      </w:r>
      <w:proofErr w:type="spellEnd"/>
      <w:r w:rsidRPr="00291A64">
        <w:rPr>
          <w:rFonts w:ascii="Arial" w:hAnsi="Arial" w:cs="Arial"/>
          <w:sz w:val="20"/>
        </w:rPr>
        <w:t xml:space="preserve">, E., Bissler, J., Li, X.: Liquid biopsy at the frontier of kidney dis- </w:t>
      </w:r>
      <w:r w:rsidRPr="00291A64">
        <w:rPr>
          <w:rFonts w:ascii="Arial" w:hAnsi="Arial" w:cs="Arial"/>
          <w:spacing w:val="-2"/>
          <w:sz w:val="20"/>
        </w:rPr>
        <w:t>eases:</w:t>
      </w:r>
      <w:r w:rsidRPr="00291A64">
        <w:rPr>
          <w:rFonts w:ascii="Arial" w:hAnsi="Arial" w:cs="Arial"/>
          <w:spacing w:val="-7"/>
          <w:sz w:val="20"/>
        </w:rPr>
        <w:t xml:space="preserve"> </w:t>
      </w:r>
      <w:r w:rsidRPr="00291A64">
        <w:rPr>
          <w:rFonts w:ascii="Arial" w:hAnsi="Arial" w:cs="Arial"/>
          <w:spacing w:val="-2"/>
          <w:sz w:val="20"/>
        </w:rPr>
        <w:t>application</w:t>
      </w:r>
      <w:r w:rsidRPr="00291A64">
        <w:rPr>
          <w:rFonts w:ascii="Arial" w:hAnsi="Arial" w:cs="Arial"/>
          <w:spacing w:val="-7"/>
          <w:sz w:val="20"/>
        </w:rPr>
        <w:t xml:space="preserve"> </w:t>
      </w:r>
      <w:r w:rsidRPr="00291A64">
        <w:rPr>
          <w:rFonts w:ascii="Arial" w:hAnsi="Arial" w:cs="Arial"/>
          <w:spacing w:val="-2"/>
          <w:sz w:val="20"/>
        </w:rPr>
        <w:t>of</w:t>
      </w:r>
      <w:r w:rsidRPr="00291A64">
        <w:rPr>
          <w:rFonts w:ascii="Arial" w:hAnsi="Arial" w:cs="Arial"/>
          <w:spacing w:val="-7"/>
          <w:sz w:val="20"/>
        </w:rPr>
        <w:t xml:space="preserve"> </w:t>
      </w:r>
      <w:r w:rsidRPr="00291A64">
        <w:rPr>
          <w:rFonts w:ascii="Arial" w:hAnsi="Arial" w:cs="Arial"/>
          <w:spacing w:val="-2"/>
          <w:sz w:val="20"/>
        </w:rPr>
        <w:t>exosomes</w:t>
      </w:r>
      <w:r w:rsidRPr="00291A64">
        <w:rPr>
          <w:rFonts w:ascii="Arial" w:hAnsi="Arial" w:cs="Arial"/>
          <w:spacing w:val="-7"/>
          <w:sz w:val="20"/>
        </w:rPr>
        <w:t xml:space="preserve"> </w:t>
      </w:r>
      <w:r w:rsidRPr="00291A64">
        <w:rPr>
          <w:rFonts w:ascii="Arial" w:hAnsi="Arial" w:cs="Arial"/>
          <w:spacing w:val="-2"/>
          <w:sz w:val="20"/>
        </w:rPr>
        <w:t>in</w:t>
      </w:r>
      <w:r w:rsidRPr="00291A64">
        <w:rPr>
          <w:rFonts w:ascii="Arial" w:hAnsi="Arial" w:cs="Arial"/>
          <w:spacing w:val="-7"/>
          <w:sz w:val="20"/>
        </w:rPr>
        <w:t xml:space="preserve"> </w:t>
      </w:r>
      <w:r w:rsidRPr="00291A64">
        <w:rPr>
          <w:rFonts w:ascii="Arial" w:hAnsi="Arial" w:cs="Arial"/>
          <w:spacing w:val="-2"/>
          <w:sz w:val="20"/>
        </w:rPr>
        <w:t>diagnostics</w:t>
      </w:r>
      <w:r w:rsidRPr="00291A64">
        <w:rPr>
          <w:rFonts w:ascii="Arial" w:hAnsi="Arial" w:cs="Arial"/>
          <w:spacing w:val="-7"/>
          <w:sz w:val="20"/>
        </w:rPr>
        <w:t xml:space="preserve"> </w:t>
      </w:r>
      <w:r w:rsidRPr="00291A64">
        <w:rPr>
          <w:rFonts w:ascii="Arial" w:hAnsi="Arial" w:cs="Arial"/>
          <w:spacing w:val="-2"/>
          <w:sz w:val="20"/>
        </w:rPr>
        <w:t>and</w:t>
      </w:r>
      <w:r w:rsidRPr="00291A64">
        <w:rPr>
          <w:rFonts w:ascii="Arial" w:hAnsi="Arial" w:cs="Arial"/>
          <w:spacing w:val="-7"/>
          <w:sz w:val="20"/>
        </w:rPr>
        <w:t xml:space="preserve"> </w:t>
      </w:r>
      <w:r w:rsidRPr="00291A64">
        <w:rPr>
          <w:rFonts w:ascii="Arial" w:hAnsi="Arial" w:cs="Arial"/>
          <w:spacing w:val="-2"/>
          <w:sz w:val="20"/>
        </w:rPr>
        <w:t>therapeutics.</w:t>
      </w:r>
      <w:r w:rsidRPr="00291A64">
        <w:rPr>
          <w:rFonts w:ascii="Arial" w:hAnsi="Arial" w:cs="Arial"/>
          <w:spacing w:val="-7"/>
          <w:sz w:val="20"/>
        </w:rPr>
        <w:t xml:space="preserve"> </w:t>
      </w:r>
      <w:r w:rsidRPr="00291A64">
        <w:rPr>
          <w:rFonts w:ascii="Arial" w:hAnsi="Arial" w:cs="Arial"/>
          <w:spacing w:val="-2"/>
          <w:sz w:val="20"/>
        </w:rPr>
        <w:t>Genes</w:t>
      </w:r>
      <w:r w:rsidRPr="00291A64">
        <w:rPr>
          <w:rFonts w:ascii="Arial" w:hAnsi="Arial" w:cs="Arial"/>
          <w:spacing w:val="-8"/>
          <w:sz w:val="20"/>
        </w:rPr>
        <w:t xml:space="preserve"> </w:t>
      </w:r>
      <w:r w:rsidRPr="00291A64">
        <w:rPr>
          <w:rFonts w:ascii="Arial" w:hAnsi="Arial" w:cs="Arial"/>
          <w:b/>
          <w:spacing w:val="-2"/>
          <w:sz w:val="20"/>
        </w:rPr>
        <w:t>14</w:t>
      </w:r>
      <w:r w:rsidRPr="00291A64">
        <w:rPr>
          <w:rFonts w:ascii="Arial" w:hAnsi="Arial" w:cs="Arial"/>
          <w:spacing w:val="-2"/>
          <w:sz w:val="20"/>
        </w:rPr>
        <w:t>(7),</w:t>
      </w:r>
      <w:r w:rsidRPr="00291A64">
        <w:rPr>
          <w:rFonts w:ascii="Arial" w:hAnsi="Arial" w:cs="Arial"/>
          <w:spacing w:val="-7"/>
          <w:sz w:val="20"/>
        </w:rPr>
        <w:t xml:space="preserve"> </w:t>
      </w:r>
      <w:r w:rsidRPr="00291A64">
        <w:rPr>
          <w:rFonts w:ascii="Arial" w:hAnsi="Arial" w:cs="Arial"/>
          <w:spacing w:val="-2"/>
          <w:sz w:val="20"/>
        </w:rPr>
        <w:t>1367 (2023)</w:t>
      </w:r>
    </w:p>
    <w:p w14:paraId="47C47570" w14:textId="77777777" w:rsidR="00F675DE" w:rsidRPr="00291A64" w:rsidRDefault="0047037D" w:rsidP="007966D0">
      <w:pPr>
        <w:pStyle w:val="ListParagraph"/>
        <w:numPr>
          <w:ilvl w:val="0"/>
          <w:numId w:val="1"/>
        </w:numPr>
        <w:tabs>
          <w:tab w:val="left" w:pos="1221"/>
        </w:tabs>
        <w:spacing w:before="202" w:line="249" w:lineRule="auto"/>
        <w:ind w:right="316" w:hanging="410"/>
        <w:jc w:val="both"/>
        <w:rPr>
          <w:rFonts w:ascii="Arial" w:hAnsi="Arial" w:cs="Arial"/>
          <w:sz w:val="20"/>
        </w:rPr>
      </w:pPr>
      <w:bookmarkStart w:id="4627" w:name="_bookmark40"/>
      <w:bookmarkEnd w:id="4627"/>
      <w:r w:rsidRPr="00291A64">
        <w:rPr>
          <w:rFonts w:ascii="Arial" w:hAnsi="Arial" w:cs="Arial"/>
          <w:sz w:val="20"/>
        </w:rPr>
        <w:t xml:space="preserve">Connal, S., Cameron, J.M., Sala, A., Brennan, P.M., Palmer, D.S., Palmer, J.D., Perlow, H., Baker, M.J.: Liquid biopsies: the future of cancer early detection. Journal of translational medicine </w:t>
      </w:r>
      <w:r w:rsidRPr="00291A64">
        <w:rPr>
          <w:rFonts w:ascii="Arial" w:hAnsi="Arial" w:cs="Arial"/>
          <w:b/>
          <w:sz w:val="20"/>
        </w:rPr>
        <w:t>21</w:t>
      </w:r>
      <w:r w:rsidRPr="00291A64">
        <w:rPr>
          <w:rFonts w:ascii="Arial" w:hAnsi="Arial" w:cs="Arial"/>
          <w:sz w:val="20"/>
        </w:rPr>
        <w:t>(1), 118 (2023)</w:t>
      </w:r>
    </w:p>
    <w:p w14:paraId="56DA2865" w14:textId="77777777" w:rsidR="00F675DE" w:rsidRPr="00291A64" w:rsidRDefault="0047037D" w:rsidP="007966D0">
      <w:pPr>
        <w:pStyle w:val="ListParagraph"/>
        <w:numPr>
          <w:ilvl w:val="0"/>
          <w:numId w:val="1"/>
        </w:numPr>
        <w:tabs>
          <w:tab w:val="left" w:pos="1221"/>
        </w:tabs>
        <w:spacing w:line="247" w:lineRule="auto"/>
        <w:ind w:right="317" w:hanging="410"/>
        <w:jc w:val="both"/>
        <w:rPr>
          <w:rFonts w:ascii="Arial" w:hAnsi="Arial" w:cs="Arial"/>
          <w:sz w:val="20"/>
        </w:rPr>
      </w:pPr>
      <w:bookmarkStart w:id="4628" w:name="_bookmark41"/>
      <w:bookmarkEnd w:id="4628"/>
      <w:r w:rsidRPr="00291A64">
        <w:rPr>
          <w:rFonts w:ascii="Arial" w:hAnsi="Arial" w:cs="Arial"/>
          <w:sz w:val="20"/>
        </w:rPr>
        <w:t xml:space="preserve">Noor, J., Chaudhry, A., Noor, R., Batool, S.: Advancements and applications of liquid biopsies in oncology: a narrative review. </w:t>
      </w:r>
      <w:proofErr w:type="spellStart"/>
      <w:r w:rsidRPr="00291A64">
        <w:rPr>
          <w:rFonts w:ascii="Arial" w:hAnsi="Arial" w:cs="Arial"/>
          <w:sz w:val="20"/>
        </w:rPr>
        <w:t>Cureus</w:t>
      </w:r>
      <w:proofErr w:type="spellEnd"/>
      <w:r w:rsidRPr="00291A64">
        <w:rPr>
          <w:rFonts w:ascii="Arial" w:hAnsi="Arial" w:cs="Arial"/>
          <w:sz w:val="20"/>
        </w:rPr>
        <w:t xml:space="preserve"> </w:t>
      </w:r>
      <w:r w:rsidRPr="00291A64">
        <w:rPr>
          <w:rFonts w:ascii="Arial" w:hAnsi="Arial" w:cs="Arial"/>
          <w:b/>
          <w:sz w:val="20"/>
        </w:rPr>
        <w:t>15</w:t>
      </w:r>
      <w:r w:rsidRPr="00291A64">
        <w:rPr>
          <w:rFonts w:ascii="Arial" w:hAnsi="Arial" w:cs="Arial"/>
          <w:sz w:val="20"/>
        </w:rPr>
        <w:t>(7) (2023)</w:t>
      </w:r>
    </w:p>
    <w:p w14:paraId="0A4C9B50" w14:textId="77777777" w:rsidR="00F675DE" w:rsidRPr="00291A64" w:rsidRDefault="0047037D" w:rsidP="007966D0">
      <w:pPr>
        <w:pStyle w:val="ListParagraph"/>
        <w:numPr>
          <w:ilvl w:val="0"/>
          <w:numId w:val="1"/>
        </w:numPr>
        <w:tabs>
          <w:tab w:val="left" w:pos="1221"/>
        </w:tabs>
        <w:spacing w:before="204" w:line="252" w:lineRule="auto"/>
        <w:ind w:right="316" w:hanging="410"/>
        <w:jc w:val="both"/>
        <w:rPr>
          <w:rFonts w:ascii="Arial" w:hAnsi="Arial" w:cs="Arial"/>
          <w:sz w:val="20"/>
        </w:rPr>
      </w:pPr>
      <w:bookmarkStart w:id="4629" w:name="_bookmark42"/>
      <w:bookmarkEnd w:id="4629"/>
      <w:r w:rsidRPr="00291A64">
        <w:rPr>
          <w:rFonts w:ascii="Arial" w:hAnsi="Arial" w:cs="Arial"/>
          <w:sz w:val="20"/>
        </w:rPr>
        <w:t xml:space="preserve">Lone, S.N., Nisar, S., Masoodi, T., Singh, M., Rizwan, A., Hashem, S., El-Rifai, W., </w:t>
      </w:r>
      <w:proofErr w:type="spellStart"/>
      <w:r w:rsidRPr="00291A64">
        <w:rPr>
          <w:rFonts w:ascii="Arial" w:hAnsi="Arial" w:cs="Arial"/>
          <w:sz w:val="20"/>
        </w:rPr>
        <w:t>Bedognetti</w:t>
      </w:r>
      <w:proofErr w:type="spellEnd"/>
      <w:r w:rsidRPr="00291A64">
        <w:rPr>
          <w:rFonts w:ascii="Arial" w:hAnsi="Arial" w:cs="Arial"/>
          <w:sz w:val="20"/>
        </w:rPr>
        <w:t xml:space="preserve">, D., Batra, S.K., Haris, M., </w:t>
      </w:r>
      <w:r w:rsidRPr="00291A64">
        <w:rPr>
          <w:rFonts w:ascii="Arial" w:hAnsi="Arial" w:cs="Arial"/>
          <w:i/>
          <w:sz w:val="20"/>
        </w:rPr>
        <w:t>et al.</w:t>
      </w:r>
      <w:r w:rsidRPr="00291A64">
        <w:rPr>
          <w:rFonts w:ascii="Arial" w:hAnsi="Arial" w:cs="Arial"/>
          <w:sz w:val="20"/>
        </w:rPr>
        <w:t xml:space="preserve">: Liquid biopsy: a step closer to </w:t>
      </w:r>
      <w:r w:rsidRPr="00291A64">
        <w:rPr>
          <w:rFonts w:ascii="Arial" w:hAnsi="Arial" w:cs="Arial"/>
          <w:spacing w:val="-2"/>
          <w:sz w:val="20"/>
        </w:rPr>
        <w:t>transform</w:t>
      </w:r>
      <w:r w:rsidRPr="00291A64">
        <w:rPr>
          <w:rFonts w:ascii="Arial" w:hAnsi="Arial" w:cs="Arial"/>
          <w:spacing w:val="-9"/>
          <w:sz w:val="20"/>
        </w:rPr>
        <w:t xml:space="preserve"> </w:t>
      </w:r>
      <w:r w:rsidRPr="00291A64">
        <w:rPr>
          <w:rFonts w:ascii="Arial" w:hAnsi="Arial" w:cs="Arial"/>
          <w:spacing w:val="-2"/>
          <w:sz w:val="20"/>
        </w:rPr>
        <w:t>diagnosis,</w:t>
      </w:r>
      <w:r w:rsidRPr="00291A64">
        <w:rPr>
          <w:rFonts w:ascii="Arial" w:hAnsi="Arial" w:cs="Arial"/>
          <w:spacing w:val="-9"/>
          <w:sz w:val="20"/>
        </w:rPr>
        <w:t xml:space="preserve"> </w:t>
      </w:r>
      <w:r w:rsidRPr="00291A64">
        <w:rPr>
          <w:rFonts w:ascii="Arial" w:hAnsi="Arial" w:cs="Arial"/>
          <w:spacing w:val="-2"/>
          <w:sz w:val="20"/>
        </w:rPr>
        <w:t>prognosis</w:t>
      </w:r>
      <w:r w:rsidRPr="00291A64">
        <w:rPr>
          <w:rFonts w:ascii="Arial" w:hAnsi="Arial" w:cs="Arial"/>
          <w:spacing w:val="-9"/>
          <w:sz w:val="20"/>
        </w:rPr>
        <w:t xml:space="preserve"> </w:t>
      </w:r>
      <w:r w:rsidRPr="00291A64">
        <w:rPr>
          <w:rFonts w:ascii="Arial" w:hAnsi="Arial" w:cs="Arial"/>
          <w:spacing w:val="-2"/>
          <w:sz w:val="20"/>
        </w:rPr>
        <w:t>and</w:t>
      </w:r>
      <w:r w:rsidRPr="00291A64">
        <w:rPr>
          <w:rFonts w:ascii="Arial" w:hAnsi="Arial" w:cs="Arial"/>
          <w:spacing w:val="-10"/>
          <w:sz w:val="20"/>
        </w:rPr>
        <w:t xml:space="preserve"> </w:t>
      </w:r>
      <w:r w:rsidRPr="00291A64">
        <w:rPr>
          <w:rFonts w:ascii="Arial" w:hAnsi="Arial" w:cs="Arial"/>
          <w:spacing w:val="-2"/>
          <w:sz w:val="20"/>
        </w:rPr>
        <w:t>future</w:t>
      </w:r>
      <w:r w:rsidRPr="00291A64">
        <w:rPr>
          <w:rFonts w:ascii="Arial" w:hAnsi="Arial" w:cs="Arial"/>
          <w:spacing w:val="-9"/>
          <w:sz w:val="20"/>
        </w:rPr>
        <w:t xml:space="preserve"> </w:t>
      </w:r>
      <w:r w:rsidRPr="00291A64">
        <w:rPr>
          <w:rFonts w:ascii="Arial" w:hAnsi="Arial" w:cs="Arial"/>
          <w:spacing w:val="-2"/>
          <w:sz w:val="20"/>
        </w:rPr>
        <w:t>of</w:t>
      </w:r>
      <w:r w:rsidRPr="00291A64">
        <w:rPr>
          <w:rFonts w:ascii="Arial" w:hAnsi="Arial" w:cs="Arial"/>
          <w:spacing w:val="-9"/>
          <w:sz w:val="20"/>
        </w:rPr>
        <w:t xml:space="preserve"> </w:t>
      </w:r>
      <w:r w:rsidRPr="00291A64">
        <w:rPr>
          <w:rFonts w:ascii="Arial" w:hAnsi="Arial" w:cs="Arial"/>
          <w:spacing w:val="-2"/>
          <w:sz w:val="20"/>
        </w:rPr>
        <w:t>cancer</w:t>
      </w:r>
      <w:r w:rsidRPr="00291A64">
        <w:rPr>
          <w:rFonts w:ascii="Arial" w:hAnsi="Arial" w:cs="Arial"/>
          <w:spacing w:val="-9"/>
          <w:sz w:val="20"/>
        </w:rPr>
        <w:t xml:space="preserve"> </w:t>
      </w:r>
      <w:r w:rsidRPr="00291A64">
        <w:rPr>
          <w:rFonts w:ascii="Arial" w:hAnsi="Arial" w:cs="Arial"/>
          <w:spacing w:val="-2"/>
          <w:sz w:val="20"/>
        </w:rPr>
        <w:t>treatments.</w:t>
      </w:r>
      <w:r w:rsidRPr="00291A64">
        <w:rPr>
          <w:rFonts w:ascii="Arial" w:hAnsi="Arial" w:cs="Arial"/>
          <w:spacing w:val="-9"/>
          <w:sz w:val="20"/>
        </w:rPr>
        <w:t xml:space="preserve"> </w:t>
      </w:r>
      <w:r w:rsidRPr="00291A64">
        <w:rPr>
          <w:rFonts w:ascii="Arial" w:hAnsi="Arial" w:cs="Arial"/>
          <w:spacing w:val="-2"/>
          <w:sz w:val="20"/>
        </w:rPr>
        <w:t>Molecular</w:t>
      </w:r>
      <w:r w:rsidRPr="00291A64">
        <w:rPr>
          <w:rFonts w:ascii="Arial" w:hAnsi="Arial" w:cs="Arial"/>
          <w:spacing w:val="-9"/>
          <w:sz w:val="20"/>
        </w:rPr>
        <w:t xml:space="preserve"> </w:t>
      </w:r>
      <w:r w:rsidRPr="00291A64">
        <w:rPr>
          <w:rFonts w:ascii="Arial" w:hAnsi="Arial" w:cs="Arial"/>
          <w:spacing w:val="-2"/>
          <w:sz w:val="20"/>
        </w:rPr>
        <w:t xml:space="preserve">cancer </w:t>
      </w:r>
      <w:r w:rsidRPr="00291A64">
        <w:rPr>
          <w:rFonts w:ascii="Arial" w:hAnsi="Arial" w:cs="Arial"/>
          <w:b/>
          <w:sz w:val="20"/>
        </w:rPr>
        <w:t>21</w:t>
      </w:r>
      <w:r w:rsidRPr="00291A64">
        <w:rPr>
          <w:rFonts w:ascii="Arial" w:hAnsi="Arial" w:cs="Arial"/>
          <w:sz w:val="20"/>
        </w:rPr>
        <w:t>(1), 79 (2022)</w:t>
      </w:r>
    </w:p>
    <w:p w14:paraId="37EEFFC4" w14:textId="77777777" w:rsidR="00F675DE" w:rsidRPr="00291A64" w:rsidRDefault="0047037D" w:rsidP="007966D0">
      <w:pPr>
        <w:pStyle w:val="ListParagraph"/>
        <w:numPr>
          <w:ilvl w:val="0"/>
          <w:numId w:val="1"/>
        </w:numPr>
        <w:tabs>
          <w:tab w:val="left" w:pos="1221"/>
        </w:tabs>
        <w:spacing w:before="197" w:line="249" w:lineRule="auto"/>
        <w:ind w:right="317" w:hanging="410"/>
        <w:jc w:val="both"/>
        <w:rPr>
          <w:rFonts w:ascii="Arial" w:hAnsi="Arial" w:cs="Arial"/>
          <w:sz w:val="20"/>
        </w:rPr>
      </w:pPr>
      <w:bookmarkStart w:id="4630" w:name="_bookmark43"/>
      <w:bookmarkEnd w:id="4630"/>
      <w:r w:rsidRPr="00291A64">
        <w:rPr>
          <w:rFonts w:ascii="Arial" w:hAnsi="Arial" w:cs="Arial"/>
          <w:sz w:val="20"/>
        </w:rPr>
        <w:t>Zhang, W., Yi, Z., Wei, C., Keung, K.L., Sun, Z., Xi, C., Woytovich, C., Farouk,</w:t>
      </w:r>
      <w:r w:rsidRPr="00291A64">
        <w:rPr>
          <w:rFonts w:ascii="Arial" w:hAnsi="Arial" w:cs="Arial"/>
          <w:spacing w:val="40"/>
          <w:sz w:val="20"/>
        </w:rPr>
        <w:t xml:space="preserve"> </w:t>
      </w:r>
      <w:r w:rsidRPr="00291A64">
        <w:rPr>
          <w:rFonts w:ascii="Arial" w:hAnsi="Arial" w:cs="Arial"/>
          <w:sz w:val="20"/>
        </w:rPr>
        <w:t xml:space="preserve">S., Gallon, L., Menon, M.C., et al.: Pretransplant transcriptomic signature in peripheral blood predicts early acute rejection. JCI insight </w:t>
      </w:r>
      <w:r w:rsidRPr="00291A64">
        <w:rPr>
          <w:rFonts w:ascii="Arial" w:hAnsi="Arial" w:cs="Arial"/>
          <w:b/>
          <w:sz w:val="20"/>
        </w:rPr>
        <w:t>4</w:t>
      </w:r>
      <w:r w:rsidRPr="00291A64">
        <w:rPr>
          <w:rFonts w:ascii="Arial" w:hAnsi="Arial" w:cs="Arial"/>
          <w:sz w:val="20"/>
        </w:rPr>
        <w:t>(11) (2019)</w:t>
      </w:r>
    </w:p>
    <w:p w14:paraId="66D6C26A" w14:textId="77777777" w:rsidR="00F675DE" w:rsidRPr="00291A64" w:rsidRDefault="0047037D" w:rsidP="007966D0">
      <w:pPr>
        <w:pStyle w:val="ListParagraph"/>
        <w:numPr>
          <w:ilvl w:val="0"/>
          <w:numId w:val="1"/>
        </w:numPr>
        <w:tabs>
          <w:tab w:val="left" w:pos="1221"/>
        </w:tabs>
        <w:spacing w:line="249" w:lineRule="auto"/>
        <w:ind w:right="316" w:hanging="410"/>
        <w:jc w:val="both"/>
        <w:rPr>
          <w:rFonts w:ascii="Arial" w:hAnsi="Arial" w:cs="Arial"/>
          <w:sz w:val="20"/>
        </w:rPr>
      </w:pPr>
      <w:bookmarkStart w:id="4631" w:name="_bookmark44"/>
      <w:bookmarkEnd w:id="4631"/>
      <w:r w:rsidRPr="00291A64">
        <w:rPr>
          <w:rFonts w:ascii="Arial" w:hAnsi="Arial" w:cs="Arial"/>
          <w:sz w:val="20"/>
        </w:rPr>
        <w:t xml:space="preserve">Li, L., Khatri, P., Sigdel, T.K., Tran, T., Ying, L., Vitalone, M., Chen, A., Hsieh, S.-c., Dai, H., Zhang, M., </w:t>
      </w:r>
      <w:r w:rsidRPr="00291A64">
        <w:rPr>
          <w:rFonts w:ascii="Arial" w:hAnsi="Arial" w:cs="Arial"/>
          <w:i/>
          <w:sz w:val="20"/>
        </w:rPr>
        <w:t>et al.</w:t>
      </w:r>
      <w:r w:rsidRPr="00291A64">
        <w:rPr>
          <w:rFonts w:ascii="Arial" w:hAnsi="Arial" w:cs="Arial"/>
          <w:sz w:val="20"/>
        </w:rPr>
        <w:t>: A peripheral blood diagnostic test for acute rejection</w:t>
      </w:r>
      <w:r w:rsidRPr="00291A64">
        <w:rPr>
          <w:rFonts w:ascii="Arial" w:hAnsi="Arial" w:cs="Arial"/>
          <w:spacing w:val="-5"/>
          <w:sz w:val="20"/>
        </w:rPr>
        <w:t xml:space="preserve"> </w:t>
      </w:r>
      <w:r w:rsidRPr="00291A64">
        <w:rPr>
          <w:rFonts w:ascii="Arial" w:hAnsi="Arial" w:cs="Arial"/>
          <w:sz w:val="20"/>
        </w:rPr>
        <w:t>in</w:t>
      </w:r>
      <w:r w:rsidRPr="00291A64">
        <w:rPr>
          <w:rFonts w:ascii="Arial" w:hAnsi="Arial" w:cs="Arial"/>
          <w:spacing w:val="-5"/>
          <w:sz w:val="20"/>
        </w:rPr>
        <w:t xml:space="preserve"> </w:t>
      </w:r>
      <w:r w:rsidRPr="00291A64">
        <w:rPr>
          <w:rFonts w:ascii="Arial" w:hAnsi="Arial" w:cs="Arial"/>
          <w:sz w:val="20"/>
        </w:rPr>
        <w:t>renal</w:t>
      </w:r>
      <w:r w:rsidRPr="00291A64">
        <w:rPr>
          <w:rFonts w:ascii="Arial" w:hAnsi="Arial" w:cs="Arial"/>
          <w:spacing w:val="-5"/>
          <w:sz w:val="20"/>
        </w:rPr>
        <w:t xml:space="preserve"> </w:t>
      </w:r>
      <w:r w:rsidRPr="00291A64">
        <w:rPr>
          <w:rFonts w:ascii="Arial" w:hAnsi="Arial" w:cs="Arial"/>
          <w:sz w:val="20"/>
        </w:rPr>
        <w:t>transplantation.</w:t>
      </w:r>
      <w:r w:rsidRPr="00291A64">
        <w:rPr>
          <w:rFonts w:ascii="Arial" w:hAnsi="Arial" w:cs="Arial"/>
          <w:spacing w:val="-5"/>
          <w:sz w:val="20"/>
        </w:rPr>
        <w:t xml:space="preserve"> </w:t>
      </w:r>
      <w:r w:rsidRPr="00291A64">
        <w:rPr>
          <w:rFonts w:ascii="Arial" w:hAnsi="Arial" w:cs="Arial"/>
          <w:sz w:val="20"/>
        </w:rPr>
        <w:t>American</w:t>
      </w:r>
      <w:r w:rsidRPr="00291A64">
        <w:rPr>
          <w:rFonts w:ascii="Arial" w:hAnsi="Arial" w:cs="Arial"/>
          <w:spacing w:val="-5"/>
          <w:sz w:val="20"/>
        </w:rPr>
        <w:t xml:space="preserve"> </w:t>
      </w:r>
      <w:r w:rsidRPr="00291A64">
        <w:rPr>
          <w:rFonts w:ascii="Arial" w:hAnsi="Arial" w:cs="Arial"/>
          <w:sz w:val="20"/>
        </w:rPr>
        <w:t>Journal</w:t>
      </w:r>
      <w:r w:rsidRPr="00291A64">
        <w:rPr>
          <w:rFonts w:ascii="Arial" w:hAnsi="Arial" w:cs="Arial"/>
          <w:spacing w:val="-5"/>
          <w:sz w:val="20"/>
        </w:rPr>
        <w:t xml:space="preserve"> </w:t>
      </w:r>
      <w:r w:rsidRPr="00291A64">
        <w:rPr>
          <w:rFonts w:ascii="Arial" w:hAnsi="Arial" w:cs="Arial"/>
          <w:sz w:val="20"/>
        </w:rPr>
        <w:t>of</w:t>
      </w:r>
      <w:r w:rsidRPr="00291A64">
        <w:rPr>
          <w:rFonts w:ascii="Arial" w:hAnsi="Arial" w:cs="Arial"/>
          <w:spacing w:val="-5"/>
          <w:sz w:val="20"/>
        </w:rPr>
        <w:t xml:space="preserve"> </w:t>
      </w:r>
      <w:r w:rsidRPr="00291A64">
        <w:rPr>
          <w:rFonts w:ascii="Arial" w:hAnsi="Arial" w:cs="Arial"/>
          <w:sz w:val="20"/>
        </w:rPr>
        <w:t>Transplantation</w:t>
      </w:r>
      <w:r w:rsidRPr="00291A64">
        <w:rPr>
          <w:rFonts w:ascii="Arial" w:hAnsi="Arial" w:cs="Arial"/>
          <w:spacing w:val="-6"/>
          <w:sz w:val="20"/>
        </w:rPr>
        <w:t xml:space="preserve"> </w:t>
      </w:r>
      <w:r w:rsidRPr="00291A64">
        <w:rPr>
          <w:rFonts w:ascii="Arial" w:hAnsi="Arial" w:cs="Arial"/>
          <w:b/>
          <w:sz w:val="20"/>
        </w:rPr>
        <w:t>12</w:t>
      </w:r>
      <w:r w:rsidRPr="00291A64">
        <w:rPr>
          <w:rFonts w:ascii="Arial" w:hAnsi="Arial" w:cs="Arial"/>
          <w:sz w:val="20"/>
        </w:rPr>
        <w:t>(10), 2710–2718 (2012)</w:t>
      </w:r>
    </w:p>
    <w:p w14:paraId="57ED4FE5" w14:textId="77777777" w:rsidR="00F675DE" w:rsidRPr="00291A64" w:rsidRDefault="0047037D" w:rsidP="007966D0">
      <w:pPr>
        <w:pStyle w:val="ListParagraph"/>
        <w:numPr>
          <w:ilvl w:val="0"/>
          <w:numId w:val="1"/>
        </w:numPr>
        <w:tabs>
          <w:tab w:val="left" w:pos="1221"/>
        </w:tabs>
        <w:spacing w:before="206" w:line="252" w:lineRule="auto"/>
        <w:ind w:right="316" w:hanging="410"/>
        <w:jc w:val="both"/>
        <w:rPr>
          <w:rFonts w:ascii="Arial" w:hAnsi="Arial" w:cs="Arial"/>
          <w:sz w:val="20"/>
        </w:rPr>
      </w:pPr>
      <w:bookmarkStart w:id="4632" w:name="_bookmark45"/>
      <w:bookmarkEnd w:id="4632"/>
      <w:r w:rsidRPr="00291A64">
        <w:rPr>
          <w:rFonts w:ascii="Arial" w:hAnsi="Arial" w:cs="Arial"/>
          <w:sz w:val="20"/>
        </w:rPr>
        <w:t xml:space="preserve">Kurian, S., Williams, A., Gelbart, T., Campbell, D., Mondala, T., Head, S., Horvath, S., Gaber, L., Thompson, R., Whisenant, T., </w:t>
      </w:r>
      <w:r w:rsidRPr="00291A64">
        <w:rPr>
          <w:rFonts w:ascii="Arial" w:hAnsi="Arial" w:cs="Arial"/>
          <w:i/>
          <w:sz w:val="20"/>
        </w:rPr>
        <w:t>et al.</w:t>
      </w:r>
      <w:r w:rsidRPr="00291A64">
        <w:rPr>
          <w:rFonts w:ascii="Arial" w:hAnsi="Arial" w:cs="Arial"/>
          <w:sz w:val="20"/>
        </w:rPr>
        <w:t xml:space="preserve">: Molecular </w:t>
      </w:r>
      <w:proofErr w:type="spellStart"/>
      <w:r w:rsidRPr="00291A64">
        <w:rPr>
          <w:rFonts w:ascii="Arial" w:hAnsi="Arial" w:cs="Arial"/>
          <w:sz w:val="20"/>
        </w:rPr>
        <w:t>classi</w:t>
      </w:r>
      <w:proofErr w:type="spellEnd"/>
      <w:r w:rsidRPr="00291A64">
        <w:rPr>
          <w:rFonts w:ascii="Arial" w:hAnsi="Arial" w:cs="Arial"/>
          <w:sz w:val="20"/>
        </w:rPr>
        <w:t xml:space="preserve">- </w:t>
      </w:r>
      <w:proofErr w:type="spellStart"/>
      <w:r w:rsidRPr="00291A64">
        <w:rPr>
          <w:rFonts w:ascii="Arial" w:hAnsi="Arial" w:cs="Arial"/>
          <w:sz w:val="20"/>
        </w:rPr>
        <w:t>fiers</w:t>
      </w:r>
      <w:proofErr w:type="spellEnd"/>
      <w:r w:rsidRPr="00291A64">
        <w:rPr>
          <w:rFonts w:ascii="Arial" w:hAnsi="Arial" w:cs="Arial"/>
          <w:sz w:val="20"/>
        </w:rPr>
        <w:t xml:space="preserve"> for acute kidney transplant rejection in peripheral blood by whole genome </w:t>
      </w:r>
      <w:r w:rsidRPr="00291A64">
        <w:rPr>
          <w:rFonts w:ascii="Arial" w:hAnsi="Arial" w:cs="Arial"/>
          <w:spacing w:val="-2"/>
          <w:sz w:val="20"/>
        </w:rPr>
        <w:t>gene</w:t>
      </w:r>
      <w:r w:rsidRPr="00291A64">
        <w:rPr>
          <w:rFonts w:ascii="Arial" w:hAnsi="Arial" w:cs="Arial"/>
          <w:spacing w:val="-6"/>
          <w:sz w:val="20"/>
        </w:rPr>
        <w:t xml:space="preserve"> </w:t>
      </w:r>
      <w:r w:rsidRPr="00291A64">
        <w:rPr>
          <w:rFonts w:ascii="Arial" w:hAnsi="Arial" w:cs="Arial"/>
          <w:spacing w:val="-2"/>
          <w:sz w:val="20"/>
        </w:rPr>
        <w:t>expression</w:t>
      </w:r>
      <w:r w:rsidRPr="00291A64">
        <w:rPr>
          <w:rFonts w:ascii="Arial" w:hAnsi="Arial" w:cs="Arial"/>
          <w:spacing w:val="-6"/>
          <w:sz w:val="20"/>
        </w:rPr>
        <w:t xml:space="preserve"> </w:t>
      </w:r>
      <w:r w:rsidRPr="00291A64">
        <w:rPr>
          <w:rFonts w:ascii="Arial" w:hAnsi="Arial" w:cs="Arial"/>
          <w:spacing w:val="-2"/>
          <w:sz w:val="20"/>
        </w:rPr>
        <w:t>profiling.</w:t>
      </w:r>
      <w:r w:rsidRPr="00291A64">
        <w:rPr>
          <w:rFonts w:ascii="Arial" w:hAnsi="Arial" w:cs="Arial"/>
          <w:spacing w:val="-6"/>
          <w:sz w:val="20"/>
        </w:rPr>
        <w:t xml:space="preserve"> </w:t>
      </w:r>
      <w:r w:rsidRPr="00291A64">
        <w:rPr>
          <w:rFonts w:ascii="Arial" w:hAnsi="Arial" w:cs="Arial"/>
          <w:spacing w:val="-2"/>
          <w:sz w:val="20"/>
        </w:rPr>
        <w:t>American</w:t>
      </w:r>
      <w:r w:rsidRPr="00291A64">
        <w:rPr>
          <w:rFonts w:ascii="Arial" w:hAnsi="Arial" w:cs="Arial"/>
          <w:spacing w:val="-6"/>
          <w:sz w:val="20"/>
        </w:rPr>
        <w:t xml:space="preserve"> </w:t>
      </w:r>
      <w:r w:rsidRPr="00291A64">
        <w:rPr>
          <w:rFonts w:ascii="Arial" w:hAnsi="Arial" w:cs="Arial"/>
          <w:spacing w:val="-2"/>
          <w:sz w:val="20"/>
        </w:rPr>
        <w:t>Journal</w:t>
      </w:r>
      <w:r w:rsidRPr="00291A64">
        <w:rPr>
          <w:rFonts w:ascii="Arial" w:hAnsi="Arial" w:cs="Arial"/>
          <w:spacing w:val="-6"/>
          <w:sz w:val="20"/>
        </w:rPr>
        <w:t xml:space="preserve"> </w:t>
      </w:r>
      <w:r w:rsidRPr="00291A64">
        <w:rPr>
          <w:rFonts w:ascii="Arial" w:hAnsi="Arial" w:cs="Arial"/>
          <w:spacing w:val="-2"/>
          <w:sz w:val="20"/>
        </w:rPr>
        <w:t>of</w:t>
      </w:r>
      <w:r w:rsidRPr="00291A64">
        <w:rPr>
          <w:rFonts w:ascii="Arial" w:hAnsi="Arial" w:cs="Arial"/>
          <w:spacing w:val="-6"/>
          <w:sz w:val="20"/>
        </w:rPr>
        <w:t xml:space="preserve"> </w:t>
      </w:r>
      <w:r w:rsidRPr="00291A64">
        <w:rPr>
          <w:rFonts w:ascii="Arial" w:hAnsi="Arial" w:cs="Arial"/>
          <w:spacing w:val="-2"/>
          <w:sz w:val="20"/>
        </w:rPr>
        <w:t>Transplantation</w:t>
      </w:r>
      <w:r w:rsidRPr="00291A64">
        <w:rPr>
          <w:rFonts w:ascii="Arial" w:hAnsi="Arial" w:cs="Arial"/>
          <w:spacing w:val="-8"/>
          <w:sz w:val="20"/>
        </w:rPr>
        <w:t xml:space="preserve"> </w:t>
      </w:r>
      <w:r w:rsidRPr="00291A64">
        <w:rPr>
          <w:rFonts w:ascii="Arial" w:hAnsi="Arial" w:cs="Arial"/>
          <w:b/>
          <w:spacing w:val="-2"/>
          <w:sz w:val="20"/>
        </w:rPr>
        <w:t>14</w:t>
      </w:r>
      <w:r w:rsidRPr="00291A64">
        <w:rPr>
          <w:rFonts w:ascii="Arial" w:hAnsi="Arial" w:cs="Arial"/>
          <w:spacing w:val="-2"/>
          <w:sz w:val="20"/>
        </w:rPr>
        <w:t>(5),</w:t>
      </w:r>
      <w:r w:rsidRPr="00291A64">
        <w:rPr>
          <w:rFonts w:ascii="Arial" w:hAnsi="Arial" w:cs="Arial"/>
          <w:spacing w:val="-6"/>
          <w:sz w:val="20"/>
        </w:rPr>
        <w:t xml:space="preserve"> </w:t>
      </w:r>
      <w:r w:rsidRPr="00291A64">
        <w:rPr>
          <w:rFonts w:ascii="Arial" w:hAnsi="Arial" w:cs="Arial"/>
          <w:spacing w:val="-2"/>
          <w:sz w:val="20"/>
        </w:rPr>
        <w:t>1164–1172 (2014)</w:t>
      </w:r>
    </w:p>
    <w:p w14:paraId="461EF9E7" w14:textId="77777777" w:rsidR="00F675DE" w:rsidRPr="00291A64" w:rsidRDefault="0047037D" w:rsidP="007966D0">
      <w:pPr>
        <w:pStyle w:val="ListParagraph"/>
        <w:numPr>
          <w:ilvl w:val="0"/>
          <w:numId w:val="1"/>
        </w:numPr>
        <w:tabs>
          <w:tab w:val="left" w:pos="1221"/>
        </w:tabs>
        <w:spacing w:before="199" w:line="254" w:lineRule="auto"/>
        <w:ind w:right="317" w:hanging="410"/>
        <w:jc w:val="both"/>
        <w:rPr>
          <w:rFonts w:ascii="Arial" w:hAnsi="Arial" w:cs="Arial"/>
          <w:sz w:val="20"/>
        </w:rPr>
      </w:pPr>
      <w:bookmarkStart w:id="4633" w:name="_bookmark46"/>
      <w:bookmarkEnd w:id="4633"/>
      <w:proofErr w:type="spellStart"/>
      <w:r w:rsidRPr="00291A64">
        <w:rPr>
          <w:rFonts w:ascii="Arial" w:hAnsi="Arial" w:cs="Arial"/>
          <w:spacing w:val="11"/>
          <w:w w:val="109"/>
          <w:sz w:val="20"/>
        </w:rPr>
        <w:t>G</w:t>
      </w:r>
      <w:r w:rsidRPr="00291A64">
        <w:rPr>
          <w:rFonts w:ascii="Arial" w:hAnsi="Arial" w:cs="Arial"/>
          <w:spacing w:val="-94"/>
          <w:w w:val="98"/>
          <w:sz w:val="20"/>
        </w:rPr>
        <w:t>u</w:t>
      </w:r>
      <w:r w:rsidRPr="00291A64">
        <w:rPr>
          <w:rFonts w:ascii="Arial" w:hAnsi="Arial" w:cs="Arial"/>
          <w:spacing w:val="16"/>
          <w:w w:val="101"/>
          <w:sz w:val="20"/>
        </w:rPr>
        <w:t>¨</w:t>
      </w:r>
      <w:r w:rsidRPr="00291A64">
        <w:rPr>
          <w:rFonts w:ascii="Arial" w:hAnsi="Arial" w:cs="Arial"/>
          <w:spacing w:val="5"/>
          <w:w w:val="95"/>
          <w:sz w:val="20"/>
        </w:rPr>
        <w:t>n</w:t>
      </w:r>
      <w:r w:rsidRPr="00291A64">
        <w:rPr>
          <w:rFonts w:ascii="Arial" w:hAnsi="Arial" w:cs="Arial"/>
          <w:spacing w:val="11"/>
          <w:w w:val="99"/>
          <w:sz w:val="20"/>
        </w:rPr>
        <w:t>ther</w:t>
      </w:r>
      <w:proofErr w:type="spellEnd"/>
      <w:r w:rsidRPr="00291A64">
        <w:rPr>
          <w:rFonts w:ascii="Arial" w:hAnsi="Arial" w:cs="Arial"/>
          <w:spacing w:val="11"/>
          <w:w w:val="99"/>
          <w:sz w:val="20"/>
        </w:rPr>
        <w:t>,</w:t>
      </w:r>
      <w:r w:rsidRPr="00291A64">
        <w:rPr>
          <w:rFonts w:ascii="Arial" w:hAnsi="Arial" w:cs="Arial"/>
          <w:spacing w:val="-1"/>
          <w:w w:val="99"/>
          <w:sz w:val="20"/>
        </w:rPr>
        <w:t xml:space="preserve"> </w:t>
      </w:r>
      <w:r w:rsidRPr="00291A64">
        <w:rPr>
          <w:rFonts w:ascii="Arial" w:hAnsi="Arial" w:cs="Arial"/>
          <w:sz w:val="20"/>
        </w:rPr>
        <w:t xml:space="preserve">O.P., Shin, H., Ng, R.T., McMaster, W.R., McManus, B.M., Keown, P.A., Tebbutt, S.J., </w:t>
      </w:r>
      <w:proofErr w:type="spellStart"/>
      <w:r w:rsidRPr="00291A64">
        <w:rPr>
          <w:rFonts w:ascii="Arial" w:hAnsi="Arial" w:cs="Arial"/>
          <w:sz w:val="20"/>
        </w:rPr>
        <w:t>Lˆe</w:t>
      </w:r>
      <w:proofErr w:type="spellEnd"/>
      <w:r w:rsidRPr="00291A64">
        <w:rPr>
          <w:rFonts w:ascii="Arial" w:hAnsi="Arial" w:cs="Arial"/>
          <w:sz w:val="20"/>
        </w:rPr>
        <w:t xml:space="preserve"> Cao, K.-A.: Novel multivariate methods for integration of</w:t>
      </w:r>
      <w:r w:rsidRPr="00291A64">
        <w:rPr>
          <w:rFonts w:ascii="Arial" w:hAnsi="Arial" w:cs="Arial"/>
          <w:spacing w:val="6"/>
          <w:sz w:val="20"/>
        </w:rPr>
        <w:t xml:space="preserve"> </w:t>
      </w:r>
      <w:r w:rsidRPr="00291A64">
        <w:rPr>
          <w:rFonts w:ascii="Arial" w:hAnsi="Arial" w:cs="Arial"/>
          <w:sz w:val="20"/>
        </w:rPr>
        <w:t>genomics</w:t>
      </w:r>
      <w:r w:rsidRPr="00291A64">
        <w:rPr>
          <w:rFonts w:ascii="Arial" w:hAnsi="Arial" w:cs="Arial"/>
          <w:spacing w:val="6"/>
          <w:sz w:val="20"/>
        </w:rPr>
        <w:t xml:space="preserve"> </w:t>
      </w:r>
      <w:r w:rsidRPr="00291A64">
        <w:rPr>
          <w:rFonts w:ascii="Arial" w:hAnsi="Arial" w:cs="Arial"/>
          <w:sz w:val="20"/>
        </w:rPr>
        <w:t>and</w:t>
      </w:r>
      <w:r w:rsidRPr="00291A64">
        <w:rPr>
          <w:rFonts w:ascii="Arial" w:hAnsi="Arial" w:cs="Arial"/>
          <w:spacing w:val="6"/>
          <w:sz w:val="20"/>
        </w:rPr>
        <w:t xml:space="preserve"> </w:t>
      </w:r>
      <w:r w:rsidRPr="00291A64">
        <w:rPr>
          <w:rFonts w:ascii="Arial" w:hAnsi="Arial" w:cs="Arial"/>
          <w:sz w:val="20"/>
        </w:rPr>
        <w:t>proteomics</w:t>
      </w:r>
      <w:r w:rsidRPr="00291A64">
        <w:rPr>
          <w:rFonts w:ascii="Arial" w:hAnsi="Arial" w:cs="Arial"/>
          <w:spacing w:val="6"/>
          <w:sz w:val="20"/>
        </w:rPr>
        <w:t xml:space="preserve"> </w:t>
      </w:r>
      <w:r w:rsidRPr="00291A64">
        <w:rPr>
          <w:rFonts w:ascii="Arial" w:hAnsi="Arial" w:cs="Arial"/>
          <w:sz w:val="20"/>
        </w:rPr>
        <w:t>data:</w:t>
      </w:r>
      <w:r w:rsidRPr="00291A64">
        <w:rPr>
          <w:rFonts w:ascii="Arial" w:hAnsi="Arial" w:cs="Arial"/>
          <w:spacing w:val="6"/>
          <w:sz w:val="20"/>
        </w:rPr>
        <w:t xml:space="preserve"> </w:t>
      </w:r>
      <w:r w:rsidRPr="00291A64">
        <w:rPr>
          <w:rFonts w:ascii="Arial" w:hAnsi="Arial" w:cs="Arial"/>
          <w:sz w:val="20"/>
        </w:rPr>
        <w:t>applications</w:t>
      </w:r>
      <w:r w:rsidRPr="00291A64">
        <w:rPr>
          <w:rFonts w:ascii="Arial" w:hAnsi="Arial" w:cs="Arial"/>
          <w:spacing w:val="6"/>
          <w:sz w:val="20"/>
        </w:rPr>
        <w:t xml:space="preserve"> </w:t>
      </w:r>
      <w:r w:rsidRPr="00291A64">
        <w:rPr>
          <w:rFonts w:ascii="Arial" w:hAnsi="Arial" w:cs="Arial"/>
          <w:sz w:val="20"/>
        </w:rPr>
        <w:t>in</w:t>
      </w:r>
      <w:r w:rsidRPr="00291A64">
        <w:rPr>
          <w:rFonts w:ascii="Arial" w:hAnsi="Arial" w:cs="Arial"/>
          <w:spacing w:val="6"/>
          <w:sz w:val="20"/>
        </w:rPr>
        <w:t xml:space="preserve"> </w:t>
      </w:r>
      <w:r w:rsidRPr="00291A64">
        <w:rPr>
          <w:rFonts w:ascii="Arial" w:hAnsi="Arial" w:cs="Arial"/>
          <w:sz w:val="20"/>
        </w:rPr>
        <w:t>a</w:t>
      </w:r>
      <w:r w:rsidRPr="00291A64">
        <w:rPr>
          <w:rFonts w:ascii="Arial" w:hAnsi="Arial" w:cs="Arial"/>
          <w:spacing w:val="6"/>
          <w:sz w:val="20"/>
        </w:rPr>
        <w:t xml:space="preserve"> </w:t>
      </w:r>
      <w:r w:rsidRPr="00291A64">
        <w:rPr>
          <w:rFonts w:ascii="Arial" w:hAnsi="Arial" w:cs="Arial"/>
          <w:sz w:val="20"/>
        </w:rPr>
        <w:t>kidney</w:t>
      </w:r>
      <w:r w:rsidRPr="00291A64">
        <w:rPr>
          <w:rFonts w:ascii="Arial" w:hAnsi="Arial" w:cs="Arial"/>
          <w:spacing w:val="6"/>
          <w:sz w:val="20"/>
        </w:rPr>
        <w:t xml:space="preserve"> </w:t>
      </w:r>
      <w:r w:rsidRPr="00291A64">
        <w:rPr>
          <w:rFonts w:ascii="Arial" w:hAnsi="Arial" w:cs="Arial"/>
          <w:sz w:val="20"/>
        </w:rPr>
        <w:t>transplant</w:t>
      </w:r>
      <w:r w:rsidRPr="00291A64">
        <w:rPr>
          <w:rFonts w:ascii="Arial" w:hAnsi="Arial" w:cs="Arial"/>
          <w:spacing w:val="6"/>
          <w:sz w:val="20"/>
        </w:rPr>
        <w:t xml:space="preserve"> </w:t>
      </w:r>
      <w:r w:rsidRPr="00291A64">
        <w:rPr>
          <w:rFonts w:ascii="Arial" w:hAnsi="Arial" w:cs="Arial"/>
          <w:sz w:val="20"/>
        </w:rPr>
        <w:t>rejection</w:t>
      </w:r>
    </w:p>
    <w:p w14:paraId="2D65FA78" w14:textId="77777777" w:rsidR="00F675DE" w:rsidRPr="00291A64" w:rsidRDefault="00F675DE" w:rsidP="007966D0">
      <w:pPr>
        <w:spacing w:line="254" w:lineRule="auto"/>
        <w:jc w:val="both"/>
        <w:rPr>
          <w:rFonts w:ascii="Arial" w:hAnsi="Arial" w:cs="Arial"/>
          <w:sz w:val="20"/>
        </w:rPr>
        <w:sectPr w:rsidR="00F675DE" w:rsidRPr="00291A64">
          <w:pgSz w:w="11910" w:h="16840"/>
          <w:pgMar w:top="1420" w:right="1680" w:bottom="3920" w:left="1680" w:header="0" w:footer="3734" w:gutter="0"/>
          <w:cols w:space="720"/>
        </w:sectPr>
      </w:pPr>
    </w:p>
    <w:p w14:paraId="3C46A87B" w14:textId="2E0B5E87" w:rsidR="00F675DE" w:rsidRPr="00291A64" w:rsidRDefault="0047037D" w:rsidP="007966D0">
      <w:pPr>
        <w:pStyle w:val="BodyText"/>
        <w:spacing w:before="45"/>
        <w:ind w:left="731"/>
        <w:rPr>
          <w:rFonts w:ascii="Arial" w:hAnsi="Arial" w:cs="Arial"/>
        </w:rPr>
      </w:pPr>
      <w:r w:rsidRPr="00291A64">
        <w:rPr>
          <w:rFonts w:ascii="Arial" w:hAnsi="Arial" w:cs="Arial"/>
          <w:spacing w:val="-2"/>
        </w:rPr>
        <w:lastRenderedPageBreak/>
        <w:t>study.</w:t>
      </w:r>
      <w:r w:rsidRPr="00291A64">
        <w:rPr>
          <w:rFonts w:ascii="Arial" w:hAnsi="Arial" w:cs="Arial"/>
          <w:spacing w:val="3"/>
        </w:rPr>
        <w:t xml:space="preserve"> </w:t>
      </w:r>
      <w:r w:rsidRPr="00291A64">
        <w:rPr>
          <w:rFonts w:ascii="Arial" w:hAnsi="Arial" w:cs="Arial"/>
          <w:spacing w:val="-2"/>
        </w:rPr>
        <w:t>Omics:</w:t>
      </w:r>
      <w:r w:rsidRPr="00291A64">
        <w:rPr>
          <w:rFonts w:ascii="Arial" w:hAnsi="Arial" w:cs="Arial"/>
          <w:spacing w:val="3"/>
        </w:rPr>
        <w:t xml:space="preserve"> </w:t>
      </w:r>
      <w:r w:rsidRPr="00291A64">
        <w:rPr>
          <w:rFonts w:ascii="Arial" w:hAnsi="Arial" w:cs="Arial"/>
          <w:spacing w:val="-2"/>
        </w:rPr>
        <w:t>a</w:t>
      </w:r>
      <w:r w:rsidRPr="00291A64">
        <w:rPr>
          <w:rFonts w:ascii="Arial" w:hAnsi="Arial" w:cs="Arial"/>
          <w:spacing w:val="3"/>
        </w:rPr>
        <w:t xml:space="preserve"> </w:t>
      </w:r>
      <w:r w:rsidRPr="00291A64">
        <w:rPr>
          <w:rFonts w:ascii="Arial" w:hAnsi="Arial" w:cs="Arial"/>
          <w:spacing w:val="-2"/>
        </w:rPr>
        <w:t>journal</w:t>
      </w:r>
      <w:r w:rsidRPr="00291A64">
        <w:rPr>
          <w:rFonts w:ascii="Arial" w:hAnsi="Arial" w:cs="Arial"/>
          <w:spacing w:val="3"/>
        </w:rPr>
        <w:t xml:space="preserve"> </w:t>
      </w:r>
      <w:r w:rsidRPr="00291A64">
        <w:rPr>
          <w:rFonts w:ascii="Arial" w:hAnsi="Arial" w:cs="Arial"/>
          <w:spacing w:val="-2"/>
        </w:rPr>
        <w:t>of</w:t>
      </w:r>
      <w:r w:rsidRPr="00291A64">
        <w:rPr>
          <w:rFonts w:ascii="Arial" w:hAnsi="Arial" w:cs="Arial"/>
          <w:spacing w:val="3"/>
        </w:rPr>
        <w:t xml:space="preserve"> </w:t>
      </w:r>
      <w:r w:rsidRPr="00291A64">
        <w:rPr>
          <w:rFonts w:ascii="Arial" w:hAnsi="Arial" w:cs="Arial"/>
          <w:spacing w:val="-2"/>
        </w:rPr>
        <w:t>integrative</w:t>
      </w:r>
      <w:r w:rsidRPr="00291A64">
        <w:rPr>
          <w:rFonts w:ascii="Arial" w:hAnsi="Arial" w:cs="Arial"/>
          <w:spacing w:val="3"/>
        </w:rPr>
        <w:t xml:space="preserve"> </w:t>
      </w:r>
      <w:r w:rsidRPr="00291A64">
        <w:rPr>
          <w:rFonts w:ascii="Arial" w:hAnsi="Arial" w:cs="Arial"/>
          <w:spacing w:val="-2"/>
        </w:rPr>
        <w:t>biology</w:t>
      </w:r>
      <w:r w:rsidRPr="00291A64">
        <w:rPr>
          <w:rFonts w:ascii="Arial" w:hAnsi="Arial" w:cs="Arial"/>
          <w:spacing w:val="4"/>
        </w:rPr>
        <w:t xml:space="preserve"> </w:t>
      </w:r>
      <w:r w:rsidRPr="00291A64">
        <w:rPr>
          <w:rFonts w:ascii="Arial" w:hAnsi="Arial" w:cs="Arial"/>
          <w:b/>
          <w:spacing w:val="-2"/>
        </w:rPr>
        <w:t>18</w:t>
      </w:r>
      <w:r w:rsidRPr="00291A64">
        <w:rPr>
          <w:rFonts w:ascii="Arial" w:hAnsi="Arial" w:cs="Arial"/>
          <w:spacing w:val="-2"/>
        </w:rPr>
        <w:t>(11),</w:t>
      </w:r>
      <w:r w:rsidRPr="00291A64">
        <w:rPr>
          <w:rFonts w:ascii="Arial" w:hAnsi="Arial" w:cs="Arial"/>
          <w:spacing w:val="3"/>
        </w:rPr>
        <w:t xml:space="preserve"> </w:t>
      </w:r>
      <w:r w:rsidRPr="00291A64">
        <w:rPr>
          <w:rFonts w:ascii="Arial" w:hAnsi="Arial" w:cs="Arial"/>
          <w:spacing w:val="-2"/>
        </w:rPr>
        <w:t>682–695</w:t>
      </w:r>
      <w:r w:rsidRPr="00291A64">
        <w:rPr>
          <w:rFonts w:ascii="Arial" w:hAnsi="Arial" w:cs="Arial"/>
          <w:spacing w:val="3"/>
        </w:rPr>
        <w:t xml:space="preserve"> </w:t>
      </w:r>
      <w:r w:rsidRPr="00291A64">
        <w:rPr>
          <w:rFonts w:ascii="Arial" w:hAnsi="Arial" w:cs="Arial"/>
          <w:spacing w:val="-2"/>
        </w:rPr>
        <w:t>(2014)</w:t>
      </w:r>
    </w:p>
    <w:p w14:paraId="7DBA5D2F" w14:textId="4BC70B5A" w:rsidR="00F675DE" w:rsidRPr="00291A64" w:rsidRDefault="0047037D" w:rsidP="007966D0">
      <w:pPr>
        <w:pStyle w:val="ListParagraph"/>
        <w:numPr>
          <w:ilvl w:val="0"/>
          <w:numId w:val="1"/>
        </w:numPr>
        <w:tabs>
          <w:tab w:val="left" w:pos="730"/>
        </w:tabs>
        <w:spacing w:before="212" w:line="252" w:lineRule="auto"/>
        <w:ind w:left="730" w:hanging="410"/>
        <w:jc w:val="both"/>
        <w:rPr>
          <w:rFonts w:ascii="Arial" w:hAnsi="Arial" w:cs="Arial"/>
          <w:sz w:val="20"/>
        </w:rPr>
      </w:pPr>
      <w:r w:rsidRPr="00291A64">
        <w:rPr>
          <w:rFonts w:ascii="Arial" w:hAnsi="Arial" w:cs="Arial"/>
          <w:sz w:val="20"/>
        </w:rPr>
        <w:t>Van</w:t>
      </w:r>
      <w:r w:rsidRPr="00291A64">
        <w:rPr>
          <w:rFonts w:ascii="Arial" w:hAnsi="Arial" w:cs="Arial"/>
          <w:spacing w:val="-6"/>
          <w:sz w:val="20"/>
        </w:rPr>
        <w:t xml:space="preserve"> </w:t>
      </w:r>
      <w:r w:rsidRPr="00291A64">
        <w:rPr>
          <w:rFonts w:ascii="Arial" w:hAnsi="Arial" w:cs="Arial"/>
          <w:sz w:val="20"/>
        </w:rPr>
        <w:t>Loon,</w:t>
      </w:r>
      <w:r w:rsidRPr="00291A64">
        <w:rPr>
          <w:rFonts w:ascii="Arial" w:hAnsi="Arial" w:cs="Arial"/>
          <w:spacing w:val="-6"/>
          <w:sz w:val="20"/>
        </w:rPr>
        <w:t xml:space="preserve"> </w:t>
      </w:r>
      <w:r w:rsidRPr="00291A64">
        <w:rPr>
          <w:rFonts w:ascii="Arial" w:hAnsi="Arial" w:cs="Arial"/>
          <w:sz w:val="20"/>
        </w:rPr>
        <w:t>E.,</w:t>
      </w:r>
      <w:r w:rsidRPr="00291A64">
        <w:rPr>
          <w:rFonts w:ascii="Arial" w:hAnsi="Arial" w:cs="Arial"/>
          <w:spacing w:val="-6"/>
          <w:sz w:val="20"/>
        </w:rPr>
        <w:t xml:space="preserve"> </w:t>
      </w:r>
      <w:proofErr w:type="spellStart"/>
      <w:r w:rsidRPr="00291A64">
        <w:rPr>
          <w:rFonts w:ascii="Arial" w:hAnsi="Arial" w:cs="Arial"/>
          <w:sz w:val="20"/>
        </w:rPr>
        <w:t>Gazut</w:t>
      </w:r>
      <w:proofErr w:type="spellEnd"/>
      <w:r w:rsidRPr="00291A64">
        <w:rPr>
          <w:rFonts w:ascii="Arial" w:hAnsi="Arial" w:cs="Arial"/>
          <w:sz w:val="20"/>
        </w:rPr>
        <w:t>,</w:t>
      </w:r>
      <w:r w:rsidRPr="00291A64">
        <w:rPr>
          <w:rFonts w:ascii="Arial" w:hAnsi="Arial" w:cs="Arial"/>
          <w:spacing w:val="-6"/>
          <w:sz w:val="20"/>
        </w:rPr>
        <w:t xml:space="preserve"> </w:t>
      </w:r>
      <w:r w:rsidRPr="00291A64">
        <w:rPr>
          <w:rFonts w:ascii="Arial" w:hAnsi="Arial" w:cs="Arial"/>
          <w:sz w:val="20"/>
        </w:rPr>
        <w:t>S.,</w:t>
      </w:r>
      <w:r w:rsidRPr="00291A64">
        <w:rPr>
          <w:rFonts w:ascii="Arial" w:hAnsi="Arial" w:cs="Arial"/>
          <w:spacing w:val="-6"/>
          <w:sz w:val="20"/>
        </w:rPr>
        <w:t xml:space="preserve"> </w:t>
      </w:r>
      <w:r w:rsidRPr="00291A64">
        <w:rPr>
          <w:rFonts w:ascii="Arial" w:hAnsi="Arial" w:cs="Arial"/>
          <w:sz w:val="20"/>
        </w:rPr>
        <w:t>Yazdani,</w:t>
      </w:r>
      <w:r w:rsidRPr="00291A64">
        <w:rPr>
          <w:rFonts w:ascii="Arial" w:hAnsi="Arial" w:cs="Arial"/>
          <w:spacing w:val="-6"/>
          <w:sz w:val="20"/>
        </w:rPr>
        <w:t xml:space="preserve"> </w:t>
      </w:r>
      <w:r w:rsidRPr="00291A64">
        <w:rPr>
          <w:rFonts w:ascii="Arial" w:hAnsi="Arial" w:cs="Arial"/>
          <w:sz w:val="20"/>
        </w:rPr>
        <w:t>S.,</w:t>
      </w:r>
      <w:r w:rsidRPr="00291A64">
        <w:rPr>
          <w:rFonts w:ascii="Arial" w:hAnsi="Arial" w:cs="Arial"/>
          <w:spacing w:val="-6"/>
          <w:sz w:val="20"/>
        </w:rPr>
        <w:t xml:space="preserve"> </w:t>
      </w:r>
      <w:proofErr w:type="spellStart"/>
      <w:r w:rsidRPr="00291A64">
        <w:rPr>
          <w:rFonts w:ascii="Arial" w:hAnsi="Arial" w:cs="Arial"/>
          <w:sz w:val="20"/>
        </w:rPr>
        <w:t>Lerut</w:t>
      </w:r>
      <w:proofErr w:type="spellEnd"/>
      <w:r w:rsidRPr="00291A64">
        <w:rPr>
          <w:rFonts w:ascii="Arial" w:hAnsi="Arial" w:cs="Arial"/>
          <w:sz w:val="20"/>
        </w:rPr>
        <w:t>,</w:t>
      </w:r>
      <w:r w:rsidRPr="00291A64">
        <w:rPr>
          <w:rFonts w:ascii="Arial" w:hAnsi="Arial" w:cs="Arial"/>
          <w:spacing w:val="-6"/>
          <w:sz w:val="20"/>
        </w:rPr>
        <w:t xml:space="preserve"> </w:t>
      </w:r>
      <w:r w:rsidRPr="00291A64">
        <w:rPr>
          <w:rFonts w:ascii="Arial" w:hAnsi="Arial" w:cs="Arial"/>
          <w:sz w:val="20"/>
        </w:rPr>
        <w:t>E.,</w:t>
      </w:r>
      <w:r w:rsidRPr="00291A64">
        <w:rPr>
          <w:rFonts w:ascii="Arial" w:hAnsi="Arial" w:cs="Arial"/>
          <w:spacing w:val="-6"/>
          <w:sz w:val="20"/>
        </w:rPr>
        <w:t xml:space="preserve"> </w:t>
      </w:r>
      <w:r w:rsidRPr="00291A64">
        <w:rPr>
          <w:rFonts w:ascii="Arial" w:hAnsi="Arial" w:cs="Arial"/>
          <w:sz w:val="20"/>
        </w:rPr>
        <w:t>Loor,</w:t>
      </w:r>
      <w:r w:rsidRPr="00291A64">
        <w:rPr>
          <w:rFonts w:ascii="Arial" w:hAnsi="Arial" w:cs="Arial"/>
          <w:spacing w:val="-6"/>
          <w:sz w:val="20"/>
        </w:rPr>
        <w:t xml:space="preserve"> </w:t>
      </w:r>
      <w:r w:rsidRPr="00291A64">
        <w:rPr>
          <w:rFonts w:ascii="Arial" w:hAnsi="Arial" w:cs="Arial"/>
          <w:sz w:val="20"/>
        </w:rPr>
        <w:t>H.,</w:t>
      </w:r>
      <w:r w:rsidRPr="00291A64">
        <w:rPr>
          <w:rFonts w:ascii="Arial" w:hAnsi="Arial" w:cs="Arial"/>
          <w:spacing w:val="-6"/>
          <w:sz w:val="20"/>
        </w:rPr>
        <w:t xml:space="preserve"> </w:t>
      </w:r>
      <w:r w:rsidRPr="00291A64">
        <w:rPr>
          <w:rFonts w:ascii="Arial" w:hAnsi="Arial" w:cs="Arial"/>
          <w:sz w:val="20"/>
        </w:rPr>
        <w:t>Coemans,</w:t>
      </w:r>
      <w:r w:rsidRPr="00291A64">
        <w:rPr>
          <w:rFonts w:ascii="Arial" w:hAnsi="Arial" w:cs="Arial"/>
          <w:spacing w:val="-6"/>
          <w:sz w:val="20"/>
        </w:rPr>
        <w:t xml:space="preserve"> </w:t>
      </w:r>
      <w:r w:rsidRPr="00291A64">
        <w:rPr>
          <w:rFonts w:ascii="Arial" w:hAnsi="Arial" w:cs="Arial"/>
          <w:sz w:val="20"/>
        </w:rPr>
        <w:t>M.,</w:t>
      </w:r>
      <w:r w:rsidRPr="00291A64">
        <w:rPr>
          <w:rFonts w:ascii="Arial" w:hAnsi="Arial" w:cs="Arial"/>
          <w:spacing w:val="-6"/>
          <w:sz w:val="20"/>
        </w:rPr>
        <w:t xml:space="preserve"> </w:t>
      </w:r>
      <w:proofErr w:type="spellStart"/>
      <w:r w:rsidRPr="00291A64">
        <w:rPr>
          <w:rFonts w:ascii="Arial" w:hAnsi="Arial" w:cs="Arial"/>
          <w:sz w:val="20"/>
        </w:rPr>
        <w:t>No¨el</w:t>
      </w:r>
      <w:proofErr w:type="spellEnd"/>
      <w:r w:rsidRPr="00291A64">
        <w:rPr>
          <w:rFonts w:ascii="Arial" w:hAnsi="Arial" w:cs="Arial"/>
          <w:sz w:val="20"/>
        </w:rPr>
        <w:t>,</w:t>
      </w:r>
      <w:r w:rsidRPr="00291A64">
        <w:rPr>
          <w:rFonts w:ascii="Arial" w:hAnsi="Arial" w:cs="Arial"/>
          <w:spacing w:val="-6"/>
          <w:sz w:val="20"/>
        </w:rPr>
        <w:t xml:space="preserve"> </w:t>
      </w:r>
      <w:r w:rsidRPr="00291A64">
        <w:rPr>
          <w:rFonts w:ascii="Arial" w:hAnsi="Arial" w:cs="Arial"/>
          <w:sz w:val="20"/>
        </w:rPr>
        <w:t xml:space="preserve">L.- H., </w:t>
      </w:r>
      <w:proofErr w:type="spellStart"/>
      <w:r w:rsidRPr="00291A64">
        <w:rPr>
          <w:rFonts w:ascii="Arial" w:hAnsi="Arial" w:cs="Arial"/>
          <w:sz w:val="20"/>
        </w:rPr>
        <w:t>Thorrez</w:t>
      </w:r>
      <w:proofErr w:type="spellEnd"/>
      <w:r w:rsidRPr="00291A64">
        <w:rPr>
          <w:rFonts w:ascii="Arial" w:hAnsi="Arial" w:cs="Arial"/>
          <w:sz w:val="20"/>
        </w:rPr>
        <w:t xml:space="preserve">, L., Van Lommel, L., Schuit, F., </w:t>
      </w:r>
      <w:r w:rsidRPr="00291A64">
        <w:rPr>
          <w:rFonts w:ascii="Arial" w:hAnsi="Arial" w:cs="Arial"/>
          <w:i/>
          <w:sz w:val="20"/>
        </w:rPr>
        <w:t>et al.</w:t>
      </w:r>
      <w:r w:rsidRPr="00291A64">
        <w:rPr>
          <w:rFonts w:ascii="Arial" w:hAnsi="Arial" w:cs="Arial"/>
          <w:sz w:val="20"/>
        </w:rPr>
        <w:t xml:space="preserve">: Development and validation </w:t>
      </w:r>
      <w:r w:rsidRPr="00291A64">
        <w:rPr>
          <w:rFonts w:ascii="Arial" w:hAnsi="Arial" w:cs="Arial"/>
          <w:spacing w:val="-2"/>
          <w:sz w:val="20"/>
        </w:rPr>
        <w:t>of</w:t>
      </w:r>
      <w:r w:rsidRPr="00291A64">
        <w:rPr>
          <w:rFonts w:ascii="Arial" w:hAnsi="Arial" w:cs="Arial"/>
          <w:spacing w:val="-5"/>
          <w:sz w:val="20"/>
        </w:rPr>
        <w:t xml:space="preserve"> </w:t>
      </w:r>
      <w:r w:rsidRPr="00291A64">
        <w:rPr>
          <w:rFonts w:ascii="Arial" w:hAnsi="Arial" w:cs="Arial"/>
          <w:spacing w:val="-2"/>
          <w:sz w:val="20"/>
        </w:rPr>
        <w:t>a</w:t>
      </w:r>
      <w:r w:rsidRPr="00291A64">
        <w:rPr>
          <w:rFonts w:ascii="Arial" w:hAnsi="Arial" w:cs="Arial"/>
          <w:spacing w:val="-5"/>
          <w:sz w:val="20"/>
        </w:rPr>
        <w:t xml:space="preserve"> </w:t>
      </w:r>
      <w:r w:rsidRPr="00291A64">
        <w:rPr>
          <w:rFonts w:ascii="Arial" w:hAnsi="Arial" w:cs="Arial"/>
          <w:spacing w:val="-2"/>
          <w:sz w:val="20"/>
        </w:rPr>
        <w:t>peripheral</w:t>
      </w:r>
      <w:r w:rsidRPr="00291A64">
        <w:rPr>
          <w:rFonts w:ascii="Arial" w:hAnsi="Arial" w:cs="Arial"/>
          <w:spacing w:val="-5"/>
          <w:sz w:val="20"/>
        </w:rPr>
        <w:t xml:space="preserve"> </w:t>
      </w:r>
      <w:r w:rsidRPr="00291A64">
        <w:rPr>
          <w:rFonts w:ascii="Arial" w:hAnsi="Arial" w:cs="Arial"/>
          <w:spacing w:val="-2"/>
          <w:sz w:val="20"/>
        </w:rPr>
        <w:t>blood</w:t>
      </w:r>
      <w:r w:rsidRPr="00291A64">
        <w:rPr>
          <w:rFonts w:ascii="Arial" w:hAnsi="Arial" w:cs="Arial"/>
          <w:spacing w:val="-5"/>
          <w:sz w:val="20"/>
        </w:rPr>
        <w:t xml:space="preserve"> </w:t>
      </w:r>
      <w:proofErr w:type="spellStart"/>
      <w:r w:rsidRPr="00291A64">
        <w:rPr>
          <w:rFonts w:ascii="Arial" w:hAnsi="Arial" w:cs="Arial"/>
          <w:spacing w:val="-2"/>
          <w:sz w:val="20"/>
        </w:rPr>
        <w:t>mrna</w:t>
      </w:r>
      <w:proofErr w:type="spellEnd"/>
      <w:r w:rsidRPr="00291A64">
        <w:rPr>
          <w:rFonts w:ascii="Arial" w:hAnsi="Arial" w:cs="Arial"/>
          <w:spacing w:val="-5"/>
          <w:sz w:val="20"/>
        </w:rPr>
        <w:t xml:space="preserve"> </w:t>
      </w:r>
      <w:r w:rsidRPr="00291A64">
        <w:rPr>
          <w:rFonts w:ascii="Arial" w:hAnsi="Arial" w:cs="Arial"/>
          <w:spacing w:val="-2"/>
          <w:sz w:val="20"/>
        </w:rPr>
        <w:t>assay</w:t>
      </w:r>
      <w:r w:rsidRPr="00291A64">
        <w:rPr>
          <w:rFonts w:ascii="Arial" w:hAnsi="Arial" w:cs="Arial"/>
          <w:spacing w:val="-5"/>
          <w:sz w:val="20"/>
        </w:rPr>
        <w:t xml:space="preserve"> </w:t>
      </w:r>
      <w:r w:rsidRPr="00291A64">
        <w:rPr>
          <w:rFonts w:ascii="Arial" w:hAnsi="Arial" w:cs="Arial"/>
          <w:spacing w:val="-2"/>
          <w:sz w:val="20"/>
        </w:rPr>
        <w:t>for</w:t>
      </w:r>
      <w:r w:rsidRPr="00291A64">
        <w:rPr>
          <w:rFonts w:ascii="Arial" w:hAnsi="Arial" w:cs="Arial"/>
          <w:spacing w:val="-5"/>
          <w:sz w:val="20"/>
        </w:rPr>
        <w:t xml:space="preserve"> </w:t>
      </w:r>
      <w:r w:rsidRPr="00291A64">
        <w:rPr>
          <w:rFonts w:ascii="Arial" w:hAnsi="Arial" w:cs="Arial"/>
          <w:spacing w:val="-2"/>
          <w:sz w:val="20"/>
        </w:rPr>
        <w:t>the</w:t>
      </w:r>
      <w:r w:rsidRPr="00291A64">
        <w:rPr>
          <w:rFonts w:ascii="Arial" w:hAnsi="Arial" w:cs="Arial"/>
          <w:spacing w:val="-5"/>
          <w:sz w:val="20"/>
        </w:rPr>
        <w:t xml:space="preserve"> </w:t>
      </w:r>
      <w:r w:rsidRPr="00291A64">
        <w:rPr>
          <w:rFonts w:ascii="Arial" w:hAnsi="Arial" w:cs="Arial"/>
          <w:spacing w:val="-2"/>
          <w:sz w:val="20"/>
        </w:rPr>
        <w:t>assessment</w:t>
      </w:r>
      <w:r w:rsidRPr="00291A64">
        <w:rPr>
          <w:rFonts w:ascii="Arial" w:hAnsi="Arial" w:cs="Arial"/>
          <w:spacing w:val="-5"/>
          <w:sz w:val="20"/>
        </w:rPr>
        <w:t xml:space="preserve"> </w:t>
      </w:r>
      <w:r w:rsidRPr="00291A64">
        <w:rPr>
          <w:rFonts w:ascii="Arial" w:hAnsi="Arial" w:cs="Arial"/>
          <w:spacing w:val="-2"/>
          <w:sz w:val="20"/>
        </w:rPr>
        <w:t>of</w:t>
      </w:r>
      <w:r w:rsidRPr="00291A64">
        <w:rPr>
          <w:rFonts w:ascii="Arial" w:hAnsi="Arial" w:cs="Arial"/>
          <w:spacing w:val="-5"/>
          <w:sz w:val="20"/>
        </w:rPr>
        <w:t xml:space="preserve"> </w:t>
      </w:r>
      <w:r w:rsidRPr="00291A64">
        <w:rPr>
          <w:rFonts w:ascii="Arial" w:hAnsi="Arial" w:cs="Arial"/>
          <w:spacing w:val="-2"/>
          <w:sz w:val="20"/>
        </w:rPr>
        <w:t>antibody-mediated</w:t>
      </w:r>
      <w:r w:rsidRPr="00291A64">
        <w:rPr>
          <w:rFonts w:ascii="Arial" w:hAnsi="Arial" w:cs="Arial"/>
          <w:spacing w:val="-5"/>
          <w:sz w:val="20"/>
        </w:rPr>
        <w:t xml:space="preserve"> </w:t>
      </w:r>
      <w:r w:rsidRPr="00291A64">
        <w:rPr>
          <w:rFonts w:ascii="Arial" w:hAnsi="Arial" w:cs="Arial"/>
          <w:spacing w:val="-2"/>
          <w:sz w:val="20"/>
        </w:rPr>
        <w:t xml:space="preserve">kidney </w:t>
      </w:r>
      <w:r w:rsidRPr="00291A64">
        <w:rPr>
          <w:rFonts w:ascii="Arial" w:hAnsi="Arial" w:cs="Arial"/>
          <w:sz w:val="20"/>
        </w:rPr>
        <w:t>allograft</w:t>
      </w:r>
      <w:r w:rsidRPr="00291A64">
        <w:rPr>
          <w:rFonts w:ascii="Arial" w:hAnsi="Arial" w:cs="Arial"/>
          <w:spacing w:val="-8"/>
          <w:sz w:val="20"/>
        </w:rPr>
        <w:t xml:space="preserve"> </w:t>
      </w:r>
      <w:r w:rsidRPr="00291A64">
        <w:rPr>
          <w:rFonts w:ascii="Arial" w:hAnsi="Arial" w:cs="Arial"/>
          <w:sz w:val="20"/>
        </w:rPr>
        <w:t>rejection:</w:t>
      </w:r>
      <w:r w:rsidRPr="00291A64">
        <w:rPr>
          <w:rFonts w:ascii="Arial" w:hAnsi="Arial" w:cs="Arial"/>
          <w:spacing w:val="-8"/>
          <w:sz w:val="20"/>
        </w:rPr>
        <w:t xml:space="preserve"> </w:t>
      </w:r>
      <w:r w:rsidRPr="00291A64">
        <w:rPr>
          <w:rFonts w:ascii="Arial" w:hAnsi="Arial" w:cs="Arial"/>
          <w:sz w:val="20"/>
        </w:rPr>
        <w:t>a</w:t>
      </w:r>
      <w:r w:rsidRPr="00291A64">
        <w:rPr>
          <w:rFonts w:ascii="Arial" w:hAnsi="Arial" w:cs="Arial"/>
          <w:spacing w:val="-8"/>
          <w:sz w:val="20"/>
        </w:rPr>
        <w:t xml:space="preserve"> </w:t>
      </w:r>
      <w:proofErr w:type="spellStart"/>
      <w:r w:rsidRPr="00291A64">
        <w:rPr>
          <w:rFonts w:ascii="Arial" w:hAnsi="Arial" w:cs="Arial"/>
          <w:sz w:val="20"/>
        </w:rPr>
        <w:t>multicentre</w:t>
      </w:r>
      <w:proofErr w:type="spellEnd"/>
      <w:r w:rsidRPr="00291A64">
        <w:rPr>
          <w:rFonts w:ascii="Arial" w:hAnsi="Arial" w:cs="Arial"/>
          <w:sz w:val="20"/>
        </w:rPr>
        <w:t>,</w:t>
      </w:r>
      <w:r w:rsidRPr="00291A64">
        <w:rPr>
          <w:rFonts w:ascii="Arial" w:hAnsi="Arial" w:cs="Arial"/>
          <w:spacing w:val="-8"/>
          <w:sz w:val="20"/>
        </w:rPr>
        <w:t xml:space="preserve"> </w:t>
      </w:r>
      <w:r w:rsidRPr="00291A64">
        <w:rPr>
          <w:rFonts w:ascii="Arial" w:hAnsi="Arial" w:cs="Arial"/>
          <w:sz w:val="20"/>
        </w:rPr>
        <w:t>prospective</w:t>
      </w:r>
      <w:r w:rsidRPr="00291A64">
        <w:rPr>
          <w:rFonts w:ascii="Arial" w:hAnsi="Arial" w:cs="Arial"/>
          <w:spacing w:val="-8"/>
          <w:sz w:val="20"/>
        </w:rPr>
        <w:t xml:space="preserve"> </w:t>
      </w:r>
      <w:r w:rsidRPr="00291A64">
        <w:rPr>
          <w:rFonts w:ascii="Arial" w:hAnsi="Arial" w:cs="Arial"/>
          <w:sz w:val="20"/>
        </w:rPr>
        <w:t>study.</w:t>
      </w:r>
      <w:r w:rsidRPr="00291A64">
        <w:rPr>
          <w:rFonts w:ascii="Arial" w:hAnsi="Arial" w:cs="Arial"/>
          <w:spacing w:val="-8"/>
          <w:sz w:val="20"/>
        </w:rPr>
        <w:t xml:space="preserve"> </w:t>
      </w:r>
      <w:proofErr w:type="spellStart"/>
      <w:r w:rsidRPr="00291A64">
        <w:rPr>
          <w:rFonts w:ascii="Arial" w:hAnsi="Arial" w:cs="Arial"/>
          <w:sz w:val="20"/>
        </w:rPr>
        <w:t>EBioMedicine</w:t>
      </w:r>
      <w:proofErr w:type="spellEnd"/>
      <w:r w:rsidRPr="00291A64">
        <w:rPr>
          <w:rFonts w:ascii="Arial" w:hAnsi="Arial" w:cs="Arial"/>
          <w:spacing w:val="-9"/>
          <w:sz w:val="20"/>
        </w:rPr>
        <w:t xml:space="preserve"> </w:t>
      </w:r>
      <w:r w:rsidRPr="00291A64">
        <w:rPr>
          <w:rFonts w:ascii="Arial" w:hAnsi="Arial" w:cs="Arial"/>
          <w:b/>
          <w:sz w:val="20"/>
        </w:rPr>
        <w:t>46</w:t>
      </w:r>
      <w:r w:rsidRPr="00291A64">
        <w:rPr>
          <w:rFonts w:ascii="Arial" w:hAnsi="Arial" w:cs="Arial"/>
          <w:sz w:val="20"/>
        </w:rPr>
        <w:t>,</w:t>
      </w:r>
      <w:r w:rsidRPr="00291A64">
        <w:rPr>
          <w:rFonts w:ascii="Arial" w:hAnsi="Arial" w:cs="Arial"/>
          <w:spacing w:val="-8"/>
          <w:sz w:val="20"/>
        </w:rPr>
        <w:t xml:space="preserve"> </w:t>
      </w:r>
      <w:r w:rsidRPr="00291A64">
        <w:rPr>
          <w:rFonts w:ascii="Arial" w:hAnsi="Arial" w:cs="Arial"/>
          <w:sz w:val="20"/>
        </w:rPr>
        <w:t xml:space="preserve">463–472 </w:t>
      </w:r>
      <w:r w:rsidRPr="00291A64">
        <w:rPr>
          <w:rFonts w:ascii="Arial" w:hAnsi="Arial" w:cs="Arial"/>
          <w:spacing w:val="-2"/>
          <w:sz w:val="20"/>
        </w:rPr>
        <w:t>(2019)</w:t>
      </w:r>
    </w:p>
    <w:p w14:paraId="7195C07E" w14:textId="77777777" w:rsidR="00F675DE" w:rsidRPr="00291A64" w:rsidRDefault="0047037D" w:rsidP="007966D0">
      <w:pPr>
        <w:pStyle w:val="ListParagraph"/>
        <w:numPr>
          <w:ilvl w:val="0"/>
          <w:numId w:val="1"/>
        </w:numPr>
        <w:tabs>
          <w:tab w:val="left" w:pos="731"/>
        </w:tabs>
        <w:spacing w:before="198" w:line="247" w:lineRule="auto"/>
        <w:ind w:left="731" w:hanging="410"/>
        <w:jc w:val="both"/>
        <w:rPr>
          <w:rFonts w:ascii="Arial" w:hAnsi="Arial" w:cs="Arial"/>
          <w:sz w:val="20"/>
        </w:rPr>
      </w:pPr>
      <w:r w:rsidRPr="00291A64">
        <w:rPr>
          <w:rFonts w:ascii="Arial" w:hAnsi="Arial" w:cs="Arial"/>
          <w:noProof/>
        </w:rPr>
        <mc:AlternateContent>
          <mc:Choice Requires="wps">
            <w:drawing>
              <wp:anchor distT="0" distB="0" distL="0" distR="0" simplePos="0" relativeHeight="251599872" behindDoc="0" locked="0" layoutInCell="1" allowOverlap="1" wp14:anchorId="0DC22CB5" wp14:editId="6D39D18D">
                <wp:simplePos x="0" y="0"/>
                <wp:positionH relativeFrom="page">
                  <wp:posOffset>4031831</wp:posOffset>
                </wp:positionH>
                <wp:positionV relativeFrom="paragraph">
                  <wp:posOffset>392364</wp:posOffset>
                </wp:positionV>
                <wp:extent cx="3810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A1641" id="Graphic 43" o:spid="_x0000_s1026" style="position:absolute;margin-left:317.45pt;margin-top:30.9pt;width:3pt;height:.1pt;z-index:25159987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" path="m,l37960,e" filled="f" strokeweight=".14039mm">
                <v:path arrowok="t"/>
                <w10:wrap anchorx="page"/>
              </v:shape>
            </w:pict>
          </mc:Fallback>
        </mc:AlternateContent>
      </w:r>
      <w:bookmarkStart w:id="4634" w:name="_bookmark48"/>
      <w:bookmarkEnd w:id="4634"/>
      <w:r w:rsidRPr="00291A64">
        <w:rPr>
          <w:rFonts w:ascii="Arial" w:hAnsi="Arial" w:cs="Arial"/>
          <w:spacing w:val="-2"/>
          <w:sz w:val="20"/>
        </w:rPr>
        <w:t>Leinonen,</w:t>
      </w:r>
      <w:r w:rsidRPr="00291A64">
        <w:rPr>
          <w:rFonts w:ascii="Arial" w:hAnsi="Arial" w:cs="Arial"/>
          <w:spacing w:val="-5"/>
          <w:sz w:val="20"/>
        </w:rPr>
        <w:t xml:space="preserve"> </w:t>
      </w:r>
      <w:r w:rsidRPr="00291A64">
        <w:rPr>
          <w:rFonts w:ascii="Arial" w:hAnsi="Arial" w:cs="Arial"/>
          <w:spacing w:val="-2"/>
          <w:sz w:val="20"/>
        </w:rPr>
        <w:t>R.,</w:t>
      </w:r>
      <w:r w:rsidRPr="00291A64">
        <w:rPr>
          <w:rFonts w:ascii="Arial" w:hAnsi="Arial" w:cs="Arial"/>
          <w:spacing w:val="-5"/>
          <w:sz w:val="20"/>
        </w:rPr>
        <w:t xml:space="preserve"> </w:t>
      </w:r>
      <w:r w:rsidRPr="00291A64">
        <w:rPr>
          <w:rFonts w:ascii="Arial" w:hAnsi="Arial" w:cs="Arial"/>
          <w:spacing w:val="-2"/>
          <w:sz w:val="20"/>
        </w:rPr>
        <w:t>Sugawara,</w:t>
      </w:r>
      <w:r w:rsidRPr="00291A64">
        <w:rPr>
          <w:rFonts w:ascii="Arial" w:hAnsi="Arial" w:cs="Arial"/>
          <w:spacing w:val="-5"/>
          <w:sz w:val="20"/>
        </w:rPr>
        <w:t xml:space="preserve"> </w:t>
      </w:r>
      <w:r w:rsidRPr="00291A64">
        <w:rPr>
          <w:rFonts w:ascii="Arial" w:hAnsi="Arial" w:cs="Arial"/>
          <w:spacing w:val="-2"/>
          <w:sz w:val="20"/>
        </w:rPr>
        <w:t>H.,</w:t>
      </w:r>
      <w:r w:rsidRPr="00291A64">
        <w:rPr>
          <w:rFonts w:ascii="Arial" w:hAnsi="Arial" w:cs="Arial"/>
          <w:spacing w:val="-5"/>
          <w:sz w:val="20"/>
        </w:rPr>
        <w:t xml:space="preserve"> </w:t>
      </w:r>
      <w:r w:rsidRPr="00291A64">
        <w:rPr>
          <w:rFonts w:ascii="Arial" w:hAnsi="Arial" w:cs="Arial"/>
          <w:spacing w:val="-2"/>
          <w:sz w:val="20"/>
        </w:rPr>
        <w:t>Shumway,</w:t>
      </w:r>
      <w:r w:rsidRPr="00291A64">
        <w:rPr>
          <w:rFonts w:ascii="Arial" w:hAnsi="Arial" w:cs="Arial"/>
          <w:spacing w:val="-5"/>
          <w:sz w:val="20"/>
        </w:rPr>
        <w:t xml:space="preserve"> </w:t>
      </w:r>
      <w:r w:rsidRPr="00291A64">
        <w:rPr>
          <w:rFonts w:ascii="Arial" w:hAnsi="Arial" w:cs="Arial"/>
          <w:spacing w:val="-2"/>
          <w:sz w:val="20"/>
        </w:rPr>
        <w:t>M.,</w:t>
      </w:r>
      <w:r w:rsidRPr="00291A64">
        <w:rPr>
          <w:rFonts w:ascii="Arial" w:hAnsi="Arial" w:cs="Arial"/>
          <w:spacing w:val="-5"/>
          <w:sz w:val="20"/>
        </w:rPr>
        <w:t xml:space="preserve"> </w:t>
      </w:r>
      <w:r w:rsidRPr="00291A64">
        <w:rPr>
          <w:rFonts w:ascii="Arial" w:hAnsi="Arial" w:cs="Arial"/>
          <w:spacing w:val="-2"/>
          <w:sz w:val="20"/>
        </w:rPr>
        <w:t>Collaboration,</w:t>
      </w:r>
      <w:r w:rsidRPr="00291A64">
        <w:rPr>
          <w:rFonts w:ascii="Arial" w:hAnsi="Arial" w:cs="Arial"/>
          <w:spacing w:val="-5"/>
          <w:sz w:val="20"/>
        </w:rPr>
        <w:t xml:space="preserve"> </w:t>
      </w:r>
      <w:r w:rsidRPr="00291A64">
        <w:rPr>
          <w:rFonts w:ascii="Arial" w:hAnsi="Arial" w:cs="Arial"/>
          <w:spacing w:val="-2"/>
          <w:sz w:val="20"/>
        </w:rPr>
        <w:t>I.N.S.D.:</w:t>
      </w:r>
      <w:r w:rsidRPr="00291A64">
        <w:rPr>
          <w:rFonts w:ascii="Arial" w:hAnsi="Arial" w:cs="Arial"/>
          <w:spacing w:val="-5"/>
          <w:sz w:val="20"/>
        </w:rPr>
        <w:t xml:space="preserve"> </w:t>
      </w:r>
      <w:r w:rsidRPr="00291A64">
        <w:rPr>
          <w:rFonts w:ascii="Arial" w:hAnsi="Arial" w:cs="Arial"/>
          <w:spacing w:val="-2"/>
          <w:sz w:val="20"/>
        </w:rPr>
        <w:t>The</w:t>
      </w:r>
      <w:r w:rsidRPr="00291A64">
        <w:rPr>
          <w:rFonts w:ascii="Arial" w:hAnsi="Arial" w:cs="Arial"/>
          <w:spacing w:val="-5"/>
          <w:sz w:val="20"/>
        </w:rPr>
        <w:t xml:space="preserve"> </w:t>
      </w:r>
      <w:r w:rsidRPr="00291A64">
        <w:rPr>
          <w:rFonts w:ascii="Arial" w:hAnsi="Arial" w:cs="Arial"/>
          <w:spacing w:val="-2"/>
          <w:sz w:val="20"/>
        </w:rPr>
        <w:t xml:space="preserve">sequence </w:t>
      </w:r>
      <w:r w:rsidRPr="00291A64">
        <w:rPr>
          <w:rFonts w:ascii="Arial" w:hAnsi="Arial" w:cs="Arial"/>
          <w:sz w:val="20"/>
        </w:rPr>
        <w:t xml:space="preserve">read archive. Nucleic acids research </w:t>
      </w:r>
      <w:r w:rsidRPr="00291A64">
        <w:rPr>
          <w:rFonts w:ascii="Arial" w:hAnsi="Arial" w:cs="Arial"/>
          <w:b/>
          <w:sz w:val="20"/>
        </w:rPr>
        <w:t>39</w:t>
      </w:r>
      <w:r w:rsidRPr="00291A64">
        <w:rPr>
          <w:rFonts w:ascii="Arial" w:hAnsi="Arial" w:cs="Arial"/>
          <w:sz w:val="20"/>
        </w:rPr>
        <w:t>(suppl 1), 19–21 (2010)</w:t>
      </w:r>
    </w:p>
    <w:p w14:paraId="19069BAF" w14:textId="77777777" w:rsidR="00F675DE" w:rsidRPr="00291A64" w:rsidRDefault="0047037D" w:rsidP="007966D0">
      <w:pPr>
        <w:pStyle w:val="ListParagraph"/>
        <w:numPr>
          <w:ilvl w:val="0"/>
          <w:numId w:val="1"/>
        </w:numPr>
        <w:tabs>
          <w:tab w:val="left" w:pos="731"/>
        </w:tabs>
        <w:spacing w:before="204" w:line="254" w:lineRule="auto"/>
        <w:ind w:left="731" w:hanging="410"/>
        <w:jc w:val="both"/>
        <w:rPr>
          <w:rFonts w:ascii="Arial" w:hAnsi="Arial" w:cs="Arial"/>
          <w:sz w:val="20"/>
        </w:rPr>
      </w:pPr>
      <w:bookmarkStart w:id="4635" w:name="_bookmark49"/>
      <w:bookmarkEnd w:id="4635"/>
      <w:r w:rsidRPr="00291A64">
        <w:rPr>
          <w:rFonts w:ascii="Arial" w:hAnsi="Arial" w:cs="Arial"/>
          <w:sz w:val="20"/>
        </w:rPr>
        <w:t xml:space="preserve">Andrews, S., et al.: </w:t>
      </w:r>
      <w:proofErr w:type="spellStart"/>
      <w:r w:rsidRPr="00291A64">
        <w:rPr>
          <w:rFonts w:ascii="Arial" w:hAnsi="Arial" w:cs="Arial"/>
          <w:sz w:val="20"/>
        </w:rPr>
        <w:t>FastQC</w:t>
      </w:r>
      <w:proofErr w:type="spellEnd"/>
      <w:r w:rsidRPr="00291A64">
        <w:rPr>
          <w:rFonts w:ascii="Arial" w:hAnsi="Arial" w:cs="Arial"/>
          <w:sz w:val="20"/>
        </w:rPr>
        <w:t>: a quality control tool for high throughput sequence data. 2010 (2017)</w:t>
      </w:r>
    </w:p>
    <w:p w14:paraId="2D8F506F" w14:textId="77777777" w:rsidR="00F675DE" w:rsidRPr="00291A64" w:rsidRDefault="0047037D" w:rsidP="007966D0">
      <w:pPr>
        <w:pStyle w:val="ListParagraph"/>
        <w:numPr>
          <w:ilvl w:val="0"/>
          <w:numId w:val="1"/>
        </w:numPr>
        <w:tabs>
          <w:tab w:val="left" w:pos="731"/>
        </w:tabs>
        <w:spacing w:before="197" w:line="247" w:lineRule="auto"/>
        <w:ind w:left="731" w:right="806" w:hanging="410"/>
        <w:jc w:val="both"/>
        <w:rPr>
          <w:rFonts w:ascii="Arial" w:hAnsi="Arial" w:cs="Arial"/>
          <w:sz w:val="20"/>
        </w:rPr>
      </w:pPr>
      <w:bookmarkStart w:id="4636" w:name="_bookmark50"/>
      <w:bookmarkEnd w:id="4636"/>
      <w:r w:rsidRPr="00291A64">
        <w:rPr>
          <w:rFonts w:ascii="Arial" w:hAnsi="Arial" w:cs="Arial"/>
          <w:sz w:val="20"/>
        </w:rPr>
        <w:t xml:space="preserve">Chen, S., Zhou, Y., Chen, Y., Gu, J.: </w:t>
      </w:r>
      <w:proofErr w:type="spellStart"/>
      <w:r w:rsidRPr="00291A64">
        <w:rPr>
          <w:rFonts w:ascii="Arial" w:hAnsi="Arial" w:cs="Arial"/>
          <w:sz w:val="20"/>
        </w:rPr>
        <w:t>fastp</w:t>
      </w:r>
      <w:proofErr w:type="spellEnd"/>
      <w:r w:rsidRPr="00291A64">
        <w:rPr>
          <w:rFonts w:ascii="Arial" w:hAnsi="Arial" w:cs="Arial"/>
          <w:sz w:val="20"/>
        </w:rPr>
        <w:t xml:space="preserve">: an ultra-fast all-in-one </w:t>
      </w:r>
      <w:proofErr w:type="spellStart"/>
      <w:r w:rsidRPr="00291A64">
        <w:rPr>
          <w:rFonts w:ascii="Arial" w:hAnsi="Arial" w:cs="Arial"/>
          <w:sz w:val="20"/>
        </w:rPr>
        <w:t>fastq</w:t>
      </w:r>
      <w:proofErr w:type="spellEnd"/>
      <w:r w:rsidRPr="00291A64">
        <w:rPr>
          <w:rFonts w:ascii="Arial" w:hAnsi="Arial" w:cs="Arial"/>
          <w:sz w:val="20"/>
        </w:rPr>
        <w:t xml:space="preserve"> preprocessor.</w:t>
      </w:r>
      <w:r w:rsidRPr="00291A64">
        <w:rPr>
          <w:rFonts w:ascii="Arial" w:hAnsi="Arial" w:cs="Arial"/>
          <w:spacing w:val="-6"/>
          <w:sz w:val="20"/>
        </w:rPr>
        <w:t xml:space="preserve"> </w:t>
      </w:r>
      <w:r w:rsidRPr="00291A64">
        <w:rPr>
          <w:rFonts w:ascii="Arial" w:hAnsi="Arial" w:cs="Arial"/>
          <w:sz w:val="20"/>
        </w:rPr>
        <w:t>Bioinformatics</w:t>
      </w:r>
      <w:r w:rsidRPr="00291A64">
        <w:rPr>
          <w:rFonts w:ascii="Arial" w:hAnsi="Arial" w:cs="Arial"/>
          <w:spacing w:val="-5"/>
          <w:sz w:val="20"/>
        </w:rPr>
        <w:t xml:space="preserve"> </w:t>
      </w:r>
      <w:r w:rsidRPr="00291A64">
        <w:rPr>
          <w:rFonts w:ascii="Arial" w:hAnsi="Arial" w:cs="Arial"/>
          <w:b/>
          <w:sz w:val="20"/>
        </w:rPr>
        <w:t>34</w:t>
      </w:r>
      <w:r w:rsidRPr="00291A64">
        <w:rPr>
          <w:rFonts w:ascii="Arial" w:hAnsi="Arial" w:cs="Arial"/>
          <w:sz w:val="20"/>
        </w:rPr>
        <w:t>(17),</w:t>
      </w:r>
      <w:r w:rsidRPr="00291A64">
        <w:rPr>
          <w:rFonts w:ascii="Arial" w:hAnsi="Arial" w:cs="Arial"/>
          <w:spacing w:val="-5"/>
          <w:sz w:val="20"/>
        </w:rPr>
        <w:t xml:space="preserve"> </w:t>
      </w:r>
      <w:r w:rsidRPr="00291A64">
        <w:rPr>
          <w:rFonts w:ascii="Arial" w:hAnsi="Arial" w:cs="Arial"/>
          <w:sz w:val="20"/>
        </w:rPr>
        <w:t>884–890</w:t>
      </w:r>
      <w:r w:rsidRPr="00291A64">
        <w:rPr>
          <w:rFonts w:ascii="Arial" w:hAnsi="Arial" w:cs="Arial"/>
          <w:spacing w:val="-5"/>
          <w:sz w:val="20"/>
        </w:rPr>
        <w:t xml:space="preserve"> </w:t>
      </w:r>
      <w:r w:rsidRPr="00291A64">
        <w:rPr>
          <w:rFonts w:ascii="Arial" w:hAnsi="Arial" w:cs="Arial"/>
          <w:sz w:val="20"/>
        </w:rPr>
        <w:t>(2018)</w:t>
      </w:r>
    </w:p>
    <w:p w14:paraId="6E0D6D37" w14:textId="77777777" w:rsidR="00F675DE" w:rsidRPr="00291A64" w:rsidRDefault="0047037D" w:rsidP="007966D0">
      <w:pPr>
        <w:pStyle w:val="ListParagraph"/>
        <w:numPr>
          <w:ilvl w:val="0"/>
          <w:numId w:val="1"/>
        </w:numPr>
        <w:tabs>
          <w:tab w:val="left" w:pos="731"/>
        </w:tabs>
        <w:spacing w:before="204" w:line="249" w:lineRule="auto"/>
        <w:ind w:left="731" w:hanging="410"/>
        <w:jc w:val="both"/>
        <w:rPr>
          <w:rFonts w:ascii="Arial" w:hAnsi="Arial" w:cs="Arial"/>
          <w:sz w:val="20"/>
        </w:rPr>
      </w:pPr>
      <w:bookmarkStart w:id="4637" w:name="_bookmark51"/>
      <w:bookmarkEnd w:id="4637"/>
      <w:r w:rsidRPr="00291A64">
        <w:rPr>
          <w:rFonts w:ascii="Arial" w:hAnsi="Arial" w:cs="Arial"/>
          <w:sz w:val="20"/>
        </w:rPr>
        <w:t xml:space="preserve">Patro, R., Duggal, G., Love, M.I., Irizarry, R.A., Kingsford, C.: Salmon provides </w:t>
      </w:r>
      <w:r w:rsidRPr="00291A64">
        <w:rPr>
          <w:rFonts w:ascii="Arial" w:hAnsi="Arial" w:cs="Arial"/>
          <w:spacing w:val="-4"/>
          <w:sz w:val="20"/>
        </w:rPr>
        <w:t xml:space="preserve">fast and bias-aware quantification of transcript expression. Nature methods </w:t>
      </w:r>
      <w:r w:rsidRPr="00291A64">
        <w:rPr>
          <w:rFonts w:ascii="Arial" w:hAnsi="Arial" w:cs="Arial"/>
          <w:b/>
          <w:spacing w:val="-4"/>
          <w:sz w:val="20"/>
        </w:rPr>
        <w:t>14</w:t>
      </w:r>
      <w:r w:rsidRPr="00291A64">
        <w:rPr>
          <w:rFonts w:ascii="Arial" w:hAnsi="Arial" w:cs="Arial"/>
          <w:spacing w:val="-4"/>
          <w:sz w:val="20"/>
        </w:rPr>
        <w:t xml:space="preserve">(4), </w:t>
      </w:r>
      <w:r w:rsidRPr="00291A64">
        <w:rPr>
          <w:rFonts w:ascii="Arial" w:hAnsi="Arial" w:cs="Arial"/>
          <w:sz w:val="20"/>
        </w:rPr>
        <w:t>417–419 (2017)</w:t>
      </w:r>
    </w:p>
    <w:p w14:paraId="1423CE58" w14:textId="77777777" w:rsidR="00F675DE" w:rsidRPr="00291A64" w:rsidRDefault="0047037D" w:rsidP="007966D0">
      <w:pPr>
        <w:pStyle w:val="ListParagraph"/>
        <w:numPr>
          <w:ilvl w:val="0"/>
          <w:numId w:val="1"/>
        </w:numPr>
        <w:tabs>
          <w:tab w:val="left" w:pos="731"/>
        </w:tabs>
        <w:spacing w:line="249" w:lineRule="auto"/>
        <w:ind w:left="731" w:right="806" w:hanging="410"/>
        <w:jc w:val="both"/>
        <w:rPr>
          <w:rFonts w:ascii="Arial" w:hAnsi="Arial" w:cs="Arial"/>
          <w:sz w:val="20"/>
        </w:rPr>
      </w:pPr>
      <w:bookmarkStart w:id="4638" w:name="_bookmark52"/>
      <w:bookmarkEnd w:id="4638"/>
      <w:r w:rsidRPr="00291A64">
        <w:rPr>
          <w:rFonts w:ascii="Arial" w:hAnsi="Arial" w:cs="Arial"/>
          <w:spacing w:val="-2"/>
          <w:sz w:val="20"/>
        </w:rPr>
        <w:t>Frankish,</w:t>
      </w:r>
      <w:r w:rsidRPr="00291A64">
        <w:rPr>
          <w:rFonts w:ascii="Arial" w:hAnsi="Arial" w:cs="Arial"/>
          <w:spacing w:val="-5"/>
          <w:sz w:val="20"/>
        </w:rPr>
        <w:t xml:space="preserve"> </w:t>
      </w:r>
      <w:r w:rsidRPr="00291A64">
        <w:rPr>
          <w:rFonts w:ascii="Arial" w:hAnsi="Arial" w:cs="Arial"/>
          <w:spacing w:val="-2"/>
          <w:sz w:val="20"/>
        </w:rPr>
        <w:t>A.,</w:t>
      </w:r>
      <w:r w:rsidRPr="00291A64">
        <w:rPr>
          <w:rFonts w:ascii="Arial" w:hAnsi="Arial" w:cs="Arial"/>
          <w:spacing w:val="-5"/>
          <w:sz w:val="20"/>
        </w:rPr>
        <w:t xml:space="preserve"> </w:t>
      </w:r>
      <w:proofErr w:type="spellStart"/>
      <w:r w:rsidRPr="00291A64">
        <w:rPr>
          <w:rFonts w:ascii="Arial" w:hAnsi="Arial" w:cs="Arial"/>
          <w:spacing w:val="-2"/>
          <w:sz w:val="20"/>
        </w:rPr>
        <w:t>Diekhans</w:t>
      </w:r>
      <w:proofErr w:type="spellEnd"/>
      <w:r w:rsidRPr="00291A64">
        <w:rPr>
          <w:rFonts w:ascii="Arial" w:hAnsi="Arial" w:cs="Arial"/>
          <w:spacing w:val="-2"/>
          <w:sz w:val="20"/>
        </w:rPr>
        <w:t>,</w:t>
      </w:r>
      <w:r w:rsidRPr="00291A64">
        <w:rPr>
          <w:rFonts w:ascii="Arial" w:hAnsi="Arial" w:cs="Arial"/>
          <w:spacing w:val="-5"/>
          <w:sz w:val="20"/>
        </w:rPr>
        <w:t xml:space="preserve"> </w:t>
      </w:r>
      <w:r w:rsidRPr="00291A64">
        <w:rPr>
          <w:rFonts w:ascii="Arial" w:hAnsi="Arial" w:cs="Arial"/>
          <w:spacing w:val="-2"/>
          <w:sz w:val="20"/>
        </w:rPr>
        <w:t>M.,</w:t>
      </w:r>
      <w:r w:rsidRPr="00291A64">
        <w:rPr>
          <w:rFonts w:ascii="Arial" w:hAnsi="Arial" w:cs="Arial"/>
          <w:spacing w:val="-5"/>
          <w:sz w:val="20"/>
        </w:rPr>
        <w:t xml:space="preserve"> </w:t>
      </w:r>
      <w:r w:rsidRPr="00291A64">
        <w:rPr>
          <w:rFonts w:ascii="Arial" w:hAnsi="Arial" w:cs="Arial"/>
          <w:spacing w:val="-2"/>
          <w:sz w:val="20"/>
        </w:rPr>
        <w:t>Jungreis,</w:t>
      </w:r>
      <w:r w:rsidRPr="00291A64">
        <w:rPr>
          <w:rFonts w:ascii="Arial" w:hAnsi="Arial" w:cs="Arial"/>
          <w:spacing w:val="-5"/>
          <w:sz w:val="20"/>
        </w:rPr>
        <w:t xml:space="preserve"> </w:t>
      </w:r>
      <w:r w:rsidRPr="00291A64">
        <w:rPr>
          <w:rFonts w:ascii="Arial" w:hAnsi="Arial" w:cs="Arial"/>
          <w:spacing w:val="-2"/>
          <w:sz w:val="20"/>
        </w:rPr>
        <w:t>I.,</w:t>
      </w:r>
      <w:r w:rsidRPr="00291A64">
        <w:rPr>
          <w:rFonts w:ascii="Arial" w:hAnsi="Arial" w:cs="Arial"/>
          <w:spacing w:val="-5"/>
          <w:sz w:val="20"/>
        </w:rPr>
        <w:t xml:space="preserve"> </w:t>
      </w:r>
      <w:r w:rsidRPr="00291A64">
        <w:rPr>
          <w:rFonts w:ascii="Arial" w:hAnsi="Arial" w:cs="Arial"/>
          <w:spacing w:val="-2"/>
          <w:sz w:val="20"/>
        </w:rPr>
        <w:t>Lagarde,</w:t>
      </w:r>
      <w:r w:rsidRPr="00291A64">
        <w:rPr>
          <w:rFonts w:ascii="Arial" w:hAnsi="Arial" w:cs="Arial"/>
          <w:spacing w:val="-5"/>
          <w:sz w:val="20"/>
        </w:rPr>
        <w:t xml:space="preserve"> </w:t>
      </w:r>
      <w:r w:rsidRPr="00291A64">
        <w:rPr>
          <w:rFonts w:ascii="Arial" w:hAnsi="Arial" w:cs="Arial"/>
          <w:spacing w:val="-2"/>
          <w:sz w:val="20"/>
        </w:rPr>
        <w:t>J.,</w:t>
      </w:r>
      <w:r w:rsidRPr="00291A64">
        <w:rPr>
          <w:rFonts w:ascii="Arial" w:hAnsi="Arial" w:cs="Arial"/>
          <w:spacing w:val="-5"/>
          <w:sz w:val="20"/>
        </w:rPr>
        <w:t xml:space="preserve"> </w:t>
      </w:r>
      <w:r w:rsidRPr="00291A64">
        <w:rPr>
          <w:rFonts w:ascii="Arial" w:hAnsi="Arial" w:cs="Arial"/>
          <w:spacing w:val="-2"/>
          <w:sz w:val="20"/>
        </w:rPr>
        <w:t>Loveland,</w:t>
      </w:r>
      <w:r w:rsidRPr="00291A64">
        <w:rPr>
          <w:rFonts w:ascii="Arial" w:hAnsi="Arial" w:cs="Arial"/>
          <w:spacing w:val="-5"/>
          <w:sz w:val="20"/>
        </w:rPr>
        <w:t xml:space="preserve"> </w:t>
      </w:r>
      <w:r w:rsidRPr="00291A64">
        <w:rPr>
          <w:rFonts w:ascii="Arial" w:hAnsi="Arial" w:cs="Arial"/>
          <w:spacing w:val="-2"/>
          <w:sz w:val="20"/>
        </w:rPr>
        <w:t>J.E.,</w:t>
      </w:r>
      <w:r w:rsidRPr="00291A64">
        <w:rPr>
          <w:rFonts w:ascii="Arial" w:hAnsi="Arial" w:cs="Arial"/>
          <w:spacing w:val="-5"/>
          <w:sz w:val="20"/>
        </w:rPr>
        <w:t xml:space="preserve"> </w:t>
      </w:r>
      <w:proofErr w:type="spellStart"/>
      <w:r w:rsidRPr="00291A64">
        <w:rPr>
          <w:rFonts w:ascii="Arial" w:hAnsi="Arial" w:cs="Arial"/>
          <w:spacing w:val="-2"/>
          <w:sz w:val="20"/>
        </w:rPr>
        <w:t>Mudge</w:t>
      </w:r>
      <w:proofErr w:type="spellEnd"/>
      <w:r w:rsidRPr="00291A64">
        <w:rPr>
          <w:rFonts w:ascii="Arial" w:hAnsi="Arial" w:cs="Arial"/>
          <w:spacing w:val="-2"/>
          <w:sz w:val="20"/>
        </w:rPr>
        <w:t>,</w:t>
      </w:r>
      <w:r w:rsidRPr="00291A64">
        <w:rPr>
          <w:rFonts w:ascii="Arial" w:hAnsi="Arial" w:cs="Arial"/>
          <w:spacing w:val="-5"/>
          <w:sz w:val="20"/>
        </w:rPr>
        <w:t xml:space="preserve"> </w:t>
      </w:r>
      <w:r w:rsidRPr="00291A64">
        <w:rPr>
          <w:rFonts w:ascii="Arial" w:hAnsi="Arial" w:cs="Arial"/>
          <w:spacing w:val="-2"/>
          <w:sz w:val="20"/>
        </w:rPr>
        <w:t xml:space="preserve">J.M., </w:t>
      </w:r>
      <w:r w:rsidRPr="00291A64">
        <w:rPr>
          <w:rFonts w:ascii="Arial" w:hAnsi="Arial" w:cs="Arial"/>
          <w:sz w:val="20"/>
        </w:rPr>
        <w:t xml:space="preserve">Sisu, C., Wright, J.C., Armstrong, J., Barnes, I., </w:t>
      </w:r>
      <w:r w:rsidRPr="00291A64">
        <w:rPr>
          <w:rFonts w:ascii="Arial" w:hAnsi="Arial" w:cs="Arial"/>
          <w:i/>
          <w:sz w:val="20"/>
        </w:rPr>
        <w:t>et al.</w:t>
      </w:r>
      <w:r w:rsidRPr="00291A64">
        <w:rPr>
          <w:rFonts w:ascii="Arial" w:hAnsi="Arial" w:cs="Arial"/>
          <w:sz w:val="20"/>
        </w:rPr>
        <w:t xml:space="preserve">: </w:t>
      </w:r>
      <w:proofErr w:type="spellStart"/>
      <w:r w:rsidRPr="00291A64">
        <w:rPr>
          <w:rFonts w:ascii="Arial" w:hAnsi="Arial" w:cs="Arial"/>
          <w:sz w:val="20"/>
        </w:rPr>
        <w:t>Gencode</w:t>
      </w:r>
      <w:proofErr w:type="spellEnd"/>
      <w:r w:rsidRPr="00291A64">
        <w:rPr>
          <w:rFonts w:ascii="Arial" w:hAnsi="Arial" w:cs="Arial"/>
          <w:sz w:val="20"/>
        </w:rPr>
        <w:t xml:space="preserve"> 2021. Nucleic acids research </w:t>
      </w:r>
      <w:r w:rsidRPr="00291A64">
        <w:rPr>
          <w:rFonts w:ascii="Arial" w:hAnsi="Arial" w:cs="Arial"/>
          <w:b/>
          <w:sz w:val="20"/>
        </w:rPr>
        <w:t>49</w:t>
      </w:r>
      <w:r w:rsidRPr="00291A64">
        <w:rPr>
          <w:rFonts w:ascii="Arial" w:hAnsi="Arial" w:cs="Arial"/>
          <w:sz w:val="20"/>
        </w:rPr>
        <w:t>(D1), 916–923 (2021)</w:t>
      </w:r>
    </w:p>
    <w:p w14:paraId="3CAFC715" w14:textId="77777777" w:rsidR="00F675DE" w:rsidRPr="00291A64" w:rsidRDefault="0047037D" w:rsidP="007966D0">
      <w:pPr>
        <w:pStyle w:val="ListParagraph"/>
        <w:numPr>
          <w:ilvl w:val="0"/>
          <w:numId w:val="1"/>
        </w:numPr>
        <w:tabs>
          <w:tab w:val="left" w:pos="731"/>
        </w:tabs>
        <w:spacing w:before="202" w:line="249" w:lineRule="auto"/>
        <w:ind w:left="731" w:right="808" w:hanging="410"/>
        <w:jc w:val="both"/>
        <w:rPr>
          <w:rFonts w:ascii="Arial" w:hAnsi="Arial" w:cs="Arial"/>
          <w:sz w:val="20"/>
        </w:rPr>
      </w:pPr>
      <w:bookmarkStart w:id="4639" w:name="_bookmark53"/>
      <w:bookmarkEnd w:id="4639"/>
      <w:proofErr w:type="spellStart"/>
      <w:r w:rsidRPr="00291A64">
        <w:rPr>
          <w:rFonts w:ascii="Arial" w:hAnsi="Arial" w:cs="Arial"/>
          <w:spacing w:val="10"/>
          <w:w w:val="102"/>
          <w:sz w:val="20"/>
        </w:rPr>
        <w:t>M</w:t>
      </w:r>
      <w:r w:rsidRPr="00291A64">
        <w:rPr>
          <w:rFonts w:ascii="Arial" w:hAnsi="Arial" w:cs="Arial"/>
          <w:spacing w:val="-90"/>
          <w:w w:val="103"/>
          <w:sz w:val="20"/>
        </w:rPr>
        <w:t>¨</w:t>
      </w:r>
      <w:r w:rsidRPr="00291A64">
        <w:rPr>
          <w:rFonts w:ascii="Arial" w:hAnsi="Arial" w:cs="Arial"/>
          <w:spacing w:val="10"/>
          <w:w w:val="99"/>
          <w:sz w:val="20"/>
        </w:rPr>
        <w:t>older</w:t>
      </w:r>
      <w:proofErr w:type="spellEnd"/>
      <w:r w:rsidRPr="00291A64">
        <w:rPr>
          <w:rFonts w:ascii="Arial" w:hAnsi="Arial" w:cs="Arial"/>
          <w:spacing w:val="10"/>
          <w:w w:val="99"/>
          <w:sz w:val="20"/>
        </w:rPr>
        <w:t>,</w:t>
      </w:r>
      <w:r w:rsidRPr="00291A64">
        <w:rPr>
          <w:rFonts w:ascii="Arial" w:hAnsi="Arial" w:cs="Arial"/>
          <w:spacing w:val="-9"/>
          <w:w w:val="99"/>
          <w:sz w:val="20"/>
        </w:rPr>
        <w:t xml:space="preserve"> </w:t>
      </w:r>
      <w:r w:rsidRPr="00291A64">
        <w:rPr>
          <w:rFonts w:ascii="Arial" w:hAnsi="Arial" w:cs="Arial"/>
          <w:spacing w:val="-2"/>
          <w:sz w:val="20"/>
        </w:rPr>
        <w:t>F.,</w:t>
      </w:r>
      <w:r w:rsidRPr="00291A64">
        <w:rPr>
          <w:rFonts w:ascii="Arial" w:hAnsi="Arial" w:cs="Arial"/>
          <w:spacing w:val="-11"/>
          <w:sz w:val="20"/>
        </w:rPr>
        <w:t xml:space="preserve"> </w:t>
      </w:r>
      <w:r w:rsidRPr="00291A64">
        <w:rPr>
          <w:rFonts w:ascii="Arial" w:hAnsi="Arial" w:cs="Arial"/>
          <w:spacing w:val="-2"/>
          <w:sz w:val="20"/>
        </w:rPr>
        <w:t>Jablonski,</w:t>
      </w:r>
      <w:r w:rsidRPr="00291A64">
        <w:rPr>
          <w:rFonts w:ascii="Arial" w:hAnsi="Arial" w:cs="Arial"/>
          <w:spacing w:val="-10"/>
          <w:sz w:val="20"/>
        </w:rPr>
        <w:t xml:space="preserve"> </w:t>
      </w:r>
      <w:r w:rsidRPr="00291A64">
        <w:rPr>
          <w:rFonts w:ascii="Arial" w:hAnsi="Arial" w:cs="Arial"/>
          <w:spacing w:val="-2"/>
          <w:sz w:val="20"/>
        </w:rPr>
        <w:t>K.P.,</w:t>
      </w:r>
      <w:r w:rsidRPr="00291A64">
        <w:rPr>
          <w:rFonts w:ascii="Arial" w:hAnsi="Arial" w:cs="Arial"/>
          <w:spacing w:val="-10"/>
          <w:sz w:val="20"/>
        </w:rPr>
        <w:t xml:space="preserve"> </w:t>
      </w:r>
      <w:r w:rsidRPr="00291A64">
        <w:rPr>
          <w:rFonts w:ascii="Arial" w:hAnsi="Arial" w:cs="Arial"/>
          <w:spacing w:val="-2"/>
          <w:sz w:val="20"/>
        </w:rPr>
        <w:t>Letcher,</w:t>
      </w:r>
      <w:r w:rsidRPr="00291A64">
        <w:rPr>
          <w:rFonts w:ascii="Arial" w:hAnsi="Arial" w:cs="Arial"/>
          <w:spacing w:val="-10"/>
          <w:sz w:val="20"/>
        </w:rPr>
        <w:t xml:space="preserve"> </w:t>
      </w:r>
      <w:r w:rsidRPr="00291A64">
        <w:rPr>
          <w:rFonts w:ascii="Arial" w:hAnsi="Arial" w:cs="Arial"/>
          <w:spacing w:val="-2"/>
          <w:sz w:val="20"/>
        </w:rPr>
        <w:t>B.,</w:t>
      </w:r>
      <w:r w:rsidRPr="00291A64">
        <w:rPr>
          <w:rFonts w:ascii="Arial" w:hAnsi="Arial" w:cs="Arial"/>
          <w:spacing w:val="-10"/>
          <w:sz w:val="20"/>
        </w:rPr>
        <w:t xml:space="preserve"> </w:t>
      </w:r>
      <w:r w:rsidRPr="00291A64">
        <w:rPr>
          <w:rFonts w:ascii="Arial" w:hAnsi="Arial" w:cs="Arial"/>
          <w:spacing w:val="-2"/>
          <w:sz w:val="20"/>
        </w:rPr>
        <w:t>Hall,</w:t>
      </w:r>
      <w:r w:rsidRPr="00291A64">
        <w:rPr>
          <w:rFonts w:ascii="Arial" w:hAnsi="Arial" w:cs="Arial"/>
          <w:spacing w:val="-10"/>
          <w:sz w:val="20"/>
        </w:rPr>
        <w:t xml:space="preserve"> </w:t>
      </w:r>
      <w:r w:rsidRPr="00291A64">
        <w:rPr>
          <w:rFonts w:ascii="Arial" w:hAnsi="Arial" w:cs="Arial"/>
          <w:spacing w:val="-2"/>
          <w:sz w:val="20"/>
        </w:rPr>
        <w:t>M.B.,</w:t>
      </w:r>
      <w:r w:rsidRPr="00291A64">
        <w:rPr>
          <w:rFonts w:ascii="Arial" w:hAnsi="Arial" w:cs="Arial"/>
          <w:spacing w:val="-10"/>
          <w:sz w:val="20"/>
        </w:rPr>
        <w:t xml:space="preserve"> </w:t>
      </w:r>
      <w:r w:rsidRPr="00291A64">
        <w:rPr>
          <w:rFonts w:ascii="Arial" w:hAnsi="Arial" w:cs="Arial"/>
          <w:spacing w:val="-2"/>
          <w:sz w:val="20"/>
        </w:rPr>
        <w:t>Tomkins-Tinch,</w:t>
      </w:r>
      <w:r w:rsidRPr="00291A64">
        <w:rPr>
          <w:rFonts w:ascii="Arial" w:hAnsi="Arial" w:cs="Arial"/>
          <w:spacing w:val="-10"/>
          <w:sz w:val="20"/>
        </w:rPr>
        <w:t xml:space="preserve"> </w:t>
      </w:r>
      <w:r w:rsidRPr="00291A64">
        <w:rPr>
          <w:rFonts w:ascii="Arial" w:hAnsi="Arial" w:cs="Arial"/>
          <w:spacing w:val="-2"/>
          <w:sz w:val="20"/>
        </w:rPr>
        <w:t>C.H.,</w:t>
      </w:r>
      <w:r w:rsidRPr="00291A64">
        <w:rPr>
          <w:rFonts w:ascii="Arial" w:hAnsi="Arial" w:cs="Arial"/>
          <w:spacing w:val="-10"/>
          <w:sz w:val="20"/>
        </w:rPr>
        <w:t xml:space="preserve"> </w:t>
      </w:r>
      <w:proofErr w:type="spellStart"/>
      <w:r w:rsidRPr="00291A64">
        <w:rPr>
          <w:rFonts w:ascii="Arial" w:hAnsi="Arial" w:cs="Arial"/>
          <w:spacing w:val="-2"/>
          <w:sz w:val="20"/>
        </w:rPr>
        <w:t>Sochat</w:t>
      </w:r>
      <w:proofErr w:type="spellEnd"/>
      <w:r w:rsidRPr="00291A64">
        <w:rPr>
          <w:rFonts w:ascii="Arial" w:hAnsi="Arial" w:cs="Arial"/>
          <w:spacing w:val="-2"/>
          <w:sz w:val="20"/>
        </w:rPr>
        <w:t xml:space="preserve">, </w:t>
      </w:r>
      <w:r w:rsidRPr="00291A64">
        <w:rPr>
          <w:rFonts w:ascii="Arial" w:hAnsi="Arial" w:cs="Arial"/>
          <w:sz w:val="20"/>
        </w:rPr>
        <w:t xml:space="preserve">V., Forster, J., Lee, S., </w:t>
      </w:r>
      <w:proofErr w:type="spellStart"/>
      <w:r w:rsidRPr="00291A64">
        <w:rPr>
          <w:rFonts w:ascii="Arial" w:hAnsi="Arial" w:cs="Arial"/>
          <w:sz w:val="20"/>
        </w:rPr>
        <w:t>Twardziok</w:t>
      </w:r>
      <w:proofErr w:type="spellEnd"/>
      <w:r w:rsidRPr="00291A64">
        <w:rPr>
          <w:rFonts w:ascii="Arial" w:hAnsi="Arial" w:cs="Arial"/>
          <w:sz w:val="20"/>
        </w:rPr>
        <w:t xml:space="preserve">, S.O., Kanitz, A., et al.: Sustainable data analysis with </w:t>
      </w:r>
      <w:proofErr w:type="spellStart"/>
      <w:r w:rsidRPr="00291A64">
        <w:rPr>
          <w:rFonts w:ascii="Arial" w:hAnsi="Arial" w:cs="Arial"/>
          <w:sz w:val="20"/>
        </w:rPr>
        <w:t>snakemake</w:t>
      </w:r>
      <w:proofErr w:type="spellEnd"/>
      <w:r w:rsidRPr="00291A64">
        <w:rPr>
          <w:rFonts w:ascii="Arial" w:hAnsi="Arial" w:cs="Arial"/>
          <w:sz w:val="20"/>
        </w:rPr>
        <w:t xml:space="preserve">. F1000Research </w:t>
      </w:r>
      <w:r w:rsidRPr="00291A64">
        <w:rPr>
          <w:rFonts w:ascii="Arial" w:hAnsi="Arial" w:cs="Arial"/>
          <w:b/>
          <w:sz w:val="20"/>
        </w:rPr>
        <w:t xml:space="preserve">10 </w:t>
      </w:r>
      <w:r w:rsidRPr="00291A64">
        <w:rPr>
          <w:rFonts w:ascii="Arial" w:hAnsi="Arial" w:cs="Arial"/>
          <w:sz w:val="20"/>
        </w:rPr>
        <w:t>(2021)</w:t>
      </w:r>
    </w:p>
    <w:p w14:paraId="3E75448D" w14:textId="77777777" w:rsidR="00F675DE" w:rsidRPr="00291A64" w:rsidRDefault="0047037D" w:rsidP="007966D0">
      <w:pPr>
        <w:pStyle w:val="ListParagraph"/>
        <w:numPr>
          <w:ilvl w:val="0"/>
          <w:numId w:val="1"/>
        </w:numPr>
        <w:tabs>
          <w:tab w:val="left" w:pos="731"/>
        </w:tabs>
        <w:spacing w:line="247" w:lineRule="auto"/>
        <w:ind w:left="731" w:right="806" w:hanging="410"/>
        <w:jc w:val="both"/>
        <w:rPr>
          <w:rFonts w:ascii="Arial" w:hAnsi="Arial" w:cs="Arial"/>
          <w:sz w:val="20"/>
        </w:rPr>
      </w:pPr>
      <w:bookmarkStart w:id="4640" w:name="_bookmark54"/>
      <w:bookmarkEnd w:id="4640"/>
      <w:r w:rsidRPr="00291A64">
        <w:rPr>
          <w:rFonts w:ascii="Arial" w:hAnsi="Arial" w:cs="Arial"/>
          <w:sz w:val="20"/>
        </w:rPr>
        <w:t xml:space="preserve">Gautier, L., Cope, L., Bolstad, B.M., Irizarry, R.A.: </w:t>
      </w:r>
      <w:proofErr w:type="spellStart"/>
      <w:r w:rsidRPr="00291A64">
        <w:rPr>
          <w:rFonts w:ascii="Arial" w:hAnsi="Arial" w:cs="Arial"/>
          <w:sz w:val="20"/>
        </w:rPr>
        <w:t>affy</w:t>
      </w:r>
      <w:proofErr w:type="spellEnd"/>
      <w:r w:rsidRPr="00291A64">
        <w:rPr>
          <w:rFonts w:ascii="Arial" w:hAnsi="Arial" w:cs="Arial"/>
          <w:sz w:val="20"/>
        </w:rPr>
        <w:t xml:space="preserve">—analysis of </w:t>
      </w:r>
      <w:proofErr w:type="spellStart"/>
      <w:r w:rsidRPr="00291A64">
        <w:rPr>
          <w:rFonts w:ascii="Arial" w:hAnsi="Arial" w:cs="Arial"/>
          <w:sz w:val="20"/>
        </w:rPr>
        <w:t>affymetrix</w:t>
      </w:r>
      <w:proofErr w:type="spellEnd"/>
      <w:r w:rsidRPr="00291A64">
        <w:rPr>
          <w:rFonts w:ascii="Arial" w:hAnsi="Arial" w:cs="Arial"/>
          <w:sz w:val="20"/>
        </w:rPr>
        <w:t xml:space="preserve"> </w:t>
      </w:r>
      <w:proofErr w:type="spellStart"/>
      <w:r w:rsidRPr="00291A64">
        <w:rPr>
          <w:rFonts w:ascii="Arial" w:hAnsi="Arial" w:cs="Arial"/>
          <w:sz w:val="20"/>
        </w:rPr>
        <w:t>genechip</w:t>
      </w:r>
      <w:proofErr w:type="spellEnd"/>
      <w:r w:rsidRPr="00291A64">
        <w:rPr>
          <w:rFonts w:ascii="Arial" w:hAnsi="Arial" w:cs="Arial"/>
          <w:sz w:val="20"/>
        </w:rPr>
        <w:t xml:space="preserve"> data at the probe level. Bioinformatics </w:t>
      </w:r>
      <w:r w:rsidRPr="00291A64">
        <w:rPr>
          <w:rFonts w:ascii="Arial" w:hAnsi="Arial" w:cs="Arial"/>
          <w:b/>
          <w:sz w:val="20"/>
        </w:rPr>
        <w:t>20</w:t>
      </w:r>
      <w:r w:rsidRPr="00291A64">
        <w:rPr>
          <w:rFonts w:ascii="Arial" w:hAnsi="Arial" w:cs="Arial"/>
          <w:sz w:val="20"/>
        </w:rPr>
        <w:t>(3), 307–315 (2004)</w:t>
      </w:r>
    </w:p>
    <w:p w14:paraId="33D3997C" w14:textId="77777777" w:rsidR="00F675DE" w:rsidRPr="00291A64" w:rsidRDefault="0047037D" w:rsidP="007966D0">
      <w:pPr>
        <w:pStyle w:val="ListParagraph"/>
        <w:numPr>
          <w:ilvl w:val="0"/>
          <w:numId w:val="1"/>
        </w:numPr>
        <w:tabs>
          <w:tab w:val="left" w:pos="731"/>
        </w:tabs>
        <w:spacing w:before="204" w:line="247" w:lineRule="auto"/>
        <w:ind w:left="731" w:right="808" w:hanging="410"/>
        <w:jc w:val="both"/>
        <w:rPr>
          <w:rFonts w:ascii="Arial" w:hAnsi="Arial" w:cs="Arial"/>
          <w:sz w:val="20"/>
        </w:rPr>
      </w:pPr>
      <w:bookmarkStart w:id="4641" w:name="_bookmark55"/>
      <w:bookmarkEnd w:id="4641"/>
      <w:r w:rsidRPr="00291A64">
        <w:rPr>
          <w:rFonts w:ascii="Arial" w:hAnsi="Arial" w:cs="Arial"/>
          <w:sz w:val="20"/>
        </w:rPr>
        <w:t>Wu,</w:t>
      </w:r>
      <w:r w:rsidRPr="00291A64">
        <w:rPr>
          <w:rFonts w:ascii="Arial" w:hAnsi="Arial" w:cs="Arial"/>
          <w:spacing w:val="-5"/>
          <w:sz w:val="20"/>
        </w:rPr>
        <w:t xml:space="preserve"> </w:t>
      </w:r>
      <w:r w:rsidRPr="00291A64">
        <w:rPr>
          <w:rFonts w:ascii="Arial" w:hAnsi="Arial" w:cs="Arial"/>
          <w:sz w:val="20"/>
        </w:rPr>
        <w:t>C.,</w:t>
      </w:r>
      <w:r w:rsidRPr="00291A64">
        <w:rPr>
          <w:rFonts w:ascii="Arial" w:hAnsi="Arial" w:cs="Arial"/>
          <w:spacing w:val="-4"/>
          <w:sz w:val="20"/>
        </w:rPr>
        <w:t xml:space="preserve"> </w:t>
      </w:r>
      <w:r w:rsidRPr="00291A64">
        <w:rPr>
          <w:rFonts w:ascii="Arial" w:hAnsi="Arial" w:cs="Arial"/>
          <w:sz w:val="20"/>
        </w:rPr>
        <w:t>MacLeod,</w:t>
      </w:r>
      <w:r w:rsidRPr="00291A64">
        <w:rPr>
          <w:rFonts w:ascii="Arial" w:hAnsi="Arial" w:cs="Arial"/>
          <w:spacing w:val="-4"/>
          <w:sz w:val="20"/>
        </w:rPr>
        <w:t xml:space="preserve"> </w:t>
      </w:r>
      <w:r w:rsidRPr="00291A64">
        <w:rPr>
          <w:rFonts w:ascii="Arial" w:hAnsi="Arial" w:cs="Arial"/>
          <w:sz w:val="20"/>
        </w:rPr>
        <w:t>I.,</w:t>
      </w:r>
      <w:r w:rsidRPr="00291A64">
        <w:rPr>
          <w:rFonts w:ascii="Arial" w:hAnsi="Arial" w:cs="Arial"/>
          <w:spacing w:val="-5"/>
          <w:sz w:val="20"/>
        </w:rPr>
        <w:t xml:space="preserve"> </w:t>
      </w:r>
      <w:r w:rsidRPr="00291A64">
        <w:rPr>
          <w:rFonts w:ascii="Arial" w:hAnsi="Arial" w:cs="Arial"/>
          <w:sz w:val="20"/>
        </w:rPr>
        <w:t>Su,</w:t>
      </w:r>
      <w:r w:rsidRPr="00291A64">
        <w:rPr>
          <w:rFonts w:ascii="Arial" w:hAnsi="Arial" w:cs="Arial"/>
          <w:spacing w:val="-4"/>
          <w:sz w:val="20"/>
        </w:rPr>
        <w:t xml:space="preserve"> </w:t>
      </w:r>
      <w:r w:rsidRPr="00291A64">
        <w:rPr>
          <w:rFonts w:ascii="Arial" w:hAnsi="Arial" w:cs="Arial"/>
          <w:sz w:val="20"/>
        </w:rPr>
        <w:t>A.I.:</w:t>
      </w:r>
      <w:r w:rsidRPr="00291A64">
        <w:rPr>
          <w:rFonts w:ascii="Arial" w:hAnsi="Arial" w:cs="Arial"/>
          <w:spacing w:val="-5"/>
          <w:sz w:val="20"/>
        </w:rPr>
        <w:t xml:space="preserve"> </w:t>
      </w:r>
      <w:proofErr w:type="spellStart"/>
      <w:r w:rsidRPr="00291A64">
        <w:rPr>
          <w:rFonts w:ascii="Arial" w:hAnsi="Arial" w:cs="Arial"/>
          <w:sz w:val="20"/>
        </w:rPr>
        <w:t>Biogps</w:t>
      </w:r>
      <w:proofErr w:type="spellEnd"/>
      <w:r w:rsidRPr="00291A64">
        <w:rPr>
          <w:rFonts w:ascii="Arial" w:hAnsi="Arial" w:cs="Arial"/>
          <w:spacing w:val="-4"/>
          <w:sz w:val="20"/>
        </w:rPr>
        <w:t xml:space="preserve"> </w:t>
      </w:r>
      <w:r w:rsidRPr="00291A64">
        <w:rPr>
          <w:rFonts w:ascii="Arial" w:hAnsi="Arial" w:cs="Arial"/>
          <w:sz w:val="20"/>
        </w:rPr>
        <w:t>and</w:t>
      </w:r>
      <w:r w:rsidRPr="00291A64">
        <w:rPr>
          <w:rFonts w:ascii="Arial" w:hAnsi="Arial" w:cs="Arial"/>
          <w:spacing w:val="-5"/>
          <w:sz w:val="20"/>
        </w:rPr>
        <w:t xml:space="preserve"> </w:t>
      </w:r>
      <w:proofErr w:type="spellStart"/>
      <w:r w:rsidRPr="00291A64">
        <w:rPr>
          <w:rFonts w:ascii="Arial" w:hAnsi="Arial" w:cs="Arial"/>
          <w:sz w:val="20"/>
        </w:rPr>
        <w:t>mygene</w:t>
      </w:r>
      <w:proofErr w:type="spellEnd"/>
      <w:r w:rsidRPr="00291A64">
        <w:rPr>
          <w:rFonts w:ascii="Arial" w:hAnsi="Arial" w:cs="Arial"/>
          <w:sz w:val="20"/>
        </w:rPr>
        <w:t>.</w:t>
      </w:r>
      <w:r w:rsidRPr="00291A64">
        <w:rPr>
          <w:rFonts w:ascii="Arial" w:hAnsi="Arial" w:cs="Arial"/>
          <w:spacing w:val="-5"/>
          <w:sz w:val="20"/>
        </w:rPr>
        <w:t xml:space="preserve"> </w:t>
      </w:r>
      <w:r w:rsidRPr="00291A64">
        <w:rPr>
          <w:rFonts w:ascii="Arial" w:hAnsi="Arial" w:cs="Arial"/>
          <w:sz w:val="20"/>
        </w:rPr>
        <w:t>info:</w:t>
      </w:r>
      <w:r w:rsidRPr="00291A64">
        <w:rPr>
          <w:rFonts w:ascii="Arial" w:hAnsi="Arial" w:cs="Arial"/>
          <w:spacing w:val="-5"/>
          <w:sz w:val="20"/>
        </w:rPr>
        <w:t xml:space="preserve"> </w:t>
      </w:r>
      <w:r w:rsidRPr="00291A64">
        <w:rPr>
          <w:rFonts w:ascii="Arial" w:hAnsi="Arial" w:cs="Arial"/>
          <w:sz w:val="20"/>
        </w:rPr>
        <w:t>organizing</w:t>
      </w:r>
      <w:r w:rsidRPr="00291A64">
        <w:rPr>
          <w:rFonts w:ascii="Arial" w:hAnsi="Arial" w:cs="Arial"/>
          <w:spacing w:val="-5"/>
          <w:sz w:val="20"/>
        </w:rPr>
        <w:t xml:space="preserve"> </w:t>
      </w:r>
      <w:r w:rsidRPr="00291A64">
        <w:rPr>
          <w:rFonts w:ascii="Arial" w:hAnsi="Arial" w:cs="Arial"/>
          <w:sz w:val="20"/>
        </w:rPr>
        <w:t>online,</w:t>
      </w:r>
      <w:r w:rsidRPr="00291A64">
        <w:rPr>
          <w:rFonts w:ascii="Arial" w:hAnsi="Arial" w:cs="Arial"/>
          <w:spacing w:val="-5"/>
          <w:sz w:val="20"/>
        </w:rPr>
        <w:t xml:space="preserve"> </w:t>
      </w:r>
      <w:r w:rsidRPr="00291A64">
        <w:rPr>
          <w:rFonts w:ascii="Arial" w:hAnsi="Arial" w:cs="Arial"/>
          <w:sz w:val="20"/>
        </w:rPr>
        <w:t xml:space="preserve">gene- centric information. Nucleic acids research </w:t>
      </w:r>
      <w:r w:rsidRPr="00291A64">
        <w:rPr>
          <w:rFonts w:ascii="Arial" w:hAnsi="Arial" w:cs="Arial"/>
          <w:b/>
          <w:sz w:val="20"/>
        </w:rPr>
        <w:t>41</w:t>
      </w:r>
      <w:r w:rsidRPr="00291A64">
        <w:rPr>
          <w:rFonts w:ascii="Arial" w:hAnsi="Arial" w:cs="Arial"/>
          <w:sz w:val="20"/>
        </w:rPr>
        <w:t>(D1), 561–565 (2013)</w:t>
      </w:r>
    </w:p>
    <w:p w14:paraId="57B3EFBB" w14:textId="77777777" w:rsidR="00F675DE" w:rsidRPr="00291A64" w:rsidRDefault="0047037D" w:rsidP="007966D0">
      <w:pPr>
        <w:pStyle w:val="ListParagraph"/>
        <w:numPr>
          <w:ilvl w:val="0"/>
          <w:numId w:val="1"/>
        </w:numPr>
        <w:tabs>
          <w:tab w:val="left" w:pos="731"/>
        </w:tabs>
        <w:spacing w:before="204" w:line="247" w:lineRule="auto"/>
        <w:ind w:left="731" w:hanging="410"/>
        <w:jc w:val="both"/>
        <w:rPr>
          <w:rFonts w:ascii="Arial" w:hAnsi="Arial" w:cs="Arial"/>
          <w:sz w:val="20"/>
        </w:rPr>
      </w:pPr>
      <w:bookmarkStart w:id="4642" w:name="_bookmark56"/>
      <w:bookmarkEnd w:id="4642"/>
      <w:r w:rsidRPr="00291A64">
        <w:rPr>
          <w:rFonts w:ascii="Arial" w:hAnsi="Arial" w:cs="Arial"/>
          <w:sz w:val="20"/>
        </w:rPr>
        <w:t xml:space="preserve">Soneson, C., Love, M.I., Robinson, M.D.: Differential analyses for </w:t>
      </w:r>
      <w:proofErr w:type="spellStart"/>
      <w:r w:rsidRPr="00291A64">
        <w:rPr>
          <w:rFonts w:ascii="Arial" w:hAnsi="Arial" w:cs="Arial"/>
          <w:sz w:val="20"/>
        </w:rPr>
        <w:t>rna</w:t>
      </w:r>
      <w:proofErr w:type="spellEnd"/>
      <w:r w:rsidRPr="00291A64">
        <w:rPr>
          <w:rFonts w:ascii="Arial" w:hAnsi="Arial" w:cs="Arial"/>
          <w:sz w:val="20"/>
        </w:rPr>
        <w:t xml:space="preserve">-seq: </w:t>
      </w:r>
      <w:r w:rsidRPr="00291A64">
        <w:rPr>
          <w:rFonts w:ascii="Arial" w:hAnsi="Arial" w:cs="Arial"/>
          <w:spacing w:val="-2"/>
          <w:sz w:val="20"/>
        </w:rPr>
        <w:t>transcript-level</w:t>
      </w:r>
      <w:r w:rsidRPr="00291A64">
        <w:rPr>
          <w:rFonts w:ascii="Arial" w:hAnsi="Arial" w:cs="Arial"/>
          <w:spacing w:val="-10"/>
          <w:sz w:val="20"/>
        </w:rPr>
        <w:t xml:space="preserve"> </w:t>
      </w:r>
      <w:r w:rsidRPr="00291A64">
        <w:rPr>
          <w:rFonts w:ascii="Arial" w:hAnsi="Arial" w:cs="Arial"/>
          <w:spacing w:val="-2"/>
          <w:sz w:val="20"/>
        </w:rPr>
        <w:t>estimates</w:t>
      </w:r>
      <w:r w:rsidRPr="00291A64">
        <w:rPr>
          <w:rFonts w:ascii="Arial" w:hAnsi="Arial" w:cs="Arial"/>
          <w:spacing w:val="-10"/>
          <w:sz w:val="20"/>
        </w:rPr>
        <w:t xml:space="preserve"> </w:t>
      </w:r>
      <w:r w:rsidRPr="00291A64">
        <w:rPr>
          <w:rFonts w:ascii="Arial" w:hAnsi="Arial" w:cs="Arial"/>
          <w:spacing w:val="-2"/>
          <w:sz w:val="20"/>
        </w:rPr>
        <w:t>improve</w:t>
      </w:r>
      <w:r w:rsidRPr="00291A64">
        <w:rPr>
          <w:rFonts w:ascii="Arial" w:hAnsi="Arial" w:cs="Arial"/>
          <w:spacing w:val="-10"/>
          <w:sz w:val="20"/>
        </w:rPr>
        <w:t xml:space="preserve"> </w:t>
      </w:r>
      <w:r w:rsidRPr="00291A64">
        <w:rPr>
          <w:rFonts w:ascii="Arial" w:hAnsi="Arial" w:cs="Arial"/>
          <w:spacing w:val="-2"/>
          <w:sz w:val="20"/>
        </w:rPr>
        <w:t>gene-level</w:t>
      </w:r>
      <w:r w:rsidRPr="00291A64">
        <w:rPr>
          <w:rFonts w:ascii="Arial" w:hAnsi="Arial" w:cs="Arial"/>
          <w:spacing w:val="-9"/>
          <w:sz w:val="20"/>
        </w:rPr>
        <w:t xml:space="preserve"> </w:t>
      </w:r>
      <w:r w:rsidRPr="00291A64">
        <w:rPr>
          <w:rFonts w:ascii="Arial" w:hAnsi="Arial" w:cs="Arial"/>
          <w:spacing w:val="-2"/>
          <w:sz w:val="20"/>
        </w:rPr>
        <w:t>inferences.</w:t>
      </w:r>
      <w:r w:rsidRPr="00291A64">
        <w:rPr>
          <w:rFonts w:ascii="Arial" w:hAnsi="Arial" w:cs="Arial"/>
          <w:spacing w:val="-10"/>
          <w:sz w:val="20"/>
        </w:rPr>
        <w:t xml:space="preserve"> </w:t>
      </w:r>
      <w:r w:rsidRPr="00291A64">
        <w:rPr>
          <w:rFonts w:ascii="Arial" w:hAnsi="Arial" w:cs="Arial"/>
          <w:spacing w:val="-2"/>
          <w:sz w:val="20"/>
        </w:rPr>
        <w:t>F1000Research</w:t>
      </w:r>
      <w:r w:rsidRPr="00291A64">
        <w:rPr>
          <w:rFonts w:ascii="Arial" w:hAnsi="Arial" w:cs="Arial"/>
          <w:spacing w:val="-10"/>
          <w:sz w:val="20"/>
        </w:rPr>
        <w:t xml:space="preserve"> </w:t>
      </w:r>
      <w:r w:rsidRPr="00291A64">
        <w:rPr>
          <w:rFonts w:ascii="Arial" w:hAnsi="Arial" w:cs="Arial"/>
          <w:b/>
          <w:spacing w:val="-2"/>
          <w:sz w:val="20"/>
        </w:rPr>
        <w:t>4</w:t>
      </w:r>
      <w:r w:rsidRPr="00291A64">
        <w:rPr>
          <w:rFonts w:ascii="Arial" w:hAnsi="Arial" w:cs="Arial"/>
          <w:b/>
          <w:spacing w:val="-6"/>
          <w:sz w:val="20"/>
        </w:rPr>
        <w:t xml:space="preserve"> </w:t>
      </w:r>
      <w:r w:rsidRPr="00291A64">
        <w:rPr>
          <w:rFonts w:ascii="Arial" w:hAnsi="Arial" w:cs="Arial"/>
          <w:spacing w:val="-2"/>
          <w:sz w:val="20"/>
        </w:rPr>
        <w:t>(2015)</w:t>
      </w:r>
    </w:p>
    <w:p w14:paraId="2D00AFED" w14:textId="77777777" w:rsidR="00F675DE" w:rsidRPr="00291A64" w:rsidRDefault="0047037D" w:rsidP="007966D0">
      <w:pPr>
        <w:pStyle w:val="ListParagraph"/>
        <w:numPr>
          <w:ilvl w:val="0"/>
          <w:numId w:val="1"/>
        </w:numPr>
        <w:tabs>
          <w:tab w:val="left" w:pos="731"/>
        </w:tabs>
        <w:spacing w:line="247" w:lineRule="auto"/>
        <w:ind w:left="731" w:hanging="410"/>
        <w:jc w:val="both"/>
        <w:rPr>
          <w:rFonts w:ascii="Arial" w:hAnsi="Arial" w:cs="Arial"/>
          <w:sz w:val="20"/>
        </w:rPr>
      </w:pPr>
      <w:bookmarkStart w:id="4643" w:name="_bookmark57"/>
      <w:bookmarkEnd w:id="4643"/>
      <w:r w:rsidRPr="00291A64">
        <w:rPr>
          <w:rFonts w:ascii="Arial" w:hAnsi="Arial" w:cs="Arial"/>
          <w:sz w:val="20"/>
        </w:rPr>
        <w:t>Bonald,</w:t>
      </w:r>
      <w:r w:rsidRPr="00291A64">
        <w:rPr>
          <w:rFonts w:ascii="Arial" w:hAnsi="Arial" w:cs="Arial"/>
          <w:spacing w:val="-13"/>
          <w:sz w:val="20"/>
        </w:rPr>
        <w:t xml:space="preserve"> </w:t>
      </w:r>
      <w:r w:rsidRPr="00291A64">
        <w:rPr>
          <w:rFonts w:ascii="Arial" w:hAnsi="Arial" w:cs="Arial"/>
          <w:sz w:val="20"/>
        </w:rPr>
        <w:t>T.,</w:t>
      </w:r>
      <w:r w:rsidRPr="00291A64">
        <w:rPr>
          <w:rFonts w:ascii="Arial" w:hAnsi="Arial" w:cs="Arial"/>
          <w:spacing w:val="-12"/>
          <w:sz w:val="20"/>
        </w:rPr>
        <w:t xml:space="preserve"> </w:t>
      </w:r>
      <w:r w:rsidRPr="00291A64">
        <w:rPr>
          <w:rFonts w:ascii="Arial" w:hAnsi="Arial" w:cs="Arial"/>
          <w:sz w:val="20"/>
        </w:rPr>
        <w:t>De</w:t>
      </w:r>
      <w:r w:rsidRPr="00291A64">
        <w:rPr>
          <w:rFonts w:ascii="Arial" w:hAnsi="Arial" w:cs="Arial"/>
          <w:spacing w:val="-12"/>
          <w:sz w:val="20"/>
        </w:rPr>
        <w:t xml:space="preserve"> </w:t>
      </w:r>
      <w:r w:rsidRPr="00291A64">
        <w:rPr>
          <w:rFonts w:ascii="Arial" w:hAnsi="Arial" w:cs="Arial"/>
          <w:sz w:val="20"/>
        </w:rPr>
        <w:t>Lara,</w:t>
      </w:r>
      <w:r w:rsidRPr="00291A64">
        <w:rPr>
          <w:rFonts w:ascii="Arial" w:hAnsi="Arial" w:cs="Arial"/>
          <w:spacing w:val="-12"/>
          <w:sz w:val="20"/>
        </w:rPr>
        <w:t xml:space="preserve"> </w:t>
      </w:r>
      <w:r w:rsidRPr="00291A64">
        <w:rPr>
          <w:rFonts w:ascii="Arial" w:hAnsi="Arial" w:cs="Arial"/>
          <w:sz w:val="20"/>
        </w:rPr>
        <w:t>N.,</w:t>
      </w:r>
      <w:r w:rsidRPr="00291A64">
        <w:rPr>
          <w:rFonts w:ascii="Arial" w:hAnsi="Arial" w:cs="Arial"/>
          <w:spacing w:val="-12"/>
          <w:sz w:val="20"/>
        </w:rPr>
        <w:t xml:space="preserve"> </w:t>
      </w:r>
      <w:r w:rsidRPr="00291A64">
        <w:rPr>
          <w:rFonts w:ascii="Arial" w:hAnsi="Arial" w:cs="Arial"/>
          <w:sz w:val="20"/>
        </w:rPr>
        <w:t>Lutz,</w:t>
      </w:r>
      <w:r w:rsidRPr="00291A64">
        <w:rPr>
          <w:rFonts w:ascii="Arial" w:hAnsi="Arial" w:cs="Arial"/>
          <w:spacing w:val="-12"/>
          <w:sz w:val="20"/>
        </w:rPr>
        <w:t xml:space="preserve"> </w:t>
      </w:r>
      <w:r w:rsidRPr="00291A64">
        <w:rPr>
          <w:rFonts w:ascii="Arial" w:hAnsi="Arial" w:cs="Arial"/>
          <w:sz w:val="20"/>
        </w:rPr>
        <w:t>Q.,</w:t>
      </w:r>
      <w:r w:rsidRPr="00291A64">
        <w:rPr>
          <w:rFonts w:ascii="Arial" w:hAnsi="Arial" w:cs="Arial"/>
          <w:spacing w:val="-12"/>
          <w:sz w:val="20"/>
        </w:rPr>
        <w:t xml:space="preserve"> </w:t>
      </w:r>
      <w:r w:rsidRPr="00291A64">
        <w:rPr>
          <w:rFonts w:ascii="Arial" w:hAnsi="Arial" w:cs="Arial"/>
          <w:sz w:val="20"/>
        </w:rPr>
        <w:t>Charpentier,</w:t>
      </w:r>
      <w:r w:rsidRPr="00291A64">
        <w:rPr>
          <w:rFonts w:ascii="Arial" w:hAnsi="Arial" w:cs="Arial"/>
          <w:spacing w:val="-12"/>
          <w:sz w:val="20"/>
        </w:rPr>
        <w:t xml:space="preserve"> </w:t>
      </w:r>
      <w:r w:rsidRPr="00291A64">
        <w:rPr>
          <w:rFonts w:ascii="Arial" w:hAnsi="Arial" w:cs="Arial"/>
          <w:sz w:val="20"/>
        </w:rPr>
        <w:t>B.:</w:t>
      </w:r>
      <w:r w:rsidRPr="00291A64">
        <w:rPr>
          <w:rFonts w:ascii="Arial" w:hAnsi="Arial" w:cs="Arial"/>
          <w:spacing w:val="-12"/>
          <w:sz w:val="20"/>
        </w:rPr>
        <w:t xml:space="preserve"> </w:t>
      </w:r>
      <w:r w:rsidRPr="00291A64">
        <w:rPr>
          <w:rFonts w:ascii="Arial" w:hAnsi="Arial" w:cs="Arial"/>
          <w:sz w:val="20"/>
        </w:rPr>
        <w:t>Scikit-network:</w:t>
      </w:r>
      <w:r w:rsidRPr="00291A64">
        <w:rPr>
          <w:rFonts w:ascii="Arial" w:hAnsi="Arial" w:cs="Arial"/>
          <w:spacing w:val="-12"/>
          <w:sz w:val="20"/>
        </w:rPr>
        <w:t xml:space="preserve"> </w:t>
      </w:r>
      <w:r w:rsidRPr="00291A64">
        <w:rPr>
          <w:rFonts w:ascii="Arial" w:hAnsi="Arial" w:cs="Arial"/>
          <w:sz w:val="20"/>
        </w:rPr>
        <w:t>Graph</w:t>
      </w:r>
      <w:r w:rsidRPr="00291A64">
        <w:rPr>
          <w:rFonts w:ascii="Arial" w:hAnsi="Arial" w:cs="Arial"/>
          <w:spacing w:val="-12"/>
          <w:sz w:val="20"/>
        </w:rPr>
        <w:t xml:space="preserve"> </w:t>
      </w:r>
      <w:r w:rsidRPr="00291A64">
        <w:rPr>
          <w:rFonts w:ascii="Arial" w:hAnsi="Arial" w:cs="Arial"/>
          <w:sz w:val="20"/>
        </w:rPr>
        <w:t xml:space="preserve">analysis in python. Journal of Machine Learning Research </w:t>
      </w:r>
      <w:r w:rsidRPr="00291A64">
        <w:rPr>
          <w:rFonts w:ascii="Arial" w:hAnsi="Arial" w:cs="Arial"/>
          <w:b/>
          <w:sz w:val="20"/>
        </w:rPr>
        <w:t>21</w:t>
      </w:r>
      <w:r w:rsidRPr="00291A64">
        <w:rPr>
          <w:rFonts w:ascii="Arial" w:hAnsi="Arial" w:cs="Arial"/>
          <w:sz w:val="20"/>
        </w:rPr>
        <w:t>(185), 1–6 (2020)</w:t>
      </w:r>
    </w:p>
    <w:p w14:paraId="0E69EC85" w14:textId="77777777" w:rsidR="00F675DE" w:rsidRPr="00291A64" w:rsidRDefault="0047037D" w:rsidP="007966D0">
      <w:pPr>
        <w:pStyle w:val="ListParagraph"/>
        <w:numPr>
          <w:ilvl w:val="0"/>
          <w:numId w:val="1"/>
        </w:numPr>
        <w:tabs>
          <w:tab w:val="left" w:pos="731"/>
        </w:tabs>
        <w:spacing w:before="204" w:line="252" w:lineRule="auto"/>
        <w:ind w:left="731" w:hanging="410"/>
        <w:jc w:val="both"/>
        <w:rPr>
          <w:rFonts w:ascii="Arial" w:hAnsi="Arial" w:cs="Arial"/>
          <w:sz w:val="20"/>
        </w:rPr>
      </w:pPr>
      <w:bookmarkStart w:id="4644" w:name="_bookmark58"/>
      <w:bookmarkEnd w:id="4644"/>
      <w:r w:rsidRPr="00291A64">
        <w:rPr>
          <w:rFonts w:ascii="Arial" w:hAnsi="Arial" w:cs="Arial"/>
          <w:sz w:val="20"/>
        </w:rPr>
        <w:t xml:space="preserve">Virtanen, P., </w:t>
      </w:r>
      <w:proofErr w:type="spellStart"/>
      <w:r w:rsidRPr="00291A64">
        <w:rPr>
          <w:rFonts w:ascii="Arial" w:hAnsi="Arial" w:cs="Arial"/>
          <w:sz w:val="20"/>
        </w:rPr>
        <w:t>Gommers</w:t>
      </w:r>
      <w:proofErr w:type="spellEnd"/>
      <w:r w:rsidRPr="00291A64">
        <w:rPr>
          <w:rFonts w:ascii="Arial" w:hAnsi="Arial" w:cs="Arial"/>
          <w:sz w:val="20"/>
        </w:rPr>
        <w:t xml:space="preserve">, R., Oliphant, T.E., Haberland, M., Reddy, T., Cour- </w:t>
      </w:r>
      <w:proofErr w:type="spellStart"/>
      <w:r w:rsidRPr="00291A64">
        <w:rPr>
          <w:rFonts w:ascii="Arial" w:hAnsi="Arial" w:cs="Arial"/>
          <w:sz w:val="20"/>
        </w:rPr>
        <w:t>napeau</w:t>
      </w:r>
      <w:proofErr w:type="spellEnd"/>
      <w:r w:rsidRPr="00291A64">
        <w:rPr>
          <w:rFonts w:ascii="Arial" w:hAnsi="Arial" w:cs="Arial"/>
          <w:sz w:val="20"/>
        </w:rPr>
        <w:t xml:space="preserve">, D., </w:t>
      </w:r>
      <w:proofErr w:type="spellStart"/>
      <w:r w:rsidRPr="00291A64">
        <w:rPr>
          <w:rFonts w:ascii="Arial" w:hAnsi="Arial" w:cs="Arial"/>
          <w:sz w:val="20"/>
        </w:rPr>
        <w:t>Burovski</w:t>
      </w:r>
      <w:proofErr w:type="spellEnd"/>
      <w:r w:rsidRPr="00291A64">
        <w:rPr>
          <w:rFonts w:ascii="Arial" w:hAnsi="Arial" w:cs="Arial"/>
          <w:sz w:val="20"/>
        </w:rPr>
        <w:t xml:space="preserve">, E., Peterson, P., Weckesser, W., Bright, J., </w:t>
      </w:r>
      <w:r w:rsidRPr="00291A64">
        <w:rPr>
          <w:rFonts w:ascii="Arial" w:hAnsi="Arial" w:cs="Arial"/>
          <w:i/>
          <w:sz w:val="20"/>
        </w:rPr>
        <w:t>et al.</w:t>
      </w:r>
      <w:r w:rsidRPr="00291A64">
        <w:rPr>
          <w:rFonts w:ascii="Arial" w:hAnsi="Arial" w:cs="Arial"/>
          <w:sz w:val="20"/>
        </w:rPr>
        <w:t xml:space="preserve">: </w:t>
      </w:r>
      <w:proofErr w:type="spellStart"/>
      <w:r w:rsidRPr="00291A64">
        <w:rPr>
          <w:rFonts w:ascii="Arial" w:hAnsi="Arial" w:cs="Arial"/>
          <w:sz w:val="20"/>
        </w:rPr>
        <w:t>Scipy</w:t>
      </w:r>
      <w:proofErr w:type="spellEnd"/>
      <w:r w:rsidRPr="00291A64">
        <w:rPr>
          <w:rFonts w:ascii="Arial" w:hAnsi="Arial" w:cs="Arial"/>
          <w:sz w:val="20"/>
        </w:rPr>
        <w:t xml:space="preserve"> 1.0:</w:t>
      </w:r>
      <w:r w:rsidRPr="00291A64">
        <w:rPr>
          <w:rFonts w:ascii="Arial" w:hAnsi="Arial" w:cs="Arial"/>
          <w:spacing w:val="-13"/>
          <w:sz w:val="20"/>
        </w:rPr>
        <w:t xml:space="preserve"> </w:t>
      </w:r>
      <w:r w:rsidRPr="00291A64">
        <w:rPr>
          <w:rFonts w:ascii="Arial" w:hAnsi="Arial" w:cs="Arial"/>
          <w:sz w:val="20"/>
        </w:rPr>
        <w:t>fundamental</w:t>
      </w:r>
      <w:r w:rsidRPr="00291A64">
        <w:rPr>
          <w:rFonts w:ascii="Arial" w:hAnsi="Arial" w:cs="Arial"/>
          <w:spacing w:val="-12"/>
          <w:sz w:val="20"/>
        </w:rPr>
        <w:t xml:space="preserve"> </w:t>
      </w:r>
      <w:r w:rsidRPr="00291A64">
        <w:rPr>
          <w:rFonts w:ascii="Arial" w:hAnsi="Arial" w:cs="Arial"/>
          <w:sz w:val="20"/>
        </w:rPr>
        <w:t>algorithms</w:t>
      </w:r>
      <w:r w:rsidRPr="00291A64">
        <w:rPr>
          <w:rFonts w:ascii="Arial" w:hAnsi="Arial" w:cs="Arial"/>
          <w:spacing w:val="-12"/>
          <w:sz w:val="20"/>
        </w:rPr>
        <w:t xml:space="preserve"> </w:t>
      </w:r>
      <w:r w:rsidRPr="00291A64">
        <w:rPr>
          <w:rFonts w:ascii="Arial" w:hAnsi="Arial" w:cs="Arial"/>
          <w:sz w:val="20"/>
        </w:rPr>
        <w:t>for</w:t>
      </w:r>
      <w:r w:rsidRPr="00291A64">
        <w:rPr>
          <w:rFonts w:ascii="Arial" w:hAnsi="Arial" w:cs="Arial"/>
          <w:spacing w:val="-12"/>
          <w:sz w:val="20"/>
        </w:rPr>
        <w:t xml:space="preserve"> </w:t>
      </w:r>
      <w:r w:rsidRPr="00291A64">
        <w:rPr>
          <w:rFonts w:ascii="Arial" w:hAnsi="Arial" w:cs="Arial"/>
          <w:sz w:val="20"/>
        </w:rPr>
        <w:t>scientific</w:t>
      </w:r>
      <w:r w:rsidRPr="00291A64">
        <w:rPr>
          <w:rFonts w:ascii="Arial" w:hAnsi="Arial" w:cs="Arial"/>
          <w:spacing w:val="-12"/>
          <w:sz w:val="20"/>
        </w:rPr>
        <w:t xml:space="preserve"> </w:t>
      </w:r>
      <w:r w:rsidRPr="00291A64">
        <w:rPr>
          <w:rFonts w:ascii="Arial" w:hAnsi="Arial" w:cs="Arial"/>
          <w:sz w:val="20"/>
        </w:rPr>
        <w:t>computing</w:t>
      </w:r>
      <w:r w:rsidRPr="00291A64">
        <w:rPr>
          <w:rFonts w:ascii="Arial" w:hAnsi="Arial" w:cs="Arial"/>
          <w:spacing w:val="-12"/>
          <w:sz w:val="20"/>
        </w:rPr>
        <w:t xml:space="preserve"> </w:t>
      </w:r>
      <w:r w:rsidRPr="00291A64">
        <w:rPr>
          <w:rFonts w:ascii="Arial" w:hAnsi="Arial" w:cs="Arial"/>
          <w:sz w:val="20"/>
        </w:rPr>
        <w:t>in</w:t>
      </w:r>
      <w:r w:rsidRPr="00291A64">
        <w:rPr>
          <w:rFonts w:ascii="Arial" w:hAnsi="Arial" w:cs="Arial"/>
          <w:spacing w:val="-12"/>
          <w:sz w:val="20"/>
        </w:rPr>
        <w:t xml:space="preserve"> </w:t>
      </w:r>
      <w:r w:rsidRPr="00291A64">
        <w:rPr>
          <w:rFonts w:ascii="Arial" w:hAnsi="Arial" w:cs="Arial"/>
          <w:sz w:val="20"/>
        </w:rPr>
        <w:t>python.</w:t>
      </w:r>
      <w:r w:rsidRPr="00291A64">
        <w:rPr>
          <w:rFonts w:ascii="Arial" w:hAnsi="Arial" w:cs="Arial"/>
          <w:spacing w:val="-12"/>
          <w:sz w:val="20"/>
        </w:rPr>
        <w:t xml:space="preserve"> </w:t>
      </w:r>
      <w:r w:rsidRPr="00291A64">
        <w:rPr>
          <w:rFonts w:ascii="Arial" w:hAnsi="Arial" w:cs="Arial"/>
          <w:sz w:val="20"/>
        </w:rPr>
        <w:t>Nature</w:t>
      </w:r>
      <w:r w:rsidRPr="00291A64">
        <w:rPr>
          <w:rFonts w:ascii="Arial" w:hAnsi="Arial" w:cs="Arial"/>
          <w:spacing w:val="-12"/>
          <w:sz w:val="20"/>
        </w:rPr>
        <w:t xml:space="preserve"> </w:t>
      </w:r>
      <w:r w:rsidRPr="00291A64">
        <w:rPr>
          <w:rFonts w:ascii="Arial" w:hAnsi="Arial" w:cs="Arial"/>
          <w:sz w:val="20"/>
        </w:rPr>
        <w:t xml:space="preserve">methods </w:t>
      </w:r>
      <w:r w:rsidRPr="00291A64">
        <w:rPr>
          <w:rFonts w:ascii="Arial" w:hAnsi="Arial" w:cs="Arial"/>
          <w:b/>
          <w:sz w:val="20"/>
        </w:rPr>
        <w:t>17</w:t>
      </w:r>
      <w:r w:rsidRPr="00291A64">
        <w:rPr>
          <w:rFonts w:ascii="Arial" w:hAnsi="Arial" w:cs="Arial"/>
          <w:sz w:val="20"/>
        </w:rPr>
        <w:t>(3), 261–272 (2020)</w:t>
      </w:r>
    </w:p>
    <w:p w14:paraId="10A3607E" w14:textId="77777777" w:rsidR="00F675DE" w:rsidRPr="00291A64" w:rsidRDefault="0047037D" w:rsidP="007966D0">
      <w:pPr>
        <w:pStyle w:val="ListParagraph"/>
        <w:numPr>
          <w:ilvl w:val="0"/>
          <w:numId w:val="1"/>
        </w:numPr>
        <w:tabs>
          <w:tab w:val="left" w:pos="731"/>
        </w:tabs>
        <w:spacing w:before="197" w:line="247" w:lineRule="auto"/>
        <w:ind w:left="731" w:hanging="410"/>
        <w:jc w:val="both"/>
        <w:rPr>
          <w:rFonts w:ascii="Arial" w:hAnsi="Arial" w:cs="Arial"/>
          <w:sz w:val="20"/>
        </w:rPr>
      </w:pPr>
      <w:bookmarkStart w:id="4645" w:name="_bookmark59"/>
      <w:bookmarkEnd w:id="4645"/>
      <w:r w:rsidRPr="00291A64">
        <w:rPr>
          <w:rFonts w:ascii="Arial" w:hAnsi="Arial" w:cs="Arial"/>
          <w:spacing w:val="-2"/>
          <w:sz w:val="20"/>
        </w:rPr>
        <w:t>McInnes,</w:t>
      </w:r>
      <w:r w:rsidRPr="00291A64">
        <w:rPr>
          <w:rFonts w:ascii="Arial" w:hAnsi="Arial" w:cs="Arial"/>
          <w:spacing w:val="-11"/>
          <w:sz w:val="20"/>
        </w:rPr>
        <w:t xml:space="preserve"> </w:t>
      </w:r>
      <w:r w:rsidRPr="00291A64">
        <w:rPr>
          <w:rFonts w:ascii="Arial" w:hAnsi="Arial" w:cs="Arial"/>
          <w:spacing w:val="-2"/>
          <w:sz w:val="20"/>
        </w:rPr>
        <w:t>L.,</w:t>
      </w:r>
      <w:r w:rsidRPr="00291A64">
        <w:rPr>
          <w:rFonts w:ascii="Arial" w:hAnsi="Arial" w:cs="Arial"/>
          <w:spacing w:val="-10"/>
          <w:sz w:val="20"/>
        </w:rPr>
        <w:t xml:space="preserve"> </w:t>
      </w:r>
      <w:r w:rsidRPr="00291A64">
        <w:rPr>
          <w:rFonts w:ascii="Arial" w:hAnsi="Arial" w:cs="Arial"/>
          <w:spacing w:val="-2"/>
          <w:sz w:val="20"/>
        </w:rPr>
        <w:t>Healy,</w:t>
      </w:r>
      <w:r w:rsidRPr="00291A64">
        <w:rPr>
          <w:rFonts w:ascii="Arial" w:hAnsi="Arial" w:cs="Arial"/>
          <w:spacing w:val="-10"/>
          <w:sz w:val="20"/>
        </w:rPr>
        <w:t xml:space="preserve"> </w:t>
      </w:r>
      <w:r w:rsidRPr="00291A64">
        <w:rPr>
          <w:rFonts w:ascii="Arial" w:hAnsi="Arial" w:cs="Arial"/>
          <w:spacing w:val="-2"/>
          <w:sz w:val="20"/>
        </w:rPr>
        <w:t>J.,</w:t>
      </w:r>
      <w:r w:rsidRPr="00291A64">
        <w:rPr>
          <w:rFonts w:ascii="Arial" w:hAnsi="Arial" w:cs="Arial"/>
          <w:spacing w:val="-10"/>
          <w:sz w:val="20"/>
        </w:rPr>
        <w:t xml:space="preserve"> </w:t>
      </w:r>
      <w:r w:rsidRPr="00291A64">
        <w:rPr>
          <w:rFonts w:ascii="Arial" w:hAnsi="Arial" w:cs="Arial"/>
          <w:spacing w:val="-2"/>
          <w:sz w:val="20"/>
        </w:rPr>
        <w:t>Saul,</w:t>
      </w:r>
      <w:r w:rsidRPr="00291A64">
        <w:rPr>
          <w:rFonts w:ascii="Arial" w:hAnsi="Arial" w:cs="Arial"/>
          <w:spacing w:val="-10"/>
          <w:sz w:val="20"/>
        </w:rPr>
        <w:t xml:space="preserve"> </w:t>
      </w:r>
      <w:r w:rsidRPr="00291A64">
        <w:rPr>
          <w:rFonts w:ascii="Arial" w:hAnsi="Arial" w:cs="Arial"/>
          <w:spacing w:val="-2"/>
          <w:sz w:val="20"/>
        </w:rPr>
        <w:t>N.,</w:t>
      </w:r>
      <w:r w:rsidRPr="00291A64">
        <w:rPr>
          <w:rFonts w:ascii="Arial" w:hAnsi="Arial" w:cs="Arial"/>
          <w:spacing w:val="-10"/>
          <w:sz w:val="20"/>
        </w:rPr>
        <w:t xml:space="preserve"> </w:t>
      </w:r>
      <w:proofErr w:type="spellStart"/>
      <w:r w:rsidRPr="00291A64">
        <w:rPr>
          <w:rFonts w:ascii="Arial" w:hAnsi="Arial" w:cs="Arial"/>
          <w:spacing w:val="-2"/>
          <w:sz w:val="20"/>
        </w:rPr>
        <w:t>Großberger</w:t>
      </w:r>
      <w:proofErr w:type="spellEnd"/>
      <w:r w:rsidRPr="00291A64">
        <w:rPr>
          <w:rFonts w:ascii="Arial" w:hAnsi="Arial" w:cs="Arial"/>
          <w:spacing w:val="-2"/>
          <w:sz w:val="20"/>
        </w:rPr>
        <w:t>,</w:t>
      </w:r>
      <w:r w:rsidRPr="00291A64">
        <w:rPr>
          <w:rFonts w:ascii="Arial" w:hAnsi="Arial" w:cs="Arial"/>
          <w:spacing w:val="-10"/>
          <w:sz w:val="20"/>
        </w:rPr>
        <w:t xml:space="preserve"> </w:t>
      </w:r>
      <w:r w:rsidRPr="00291A64">
        <w:rPr>
          <w:rFonts w:ascii="Arial" w:hAnsi="Arial" w:cs="Arial"/>
          <w:spacing w:val="-2"/>
          <w:sz w:val="20"/>
        </w:rPr>
        <w:t>L.:</w:t>
      </w:r>
      <w:r w:rsidRPr="00291A64">
        <w:rPr>
          <w:rFonts w:ascii="Arial" w:hAnsi="Arial" w:cs="Arial"/>
          <w:spacing w:val="-10"/>
          <w:sz w:val="20"/>
        </w:rPr>
        <w:t xml:space="preserve"> </w:t>
      </w:r>
      <w:proofErr w:type="spellStart"/>
      <w:r w:rsidRPr="00291A64">
        <w:rPr>
          <w:rFonts w:ascii="Arial" w:hAnsi="Arial" w:cs="Arial"/>
          <w:spacing w:val="-2"/>
          <w:sz w:val="20"/>
        </w:rPr>
        <w:t>Umap</w:t>
      </w:r>
      <w:proofErr w:type="spellEnd"/>
      <w:r w:rsidRPr="00291A64">
        <w:rPr>
          <w:rFonts w:ascii="Arial" w:hAnsi="Arial" w:cs="Arial"/>
          <w:spacing w:val="-2"/>
          <w:sz w:val="20"/>
        </w:rPr>
        <w:t>:</w:t>
      </w:r>
      <w:r w:rsidRPr="00291A64">
        <w:rPr>
          <w:rFonts w:ascii="Arial" w:hAnsi="Arial" w:cs="Arial"/>
          <w:spacing w:val="-10"/>
          <w:sz w:val="20"/>
        </w:rPr>
        <w:t xml:space="preserve"> </w:t>
      </w:r>
      <w:r w:rsidRPr="00291A64">
        <w:rPr>
          <w:rFonts w:ascii="Arial" w:hAnsi="Arial" w:cs="Arial"/>
          <w:spacing w:val="-2"/>
          <w:sz w:val="20"/>
        </w:rPr>
        <w:t>Uniform</w:t>
      </w:r>
      <w:r w:rsidRPr="00291A64">
        <w:rPr>
          <w:rFonts w:ascii="Arial" w:hAnsi="Arial" w:cs="Arial"/>
          <w:spacing w:val="-10"/>
          <w:sz w:val="20"/>
        </w:rPr>
        <w:t xml:space="preserve"> </w:t>
      </w:r>
      <w:r w:rsidRPr="00291A64">
        <w:rPr>
          <w:rFonts w:ascii="Arial" w:hAnsi="Arial" w:cs="Arial"/>
          <w:spacing w:val="-2"/>
          <w:sz w:val="20"/>
        </w:rPr>
        <w:t>manifold</w:t>
      </w:r>
      <w:r w:rsidRPr="00291A64">
        <w:rPr>
          <w:rFonts w:ascii="Arial" w:hAnsi="Arial" w:cs="Arial"/>
          <w:spacing w:val="-10"/>
          <w:sz w:val="20"/>
        </w:rPr>
        <w:t xml:space="preserve"> </w:t>
      </w:r>
      <w:proofErr w:type="spellStart"/>
      <w:r w:rsidRPr="00291A64">
        <w:rPr>
          <w:rFonts w:ascii="Arial" w:hAnsi="Arial" w:cs="Arial"/>
          <w:spacing w:val="-2"/>
          <w:sz w:val="20"/>
        </w:rPr>
        <w:t>approx</w:t>
      </w:r>
      <w:proofErr w:type="spellEnd"/>
      <w:r w:rsidRPr="00291A64">
        <w:rPr>
          <w:rFonts w:ascii="Arial" w:hAnsi="Arial" w:cs="Arial"/>
          <w:spacing w:val="-2"/>
          <w:sz w:val="20"/>
        </w:rPr>
        <w:t xml:space="preserve">- </w:t>
      </w:r>
      <w:proofErr w:type="spellStart"/>
      <w:r w:rsidRPr="00291A64">
        <w:rPr>
          <w:rFonts w:ascii="Arial" w:hAnsi="Arial" w:cs="Arial"/>
          <w:sz w:val="20"/>
        </w:rPr>
        <w:t>imation</w:t>
      </w:r>
      <w:proofErr w:type="spellEnd"/>
      <w:r w:rsidRPr="00291A64">
        <w:rPr>
          <w:rFonts w:ascii="Arial" w:hAnsi="Arial" w:cs="Arial"/>
          <w:spacing w:val="33"/>
          <w:sz w:val="20"/>
        </w:rPr>
        <w:t xml:space="preserve"> </w:t>
      </w:r>
      <w:r w:rsidRPr="00291A64">
        <w:rPr>
          <w:rFonts w:ascii="Arial" w:hAnsi="Arial" w:cs="Arial"/>
          <w:sz w:val="20"/>
        </w:rPr>
        <w:t>and</w:t>
      </w:r>
      <w:r w:rsidRPr="00291A64">
        <w:rPr>
          <w:rFonts w:ascii="Arial" w:hAnsi="Arial" w:cs="Arial"/>
          <w:spacing w:val="33"/>
          <w:sz w:val="20"/>
        </w:rPr>
        <w:t xml:space="preserve"> </w:t>
      </w:r>
      <w:r w:rsidRPr="00291A64">
        <w:rPr>
          <w:rFonts w:ascii="Arial" w:hAnsi="Arial" w:cs="Arial"/>
          <w:sz w:val="20"/>
        </w:rPr>
        <w:t>projection.</w:t>
      </w:r>
      <w:r w:rsidRPr="00291A64">
        <w:rPr>
          <w:rFonts w:ascii="Arial" w:hAnsi="Arial" w:cs="Arial"/>
          <w:spacing w:val="33"/>
          <w:sz w:val="20"/>
        </w:rPr>
        <w:t xml:space="preserve"> </w:t>
      </w:r>
      <w:r w:rsidRPr="00291A64">
        <w:rPr>
          <w:rFonts w:ascii="Arial" w:hAnsi="Arial" w:cs="Arial"/>
          <w:sz w:val="20"/>
        </w:rPr>
        <w:t>Journal</w:t>
      </w:r>
      <w:r w:rsidRPr="00291A64">
        <w:rPr>
          <w:rFonts w:ascii="Arial" w:hAnsi="Arial" w:cs="Arial"/>
          <w:spacing w:val="33"/>
          <w:sz w:val="20"/>
        </w:rPr>
        <w:t xml:space="preserve"> </w:t>
      </w:r>
      <w:r w:rsidRPr="00291A64">
        <w:rPr>
          <w:rFonts w:ascii="Arial" w:hAnsi="Arial" w:cs="Arial"/>
          <w:sz w:val="20"/>
        </w:rPr>
        <w:t>of</w:t>
      </w:r>
      <w:r w:rsidRPr="00291A64">
        <w:rPr>
          <w:rFonts w:ascii="Arial" w:hAnsi="Arial" w:cs="Arial"/>
          <w:spacing w:val="33"/>
          <w:sz w:val="20"/>
        </w:rPr>
        <w:t xml:space="preserve"> </w:t>
      </w:r>
      <w:r w:rsidRPr="00291A64">
        <w:rPr>
          <w:rFonts w:ascii="Arial" w:hAnsi="Arial" w:cs="Arial"/>
          <w:sz w:val="20"/>
        </w:rPr>
        <w:t>Open</w:t>
      </w:r>
      <w:r w:rsidRPr="00291A64">
        <w:rPr>
          <w:rFonts w:ascii="Arial" w:hAnsi="Arial" w:cs="Arial"/>
          <w:spacing w:val="33"/>
          <w:sz w:val="20"/>
        </w:rPr>
        <w:t xml:space="preserve"> </w:t>
      </w:r>
      <w:r w:rsidRPr="00291A64">
        <w:rPr>
          <w:rFonts w:ascii="Arial" w:hAnsi="Arial" w:cs="Arial"/>
          <w:sz w:val="20"/>
        </w:rPr>
        <w:t>Source</w:t>
      </w:r>
      <w:r w:rsidRPr="00291A64">
        <w:rPr>
          <w:rFonts w:ascii="Arial" w:hAnsi="Arial" w:cs="Arial"/>
          <w:spacing w:val="32"/>
          <w:sz w:val="20"/>
        </w:rPr>
        <w:t xml:space="preserve"> </w:t>
      </w:r>
      <w:r w:rsidRPr="00291A64">
        <w:rPr>
          <w:rFonts w:ascii="Arial" w:hAnsi="Arial" w:cs="Arial"/>
          <w:sz w:val="20"/>
        </w:rPr>
        <w:t>Software</w:t>
      </w:r>
      <w:r w:rsidRPr="00291A64">
        <w:rPr>
          <w:rFonts w:ascii="Arial" w:hAnsi="Arial" w:cs="Arial"/>
          <w:spacing w:val="32"/>
          <w:sz w:val="20"/>
        </w:rPr>
        <w:t xml:space="preserve"> </w:t>
      </w:r>
      <w:r w:rsidRPr="00291A64">
        <w:rPr>
          <w:rFonts w:ascii="Arial" w:hAnsi="Arial" w:cs="Arial"/>
          <w:b/>
          <w:sz w:val="20"/>
        </w:rPr>
        <w:t>3</w:t>
      </w:r>
      <w:r w:rsidRPr="00291A64">
        <w:rPr>
          <w:rFonts w:ascii="Arial" w:hAnsi="Arial" w:cs="Arial"/>
          <w:sz w:val="20"/>
        </w:rPr>
        <w:t>(29),</w:t>
      </w:r>
      <w:r w:rsidRPr="00291A64">
        <w:rPr>
          <w:rFonts w:ascii="Arial" w:hAnsi="Arial" w:cs="Arial"/>
          <w:spacing w:val="33"/>
          <w:sz w:val="20"/>
        </w:rPr>
        <w:t xml:space="preserve"> </w:t>
      </w:r>
      <w:r w:rsidRPr="00291A64">
        <w:rPr>
          <w:rFonts w:ascii="Arial" w:hAnsi="Arial" w:cs="Arial"/>
          <w:sz w:val="20"/>
        </w:rPr>
        <w:t>861</w:t>
      </w:r>
      <w:r w:rsidRPr="00291A64">
        <w:rPr>
          <w:rFonts w:ascii="Arial" w:hAnsi="Arial" w:cs="Arial"/>
          <w:spacing w:val="32"/>
          <w:sz w:val="20"/>
        </w:rPr>
        <w:t xml:space="preserve"> </w:t>
      </w:r>
      <w:r w:rsidRPr="00291A64">
        <w:rPr>
          <w:rFonts w:ascii="Arial" w:hAnsi="Arial" w:cs="Arial"/>
          <w:sz w:val="20"/>
        </w:rPr>
        <w:t>(2018)</w:t>
      </w:r>
    </w:p>
    <w:p w14:paraId="66B981C3" w14:textId="77777777" w:rsidR="00F675DE" w:rsidRPr="00291A64" w:rsidRDefault="00F675DE" w:rsidP="007966D0">
      <w:pPr>
        <w:spacing w:line="247" w:lineRule="auto"/>
        <w:jc w:val="both"/>
        <w:rPr>
          <w:rFonts w:ascii="Arial" w:hAnsi="Arial" w:cs="Arial"/>
          <w:sz w:val="20"/>
        </w:rPr>
        <w:sectPr w:rsidR="00F675DE" w:rsidRPr="00291A64">
          <w:pgSz w:w="11910" w:h="16840"/>
          <w:pgMar w:top="1420" w:right="1680" w:bottom="3920" w:left="1680" w:header="0" w:footer="3734" w:gutter="0"/>
          <w:cols w:space="720"/>
        </w:sectPr>
      </w:pPr>
    </w:p>
    <w:p w14:paraId="75B3F452" w14:textId="77777777" w:rsidR="00F675DE" w:rsidRPr="00291A64" w:rsidRDefault="00000000" w:rsidP="007966D0">
      <w:pPr>
        <w:pStyle w:val="BodyText"/>
        <w:spacing w:before="52"/>
        <w:ind w:left="1221"/>
        <w:rPr>
          <w:rFonts w:ascii="Arial" w:hAnsi="Arial" w:cs="Arial"/>
        </w:rPr>
      </w:pPr>
      <w:hyperlink r:id="rId26">
        <w:r w:rsidR="0047037D" w:rsidRPr="00291A64">
          <w:rPr>
            <w:rFonts w:ascii="Arial" w:hAnsi="Arial" w:cs="Arial"/>
            <w:color w:val="0000FF"/>
            <w:spacing w:val="-2"/>
          </w:rPr>
          <w:t>https://doi.org/10.21105/joss.00861</w:t>
        </w:r>
      </w:hyperlink>
    </w:p>
    <w:p w14:paraId="13B0EFDE" w14:textId="77777777" w:rsidR="00F675DE" w:rsidRPr="00291A64" w:rsidRDefault="0047037D" w:rsidP="007966D0">
      <w:pPr>
        <w:pStyle w:val="ListParagraph"/>
        <w:numPr>
          <w:ilvl w:val="0"/>
          <w:numId w:val="1"/>
        </w:numPr>
        <w:tabs>
          <w:tab w:val="left" w:pos="1221"/>
        </w:tabs>
        <w:spacing w:before="212" w:line="247" w:lineRule="auto"/>
        <w:ind w:right="317" w:hanging="410"/>
        <w:jc w:val="both"/>
        <w:rPr>
          <w:rFonts w:ascii="Arial" w:hAnsi="Arial" w:cs="Arial"/>
          <w:sz w:val="20"/>
        </w:rPr>
      </w:pPr>
      <w:bookmarkStart w:id="4646" w:name="_bookmark60"/>
      <w:bookmarkEnd w:id="4646"/>
      <w:r w:rsidRPr="00291A64">
        <w:rPr>
          <w:rFonts w:ascii="Arial" w:hAnsi="Arial" w:cs="Arial"/>
          <w:spacing w:val="-2"/>
          <w:sz w:val="20"/>
        </w:rPr>
        <w:t>Fang,</w:t>
      </w:r>
      <w:r w:rsidRPr="00291A64">
        <w:rPr>
          <w:rFonts w:ascii="Arial" w:hAnsi="Arial" w:cs="Arial"/>
          <w:spacing w:val="-6"/>
          <w:sz w:val="20"/>
        </w:rPr>
        <w:t xml:space="preserve"> </w:t>
      </w:r>
      <w:r w:rsidRPr="00291A64">
        <w:rPr>
          <w:rFonts w:ascii="Arial" w:hAnsi="Arial" w:cs="Arial"/>
          <w:spacing w:val="-2"/>
          <w:sz w:val="20"/>
        </w:rPr>
        <w:t>Z.,</w:t>
      </w:r>
      <w:r w:rsidRPr="00291A64">
        <w:rPr>
          <w:rFonts w:ascii="Arial" w:hAnsi="Arial" w:cs="Arial"/>
          <w:spacing w:val="-6"/>
          <w:sz w:val="20"/>
        </w:rPr>
        <w:t xml:space="preserve"> </w:t>
      </w:r>
      <w:r w:rsidRPr="00291A64">
        <w:rPr>
          <w:rFonts w:ascii="Arial" w:hAnsi="Arial" w:cs="Arial"/>
          <w:spacing w:val="-2"/>
          <w:sz w:val="20"/>
        </w:rPr>
        <w:t>Liu,</w:t>
      </w:r>
      <w:r w:rsidRPr="00291A64">
        <w:rPr>
          <w:rFonts w:ascii="Arial" w:hAnsi="Arial" w:cs="Arial"/>
          <w:spacing w:val="-6"/>
          <w:sz w:val="20"/>
        </w:rPr>
        <w:t xml:space="preserve"> </w:t>
      </w:r>
      <w:r w:rsidRPr="00291A64">
        <w:rPr>
          <w:rFonts w:ascii="Arial" w:hAnsi="Arial" w:cs="Arial"/>
          <w:spacing w:val="-2"/>
          <w:sz w:val="20"/>
        </w:rPr>
        <w:t>X.,</w:t>
      </w:r>
      <w:r w:rsidRPr="00291A64">
        <w:rPr>
          <w:rFonts w:ascii="Arial" w:hAnsi="Arial" w:cs="Arial"/>
          <w:spacing w:val="-6"/>
          <w:sz w:val="20"/>
        </w:rPr>
        <w:t xml:space="preserve"> </w:t>
      </w:r>
      <w:r w:rsidRPr="00291A64">
        <w:rPr>
          <w:rFonts w:ascii="Arial" w:hAnsi="Arial" w:cs="Arial"/>
          <w:spacing w:val="-2"/>
          <w:sz w:val="20"/>
        </w:rPr>
        <w:t>Peltz,</w:t>
      </w:r>
      <w:r w:rsidRPr="00291A64">
        <w:rPr>
          <w:rFonts w:ascii="Arial" w:hAnsi="Arial" w:cs="Arial"/>
          <w:spacing w:val="-6"/>
          <w:sz w:val="20"/>
        </w:rPr>
        <w:t xml:space="preserve"> </w:t>
      </w:r>
      <w:r w:rsidRPr="00291A64">
        <w:rPr>
          <w:rFonts w:ascii="Arial" w:hAnsi="Arial" w:cs="Arial"/>
          <w:spacing w:val="-2"/>
          <w:sz w:val="20"/>
        </w:rPr>
        <w:t>G.:</w:t>
      </w:r>
      <w:r w:rsidRPr="00291A64">
        <w:rPr>
          <w:rFonts w:ascii="Arial" w:hAnsi="Arial" w:cs="Arial"/>
          <w:spacing w:val="-6"/>
          <w:sz w:val="20"/>
        </w:rPr>
        <w:t xml:space="preserve"> </w:t>
      </w:r>
      <w:proofErr w:type="spellStart"/>
      <w:r w:rsidRPr="00291A64">
        <w:rPr>
          <w:rFonts w:ascii="Arial" w:hAnsi="Arial" w:cs="Arial"/>
          <w:spacing w:val="-2"/>
          <w:sz w:val="20"/>
        </w:rPr>
        <w:t>Gseapy</w:t>
      </w:r>
      <w:proofErr w:type="spellEnd"/>
      <w:r w:rsidRPr="00291A64">
        <w:rPr>
          <w:rFonts w:ascii="Arial" w:hAnsi="Arial" w:cs="Arial"/>
          <w:spacing w:val="-2"/>
          <w:sz w:val="20"/>
        </w:rPr>
        <w:t>:</w:t>
      </w:r>
      <w:r w:rsidRPr="00291A64">
        <w:rPr>
          <w:rFonts w:ascii="Arial" w:hAnsi="Arial" w:cs="Arial"/>
          <w:spacing w:val="-6"/>
          <w:sz w:val="20"/>
        </w:rPr>
        <w:t xml:space="preserve"> </w:t>
      </w:r>
      <w:r w:rsidRPr="00291A64">
        <w:rPr>
          <w:rFonts w:ascii="Arial" w:hAnsi="Arial" w:cs="Arial"/>
          <w:spacing w:val="-2"/>
          <w:sz w:val="20"/>
        </w:rPr>
        <w:t>a</w:t>
      </w:r>
      <w:r w:rsidRPr="00291A64">
        <w:rPr>
          <w:rFonts w:ascii="Arial" w:hAnsi="Arial" w:cs="Arial"/>
          <w:spacing w:val="-6"/>
          <w:sz w:val="20"/>
        </w:rPr>
        <w:t xml:space="preserve"> </w:t>
      </w:r>
      <w:r w:rsidRPr="00291A64">
        <w:rPr>
          <w:rFonts w:ascii="Arial" w:hAnsi="Arial" w:cs="Arial"/>
          <w:spacing w:val="-2"/>
          <w:sz w:val="20"/>
        </w:rPr>
        <w:t>comprehensive</w:t>
      </w:r>
      <w:r w:rsidRPr="00291A64">
        <w:rPr>
          <w:rFonts w:ascii="Arial" w:hAnsi="Arial" w:cs="Arial"/>
          <w:spacing w:val="-6"/>
          <w:sz w:val="20"/>
        </w:rPr>
        <w:t xml:space="preserve"> </w:t>
      </w:r>
      <w:r w:rsidRPr="00291A64">
        <w:rPr>
          <w:rFonts w:ascii="Arial" w:hAnsi="Arial" w:cs="Arial"/>
          <w:spacing w:val="-2"/>
          <w:sz w:val="20"/>
        </w:rPr>
        <w:t>package</w:t>
      </w:r>
      <w:r w:rsidRPr="00291A64">
        <w:rPr>
          <w:rFonts w:ascii="Arial" w:hAnsi="Arial" w:cs="Arial"/>
          <w:spacing w:val="-6"/>
          <w:sz w:val="20"/>
        </w:rPr>
        <w:t xml:space="preserve"> </w:t>
      </w:r>
      <w:r w:rsidRPr="00291A64">
        <w:rPr>
          <w:rFonts w:ascii="Arial" w:hAnsi="Arial" w:cs="Arial"/>
          <w:spacing w:val="-2"/>
          <w:sz w:val="20"/>
        </w:rPr>
        <w:t>for</w:t>
      </w:r>
      <w:r w:rsidRPr="00291A64">
        <w:rPr>
          <w:rFonts w:ascii="Arial" w:hAnsi="Arial" w:cs="Arial"/>
          <w:spacing w:val="-6"/>
          <w:sz w:val="20"/>
        </w:rPr>
        <w:t xml:space="preserve"> </w:t>
      </w:r>
      <w:r w:rsidRPr="00291A64">
        <w:rPr>
          <w:rFonts w:ascii="Arial" w:hAnsi="Arial" w:cs="Arial"/>
          <w:spacing w:val="-2"/>
          <w:sz w:val="20"/>
        </w:rPr>
        <w:t>performing</w:t>
      </w:r>
      <w:r w:rsidRPr="00291A64">
        <w:rPr>
          <w:rFonts w:ascii="Arial" w:hAnsi="Arial" w:cs="Arial"/>
          <w:spacing w:val="-6"/>
          <w:sz w:val="20"/>
        </w:rPr>
        <w:t xml:space="preserve"> </w:t>
      </w:r>
      <w:r w:rsidRPr="00291A64">
        <w:rPr>
          <w:rFonts w:ascii="Arial" w:hAnsi="Arial" w:cs="Arial"/>
          <w:spacing w:val="-2"/>
          <w:sz w:val="20"/>
        </w:rPr>
        <w:t xml:space="preserve">gene </w:t>
      </w:r>
      <w:r w:rsidRPr="00291A64">
        <w:rPr>
          <w:rFonts w:ascii="Arial" w:hAnsi="Arial" w:cs="Arial"/>
          <w:sz w:val="20"/>
        </w:rPr>
        <w:t xml:space="preserve">set enrichment analysis in python. Bioinformatics </w:t>
      </w:r>
      <w:r w:rsidRPr="00291A64">
        <w:rPr>
          <w:rFonts w:ascii="Arial" w:hAnsi="Arial" w:cs="Arial"/>
          <w:b/>
          <w:sz w:val="20"/>
        </w:rPr>
        <w:t>39</w:t>
      </w:r>
      <w:r w:rsidRPr="00291A64">
        <w:rPr>
          <w:rFonts w:ascii="Arial" w:hAnsi="Arial" w:cs="Arial"/>
          <w:sz w:val="20"/>
        </w:rPr>
        <w:t>(1), 757 (2023)</w:t>
      </w:r>
    </w:p>
    <w:p w14:paraId="05EED7B7" w14:textId="77777777" w:rsidR="00F675DE" w:rsidRPr="00291A64" w:rsidRDefault="0047037D" w:rsidP="007966D0">
      <w:pPr>
        <w:pStyle w:val="ListParagraph"/>
        <w:numPr>
          <w:ilvl w:val="0"/>
          <w:numId w:val="1"/>
        </w:numPr>
        <w:tabs>
          <w:tab w:val="left" w:pos="1221"/>
        </w:tabs>
        <w:spacing w:line="252" w:lineRule="auto"/>
        <w:ind w:right="316" w:hanging="410"/>
        <w:jc w:val="both"/>
        <w:rPr>
          <w:rFonts w:ascii="Arial" w:hAnsi="Arial" w:cs="Arial"/>
          <w:sz w:val="20"/>
        </w:rPr>
      </w:pPr>
      <w:bookmarkStart w:id="4647" w:name="_bookmark61"/>
      <w:bookmarkEnd w:id="4647"/>
      <w:r w:rsidRPr="00291A64">
        <w:rPr>
          <w:rFonts w:ascii="Arial" w:hAnsi="Arial" w:cs="Arial"/>
          <w:sz w:val="20"/>
        </w:rPr>
        <w:t xml:space="preserve">O’Leary, N.A., Cox, E., Holmes, J.B., Anderson, W.R., Falk, R., Hem, V., Tsuchiya, M.T., Schuler, G.D., Zhang, X., Torcivia, J., </w:t>
      </w:r>
      <w:r w:rsidRPr="00291A64">
        <w:rPr>
          <w:rFonts w:ascii="Arial" w:hAnsi="Arial" w:cs="Arial"/>
          <w:i/>
          <w:sz w:val="20"/>
        </w:rPr>
        <w:t>et al.</w:t>
      </w:r>
      <w:r w:rsidRPr="00291A64">
        <w:rPr>
          <w:rFonts w:ascii="Arial" w:hAnsi="Arial" w:cs="Arial"/>
          <w:sz w:val="20"/>
        </w:rPr>
        <w:t xml:space="preserve">: Exploring and retrieving sequence and metadata for species across the tree of life with </w:t>
      </w:r>
      <w:proofErr w:type="spellStart"/>
      <w:r w:rsidRPr="00291A64">
        <w:rPr>
          <w:rFonts w:ascii="Arial" w:hAnsi="Arial" w:cs="Arial"/>
          <w:sz w:val="20"/>
        </w:rPr>
        <w:t>ncbi</w:t>
      </w:r>
      <w:proofErr w:type="spellEnd"/>
      <w:r w:rsidRPr="00291A64">
        <w:rPr>
          <w:rFonts w:ascii="Arial" w:hAnsi="Arial" w:cs="Arial"/>
          <w:sz w:val="20"/>
        </w:rPr>
        <w:t xml:space="preserve"> datasets. Scientific Data </w:t>
      </w:r>
      <w:r w:rsidRPr="00291A64">
        <w:rPr>
          <w:rFonts w:ascii="Arial" w:hAnsi="Arial" w:cs="Arial"/>
          <w:b/>
          <w:sz w:val="20"/>
        </w:rPr>
        <w:t>11</w:t>
      </w:r>
      <w:r w:rsidRPr="00291A64">
        <w:rPr>
          <w:rFonts w:ascii="Arial" w:hAnsi="Arial" w:cs="Arial"/>
          <w:sz w:val="20"/>
        </w:rPr>
        <w:t>(1), 732 (2024)</w:t>
      </w:r>
    </w:p>
    <w:p w14:paraId="36D64692" w14:textId="77777777" w:rsidR="00F675DE" w:rsidRPr="00291A64" w:rsidRDefault="0047037D" w:rsidP="007966D0">
      <w:pPr>
        <w:pStyle w:val="ListParagraph"/>
        <w:numPr>
          <w:ilvl w:val="0"/>
          <w:numId w:val="1"/>
        </w:numPr>
        <w:tabs>
          <w:tab w:val="left" w:pos="1221"/>
        </w:tabs>
        <w:spacing w:before="198" w:line="249" w:lineRule="auto"/>
        <w:ind w:right="316" w:hanging="410"/>
        <w:jc w:val="both"/>
        <w:rPr>
          <w:rFonts w:ascii="Arial" w:hAnsi="Arial" w:cs="Arial"/>
          <w:sz w:val="20"/>
        </w:rPr>
      </w:pPr>
      <w:bookmarkStart w:id="4648" w:name="_bookmark62"/>
      <w:bookmarkEnd w:id="4648"/>
      <w:r w:rsidRPr="00291A64">
        <w:rPr>
          <w:rFonts w:ascii="Arial" w:hAnsi="Arial" w:cs="Arial"/>
          <w:sz w:val="20"/>
        </w:rPr>
        <w:t xml:space="preserve">Madeira, F., Pearce, M., Tivey, A.R., Basutkar, P., Lee, J., </w:t>
      </w:r>
      <w:proofErr w:type="spellStart"/>
      <w:r w:rsidRPr="00291A64">
        <w:rPr>
          <w:rFonts w:ascii="Arial" w:hAnsi="Arial" w:cs="Arial"/>
          <w:sz w:val="20"/>
        </w:rPr>
        <w:t>Edbali</w:t>
      </w:r>
      <w:proofErr w:type="spellEnd"/>
      <w:r w:rsidRPr="00291A64">
        <w:rPr>
          <w:rFonts w:ascii="Arial" w:hAnsi="Arial" w:cs="Arial"/>
          <w:sz w:val="20"/>
        </w:rPr>
        <w:t xml:space="preserve">, O., Mad- </w:t>
      </w:r>
      <w:proofErr w:type="spellStart"/>
      <w:r w:rsidRPr="00291A64">
        <w:rPr>
          <w:rFonts w:ascii="Arial" w:hAnsi="Arial" w:cs="Arial"/>
          <w:sz w:val="20"/>
        </w:rPr>
        <w:t>husoodanan</w:t>
      </w:r>
      <w:proofErr w:type="spellEnd"/>
      <w:r w:rsidRPr="00291A64">
        <w:rPr>
          <w:rFonts w:ascii="Arial" w:hAnsi="Arial" w:cs="Arial"/>
          <w:sz w:val="20"/>
        </w:rPr>
        <w:t xml:space="preserve">, N., Kolesnikov, A., Lopez, R.: Search and sequence analysis tools </w:t>
      </w:r>
      <w:r w:rsidRPr="00291A64">
        <w:rPr>
          <w:rFonts w:ascii="Arial" w:hAnsi="Arial" w:cs="Arial"/>
          <w:spacing w:val="-2"/>
          <w:sz w:val="20"/>
        </w:rPr>
        <w:t xml:space="preserve">services from </w:t>
      </w:r>
      <w:proofErr w:type="spellStart"/>
      <w:r w:rsidRPr="00291A64">
        <w:rPr>
          <w:rFonts w:ascii="Arial" w:hAnsi="Arial" w:cs="Arial"/>
          <w:spacing w:val="-2"/>
          <w:sz w:val="20"/>
        </w:rPr>
        <w:t>embl-ebi</w:t>
      </w:r>
      <w:proofErr w:type="spellEnd"/>
      <w:r w:rsidRPr="00291A64">
        <w:rPr>
          <w:rFonts w:ascii="Arial" w:hAnsi="Arial" w:cs="Arial"/>
          <w:spacing w:val="-2"/>
          <w:sz w:val="20"/>
        </w:rPr>
        <w:t xml:space="preserve"> in 2022. Nucleic acids research </w:t>
      </w:r>
      <w:r w:rsidRPr="00291A64">
        <w:rPr>
          <w:rFonts w:ascii="Arial" w:hAnsi="Arial" w:cs="Arial"/>
          <w:b/>
          <w:spacing w:val="-2"/>
          <w:sz w:val="20"/>
        </w:rPr>
        <w:t>50</w:t>
      </w:r>
      <w:r w:rsidRPr="00291A64">
        <w:rPr>
          <w:rFonts w:ascii="Arial" w:hAnsi="Arial" w:cs="Arial"/>
          <w:spacing w:val="-2"/>
          <w:sz w:val="20"/>
        </w:rPr>
        <w:t>(W1), 276–279 (2022)</w:t>
      </w:r>
    </w:p>
    <w:p w14:paraId="555E26A1" w14:textId="77777777" w:rsidR="00F675DE" w:rsidRPr="00291A64" w:rsidRDefault="0047037D" w:rsidP="007966D0">
      <w:pPr>
        <w:pStyle w:val="ListParagraph"/>
        <w:numPr>
          <w:ilvl w:val="0"/>
          <w:numId w:val="1"/>
        </w:numPr>
        <w:tabs>
          <w:tab w:val="left" w:pos="1221"/>
        </w:tabs>
        <w:spacing w:before="202" w:line="247" w:lineRule="auto"/>
        <w:ind w:right="317" w:hanging="410"/>
        <w:jc w:val="both"/>
        <w:rPr>
          <w:rFonts w:ascii="Arial" w:hAnsi="Arial" w:cs="Arial"/>
          <w:sz w:val="20"/>
        </w:rPr>
      </w:pPr>
      <w:bookmarkStart w:id="4649" w:name="_bookmark63"/>
      <w:bookmarkEnd w:id="4649"/>
      <w:r w:rsidRPr="00291A64">
        <w:rPr>
          <w:rFonts w:ascii="Arial" w:hAnsi="Arial" w:cs="Arial"/>
          <w:sz w:val="20"/>
        </w:rPr>
        <w:t>McInnes,</w:t>
      </w:r>
      <w:r w:rsidRPr="00291A64">
        <w:rPr>
          <w:rFonts w:ascii="Arial" w:hAnsi="Arial" w:cs="Arial"/>
          <w:spacing w:val="-13"/>
          <w:sz w:val="20"/>
        </w:rPr>
        <w:t xml:space="preserve"> </w:t>
      </w:r>
      <w:r w:rsidRPr="00291A64">
        <w:rPr>
          <w:rFonts w:ascii="Arial" w:hAnsi="Arial" w:cs="Arial"/>
          <w:sz w:val="20"/>
        </w:rPr>
        <w:t>L.,</w:t>
      </w:r>
      <w:r w:rsidRPr="00291A64">
        <w:rPr>
          <w:rFonts w:ascii="Arial" w:hAnsi="Arial" w:cs="Arial"/>
          <w:spacing w:val="-12"/>
          <w:sz w:val="20"/>
        </w:rPr>
        <w:t xml:space="preserve"> </w:t>
      </w:r>
      <w:r w:rsidRPr="00291A64">
        <w:rPr>
          <w:rFonts w:ascii="Arial" w:hAnsi="Arial" w:cs="Arial"/>
          <w:sz w:val="20"/>
        </w:rPr>
        <w:t>Healy,</w:t>
      </w:r>
      <w:r w:rsidRPr="00291A64">
        <w:rPr>
          <w:rFonts w:ascii="Arial" w:hAnsi="Arial" w:cs="Arial"/>
          <w:spacing w:val="-12"/>
          <w:sz w:val="20"/>
        </w:rPr>
        <w:t xml:space="preserve"> </w:t>
      </w:r>
      <w:r w:rsidRPr="00291A64">
        <w:rPr>
          <w:rFonts w:ascii="Arial" w:hAnsi="Arial" w:cs="Arial"/>
          <w:sz w:val="20"/>
        </w:rPr>
        <w:t>J.,</w:t>
      </w:r>
      <w:r w:rsidRPr="00291A64">
        <w:rPr>
          <w:rFonts w:ascii="Arial" w:hAnsi="Arial" w:cs="Arial"/>
          <w:spacing w:val="-12"/>
          <w:sz w:val="20"/>
        </w:rPr>
        <w:t xml:space="preserve"> </w:t>
      </w:r>
      <w:proofErr w:type="spellStart"/>
      <w:r w:rsidRPr="00291A64">
        <w:rPr>
          <w:rFonts w:ascii="Arial" w:hAnsi="Arial" w:cs="Arial"/>
          <w:sz w:val="20"/>
        </w:rPr>
        <w:t>Astels</w:t>
      </w:r>
      <w:proofErr w:type="spellEnd"/>
      <w:r w:rsidRPr="00291A64">
        <w:rPr>
          <w:rFonts w:ascii="Arial" w:hAnsi="Arial" w:cs="Arial"/>
          <w:sz w:val="20"/>
        </w:rPr>
        <w:t>,</w:t>
      </w:r>
      <w:r w:rsidRPr="00291A64">
        <w:rPr>
          <w:rFonts w:ascii="Arial" w:hAnsi="Arial" w:cs="Arial"/>
          <w:spacing w:val="-12"/>
          <w:sz w:val="20"/>
        </w:rPr>
        <w:t xml:space="preserve"> </w:t>
      </w:r>
      <w:r w:rsidRPr="00291A64">
        <w:rPr>
          <w:rFonts w:ascii="Arial" w:hAnsi="Arial" w:cs="Arial"/>
          <w:sz w:val="20"/>
        </w:rPr>
        <w:t>S.:</w:t>
      </w:r>
      <w:r w:rsidRPr="00291A64">
        <w:rPr>
          <w:rFonts w:ascii="Arial" w:hAnsi="Arial" w:cs="Arial"/>
          <w:spacing w:val="-12"/>
          <w:sz w:val="20"/>
        </w:rPr>
        <w:t xml:space="preserve"> </w:t>
      </w:r>
      <w:proofErr w:type="spellStart"/>
      <w:r w:rsidRPr="00291A64">
        <w:rPr>
          <w:rFonts w:ascii="Arial" w:hAnsi="Arial" w:cs="Arial"/>
          <w:sz w:val="20"/>
        </w:rPr>
        <w:t>hdbscan</w:t>
      </w:r>
      <w:proofErr w:type="spellEnd"/>
      <w:r w:rsidRPr="00291A64">
        <w:rPr>
          <w:rFonts w:ascii="Arial" w:hAnsi="Arial" w:cs="Arial"/>
          <w:sz w:val="20"/>
        </w:rPr>
        <w:t>:</w:t>
      </w:r>
      <w:r w:rsidRPr="00291A64">
        <w:rPr>
          <w:rFonts w:ascii="Arial" w:hAnsi="Arial" w:cs="Arial"/>
          <w:spacing w:val="-12"/>
          <w:sz w:val="20"/>
        </w:rPr>
        <w:t xml:space="preserve"> </w:t>
      </w:r>
      <w:r w:rsidRPr="00291A64">
        <w:rPr>
          <w:rFonts w:ascii="Arial" w:hAnsi="Arial" w:cs="Arial"/>
          <w:sz w:val="20"/>
        </w:rPr>
        <w:t>Hierarchical</w:t>
      </w:r>
      <w:r w:rsidRPr="00291A64">
        <w:rPr>
          <w:rFonts w:ascii="Arial" w:hAnsi="Arial" w:cs="Arial"/>
          <w:spacing w:val="-12"/>
          <w:sz w:val="20"/>
        </w:rPr>
        <w:t xml:space="preserve"> </w:t>
      </w:r>
      <w:r w:rsidRPr="00291A64">
        <w:rPr>
          <w:rFonts w:ascii="Arial" w:hAnsi="Arial" w:cs="Arial"/>
          <w:sz w:val="20"/>
        </w:rPr>
        <w:t>density</w:t>
      </w:r>
      <w:r w:rsidRPr="00291A64">
        <w:rPr>
          <w:rFonts w:ascii="Arial" w:hAnsi="Arial" w:cs="Arial"/>
          <w:spacing w:val="-12"/>
          <w:sz w:val="20"/>
        </w:rPr>
        <w:t xml:space="preserve"> </w:t>
      </w:r>
      <w:r w:rsidRPr="00291A64">
        <w:rPr>
          <w:rFonts w:ascii="Arial" w:hAnsi="Arial" w:cs="Arial"/>
          <w:sz w:val="20"/>
        </w:rPr>
        <w:t>based</w:t>
      </w:r>
      <w:r w:rsidRPr="00291A64">
        <w:rPr>
          <w:rFonts w:ascii="Arial" w:hAnsi="Arial" w:cs="Arial"/>
          <w:spacing w:val="-12"/>
          <w:sz w:val="20"/>
        </w:rPr>
        <w:t xml:space="preserve"> </w:t>
      </w:r>
      <w:r w:rsidRPr="00291A64">
        <w:rPr>
          <w:rFonts w:ascii="Arial" w:hAnsi="Arial" w:cs="Arial"/>
          <w:sz w:val="20"/>
        </w:rPr>
        <w:t xml:space="preserve">clustering. The Journal of Open Source Software </w:t>
      </w:r>
      <w:r w:rsidRPr="00291A64">
        <w:rPr>
          <w:rFonts w:ascii="Arial" w:hAnsi="Arial" w:cs="Arial"/>
          <w:b/>
          <w:sz w:val="20"/>
        </w:rPr>
        <w:t>2</w:t>
      </w:r>
      <w:r w:rsidRPr="00291A64">
        <w:rPr>
          <w:rFonts w:ascii="Arial" w:hAnsi="Arial" w:cs="Arial"/>
          <w:sz w:val="20"/>
        </w:rPr>
        <w:t>(11), 205 (2017)</w:t>
      </w:r>
    </w:p>
    <w:p w14:paraId="17FCD54B" w14:textId="5FEF3D0D" w:rsidR="00F675DE" w:rsidRPr="00291A64" w:rsidRDefault="0047037D" w:rsidP="007966D0">
      <w:pPr>
        <w:pStyle w:val="ListParagraph"/>
        <w:numPr>
          <w:ilvl w:val="0"/>
          <w:numId w:val="1"/>
        </w:numPr>
        <w:tabs>
          <w:tab w:val="left" w:pos="1221"/>
        </w:tabs>
        <w:spacing w:before="204" w:line="254" w:lineRule="auto"/>
        <w:ind w:right="319" w:hanging="410"/>
        <w:jc w:val="both"/>
        <w:rPr>
          <w:rFonts w:ascii="Arial" w:hAnsi="Arial" w:cs="Arial"/>
          <w:sz w:val="20"/>
        </w:rPr>
      </w:pPr>
      <w:bookmarkStart w:id="4650" w:name="_bookmark64"/>
      <w:bookmarkEnd w:id="4650"/>
      <w:r w:rsidRPr="00291A64">
        <w:rPr>
          <w:rFonts w:ascii="Arial" w:hAnsi="Arial" w:cs="Arial"/>
          <w:sz w:val="20"/>
        </w:rPr>
        <w:t xml:space="preserve">McKinney, W., </w:t>
      </w:r>
      <w:r w:rsidRPr="00291A64">
        <w:rPr>
          <w:rFonts w:ascii="Arial" w:hAnsi="Arial" w:cs="Arial"/>
          <w:i/>
          <w:sz w:val="20"/>
        </w:rPr>
        <w:t>et al.</w:t>
      </w:r>
      <w:r w:rsidRPr="00291A64">
        <w:rPr>
          <w:rFonts w:ascii="Arial" w:hAnsi="Arial" w:cs="Arial"/>
          <w:sz w:val="20"/>
        </w:rPr>
        <w:t xml:space="preserve">: Data structures for statistical computing in </w:t>
      </w:r>
      <w:r w:rsidR="00D34E12">
        <w:rPr>
          <w:rFonts w:ascii="Arial" w:hAnsi="Arial" w:cs="Arial"/>
          <w:sz w:val="20"/>
        </w:rPr>
        <w:t>Python</w:t>
      </w:r>
      <w:r w:rsidRPr="00291A64">
        <w:rPr>
          <w:rFonts w:ascii="Arial" w:hAnsi="Arial" w:cs="Arial"/>
          <w:sz w:val="20"/>
        </w:rPr>
        <w:t>. In: SciPy, vol. 445, pp. 51–56 (2010)</w:t>
      </w:r>
    </w:p>
    <w:p w14:paraId="598F59D0" w14:textId="77777777" w:rsidR="00F675DE" w:rsidRPr="00291A64" w:rsidRDefault="0047037D" w:rsidP="007966D0">
      <w:pPr>
        <w:pStyle w:val="ListParagraph"/>
        <w:numPr>
          <w:ilvl w:val="0"/>
          <w:numId w:val="1"/>
        </w:numPr>
        <w:tabs>
          <w:tab w:val="left" w:pos="1221"/>
        </w:tabs>
        <w:spacing w:before="198" w:line="254" w:lineRule="auto"/>
        <w:ind w:right="316" w:hanging="410"/>
        <w:jc w:val="both"/>
        <w:rPr>
          <w:rFonts w:ascii="Arial" w:hAnsi="Arial" w:cs="Arial"/>
          <w:sz w:val="20"/>
        </w:rPr>
      </w:pPr>
      <w:bookmarkStart w:id="4651" w:name="_bookmark65"/>
      <w:bookmarkEnd w:id="4651"/>
      <w:proofErr w:type="spellStart"/>
      <w:r w:rsidRPr="00291A64">
        <w:rPr>
          <w:rFonts w:ascii="Arial" w:hAnsi="Arial" w:cs="Arial"/>
          <w:sz w:val="20"/>
        </w:rPr>
        <w:t>Virshup</w:t>
      </w:r>
      <w:proofErr w:type="spellEnd"/>
      <w:r w:rsidRPr="00291A64">
        <w:rPr>
          <w:rFonts w:ascii="Arial" w:hAnsi="Arial" w:cs="Arial"/>
          <w:sz w:val="20"/>
        </w:rPr>
        <w:t>,</w:t>
      </w:r>
      <w:r w:rsidRPr="00291A64">
        <w:rPr>
          <w:rFonts w:ascii="Arial" w:hAnsi="Arial" w:cs="Arial"/>
          <w:spacing w:val="-7"/>
          <w:sz w:val="20"/>
        </w:rPr>
        <w:t xml:space="preserve"> </w:t>
      </w:r>
      <w:r w:rsidRPr="00291A64">
        <w:rPr>
          <w:rFonts w:ascii="Arial" w:hAnsi="Arial" w:cs="Arial"/>
          <w:sz w:val="20"/>
        </w:rPr>
        <w:t>I.,</w:t>
      </w:r>
      <w:r w:rsidRPr="00291A64">
        <w:rPr>
          <w:rFonts w:ascii="Arial" w:hAnsi="Arial" w:cs="Arial"/>
          <w:spacing w:val="-7"/>
          <w:sz w:val="20"/>
        </w:rPr>
        <w:t xml:space="preserve"> </w:t>
      </w:r>
      <w:r w:rsidRPr="00291A64">
        <w:rPr>
          <w:rFonts w:ascii="Arial" w:hAnsi="Arial" w:cs="Arial"/>
          <w:sz w:val="20"/>
        </w:rPr>
        <w:t>Rybakov,</w:t>
      </w:r>
      <w:r w:rsidRPr="00291A64">
        <w:rPr>
          <w:rFonts w:ascii="Arial" w:hAnsi="Arial" w:cs="Arial"/>
          <w:spacing w:val="-7"/>
          <w:sz w:val="20"/>
        </w:rPr>
        <w:t xml:space="preserve"> </w:t>
      </w:r>
      <w:r w:rsidRPr="00291A64">
        <w:rPr>
          <w:rFonts w:ascii="Arial" w:hAnsi="Arial" w:cs="Arial"/>
          <w:sz w:val="20"/>
        </w:rPr>
        <w:t>S.,</w:t>
      </w:r>
      <w:r w:rsidRPr="00291A64">
        <w:rPr>
          <w:rFonts w:ascii="Arial" w:hAnsi="Arial" w:cs="Arial"/>
          <w:spacing w:val="-7"/>
          <w:sz w:val="20"/>
        </w:rPr>
        <w:t xml:space="preserve"> </w:t>
      </w:r>
      <w:r w:rsidRPr="00291A64">
        <w:rPr>
          <w:rFonts w:ascii="Arial" w:hAnsi="Arial" w:cs="Arial"/>
          <w:sz w:val="20"/>
        </w:rPr>
        <w:t>Theis,</w:t>
      </w:r>
      <w:r w:rsidRPr="00291A64">
        <w:rPr>
          <w:rFonts w:ascii="Arial" w:hAnsi="Arial" w:cs="Arial"/>
          <w:spacing w:val="-7"/>
          <w:sz w:val="20"/>
        </w:rPr>
        <w:t xml:space="preserve"> </w:t>
      </w:r>
      <w:r w:rsidRPr="00291A64">
        <w:rPr>
          <w:rFonts w:ascii="Arial" w:hAnsi="Arial" w:cs="Arial"/>
          <w:sz w:val="20"/>
        </w:rPr>
        <w:t>F.J.,</w:t>
      </w:r>
      <w:r w:rsidRPr="00291A64">
        <w:rPr>
          <w:rFonts w:ascii="Arial" w:hAnsi="Arial" w:cs="Arial"/>
          <w:spacing w:val="-7"/>
          <w:sz w:val="20"/>
        </w:rPr>
        <w:t xml:space="preserve"> </w:t>
      </w:r>
      <w:r w:rsidRPr="00291A64">
        <w:rPr>
          <w:rFonts w:ascii="Arial" w:hAnsi="Arial" w:cs="Arial"/>
          <w:sz w:val="20"/>
        </w:rPr>
        <w:t>Angerer,</w:t>
      </w:r>
      <w:r w:rsidRPr="00291A64">
        <w:rPr>
          <w:rFonts w:ascii="Arial" w:hAnsi="Arial" w:cs="Arial"/>
          <w:spacing w:val="-7"/>
          <w:sz w:val="20"/>
        </w:rPr>
        <w:t xml:space="preserve"> </w:t>
      </w:r>
      <w:r w:rsidRPr="00291A64">
        <w:rPr>
          <w:rFonts w:ascii="Arial" w:hAnsi="Arial" w:cs="Arial"/>
          <w:sz w:val="20"/>
        </w:rPr>
        <w:t>P.,</w:t>
      </w:r>
      <w:r w:rsidRPr="00291A64">
        <w:rPr>
          <w:rFonts w:ascii="Arial" w:hAnsi="Arial" w:cs="Arial"/>
          <w:spacing w:val="-7"/>
          <w:sz w:val="20"/>
        </w:rPr>
        <w:t xml:space="preserve"> </w:t>
      </w:r>
      <w:r w:rsidRPr="00291A64">
        <w:rPr>
          <w:rFonts w:ascii="Arial" w:hAnsi="Arial" w:cs="Arial"/>
          <w:sz w:val="20"/>
        </w:rPr>
        <w:t>Wolf,</w:t>
      </w:r>
      <w:r w:rsidRPr="00291A64">
        <w:rPr>
          <w:rFonts w:ascii="Arial" w:hAnsi="Arial" w:cs="Arial"/>
          <w:spacing w:val="-7"/>
          <w:sz w:val="20"/>
        </w:rPr>
        <w:t xml:space="preserve"> </w:t>
      </w:r>
      <w:r w:rsidRPr="00291A64">
        <w:rPr>
          <w:rFonts w:ascii="Arial" w:hAnsi="Arial" w:cs="Arial"/>
          <w:sz w:val="20"/>
        </w:rPr>
        <w:t>F.A.:</w:t>
      </w:r>
      <w:r w:rsidRPr="00291A64">
        <w:rPr>
          <w:rFonts w:ascii="Arial" w:hAnsi="Arial" w:cs="Arial"/>
          <w:spacing w:val="-7"/>
          <w:sz w:val="20"/>
        </w:rPr>
        <w:t xml:space="preserve"> </w:t>
      </w:r>
      <w:proofErr w:type="spellStart"/>
      <w:r w:rsidRPr="00291A64">
        <w:rPr>
          <w:rFonts w:ascii="Arial" w:hAnsi="Arial" w:cs="Arial"/>
          <w:sz w:val="20"/>
        </w:rPr>
        <w:t>anndata</w:t>
      </w:r>
      <w:proofErr w:type="spellEnd"/>
      <w:r w:rsidRPr="00291A64">
        <w:rPr>
          <w:rFonts w:ascii="Arial" w:hAnsi="Arial" w:cs="Arial"/>
          <w:sz w:val="20"/>
        </w:rPr>
        <w:t>:</w:t>
      </w:r>
      <w:r w:rsidRPr="00291A64">
        <w:rPr>
          <w:rFonts w:ascii="Arial" w:hAnsi="Arial" w:cs="Arial"/>
          <w:spacing w:val="-7"/>
          <w:sz w:val="20"/>
        </w:rPr>
        <w:t xml:space="preserve"> </w:t>
      </w:r>
      <w:r w:rsidRPr="00291A64">
        <w:rPr>
          <w:rFonts w:ascii="Arial" w:hAnsi="Arial" w:cs="Arial"/>
          <w:sz w:val="20"/>
        </w:rPr>
        <w:t xml:space="preserve">Annotated data. </w:t>
      </w:r>
      <w:proofErr w:type="spellStart"/>
      <w:r w:rsidRPr="00291A64">
        <w:rPr>
          <w:rFonts w:ascii="Arial" w:hAnsi="Arial" w:cs="Arial"/>
          <w:sz w:val="20"/>
        </w:rPr>
        <w:t>BioRxiv</w:t>
      </w:r>
      <w:proofErr w:type="spellEnd"/>
      <w:r w:rsidRPr="00291A64">
        <w:rPr>
          <w:rFonts w:ascii="Arial" w:hAnsi="Arial" w:cs="Arial"/>
          <w:sz w:val="20"/>
        </w:rPr>
        <w:t>, 2021–12 (2021)</w:t>
      </w:r>
    </w:p>
    <w:p w14:paraId="6B7569E9" w14:textId="77777777" w:rsidR="00F675DE" w:rsidRPr="00291A64" w:rsidRDefault="0047037D" w:rsidP="007966D0">
      <w:pPr>
        <w:pStyle w:val="ListParagraph"/>
        <w:numPr>
          <w:ilvl w:val="0"/>
          <w:numId w:val="1"/>
        </w:numPr>
        <w:tabs>
          <w:tab w:val="left" w:pos="1221"/>
        </w:tabs>
        <w:spacing w:before="197" w:line="249" w:lineRule="auto"/>
        <w:ind w:right="317" w:hanging="410"/>
        <w:jc w:val="both"/>
        <w:rPr>
          <w:rFonts w:ascii="Arial" w:hAnsi="Arial" w:cs="Arial"/>
          <w:sz w:val="20"/>
        </w:rPr>
      </w:pPr>
      <w:bookmarkStart w:id="4652" w:name="_bookmark66"/>
      <w:bookmarkEnd w:id="4652"/>
      <w:r w:rsidRPr="00291A64">
        <w:rPr>
          <w:rFonts w:ascii="Arial" w:hAnsi="Arial" w:cs="Arial"/>
          <w:sz w:val="20"/>
        </w:rPr>
        <w:t xml:space="preserve">Harris, C.R., Millman, K.J., Van Der Walt, S.J., </w:t>
      </w:r>
      <w:proofErr w:type="spellStart"/>
      <w:r w:rsidRPr="00291A64">
        <w:rPr>
          <w:rFonts w:ascii="Arial" w:hAnsi="Arial" w:cs="Arial"/>
          <w:sz w:val="20"/>
        </w:rPr>
        <w:t>Gommers</w:t>
      </w:r>
      <w:proofErr w:type="spellEnd"/>
      <w:r w:rsidRPr="00291A64">
        <w:rPr>
          <w:rFonts w:ascii="Arial" w:hAnsi="Arial" w:cs="Arial"/>
          <w:sz w:val="20"/>
        </w:rPr>
        <w:t xml:space="preserve">, R., Virtanen, P., </w:t>
      </w:r>
      <w:proofErr w:type="spellStart"/>
      <w:r w:rsidRPr="00291A64">
        <w:rPr>
          <w:rFonts w:ascii="Arial" w:hAnsi="Arial" w:cs="Arial"/>
          <w:sz w:val="20"/>
        </w:rPr>
        <w:t>Cournapeau</w:t>
      </w:r>
      <w:proofErr w:type="spellEnd"/>
      <w:r w:rsidRPr="00291A64">
        <w:rPr>
          <w:rFonts w:ascii="Arial" w:hAnsi="Arial" w:cs="Arial"/>
          <w:sz w:val="20"/>
        </w:rPr>
        <w:t xml:space="preserve">, D., Wieser, E., Taylor, J., Berg, S., Smith, N.J., </w:t>
      </w:r>
      <w:r w:rsidRPr="00291A64">
        <w:rPr>
          <w:rFonts w:ascii="Arial" w:hAnsi="Arial" w:cs="Arial"/>
          <w:i/>
          <w:sz w:val="20"/>
        </w:rPr>
        <w:t>et al.</w:t>
      </w:r>
      <w:r w:rsidRPr="00291A64">
        <w:rPr>
          <w:rFonts w:ascii="Arial" w:hAnsi="Arial" w:cs="Arial"/>
          <w:sz w:val="20"/>
        </w:rPr>
        <w:t>: Array programming</w:t>
      </w:r>
      <w:r w:rsidRPr="00291A64">
        <w:rPr>
          <w:rFonts w:ascii="Arial" w:hAnsi="Arial" w:cs="Arial"/>
          <w:spacing w:val="-6"/>
          <w:sz w:val="20"/>
        </w:rPr>
        <w:t xml:space="preserve"> </w:t>
      </w:r>
      <w:r w:rsidRPr="00291A64">
        <w:rPr>
          <w:rFonts w:ascii="Arial" w:hAnsi="Arial" w:cs="Arial"/>
          <w:sz w:val="20"/>
        </w:rPr>
        <w:t>with</w:t>
      </w:r>
      <w:r w:rsidRPr="00291A64">
        <w:rPr>
          <w:rFonts w:ascii="Arial" w:hAnsi="Arial" w:cs="Arial"/>
          <w:spacing w:val="-5"/>
          <w:sz w:val="20"/>
        </w:rPr>
        <w:t xml:space="preserve"> </w:t>
      </w:r>
      <w:proofErr w:type="spellStart"/>
      <w:r w:rsidRPr="00291A64">
        <w:rPr>
          <w:rFonts w:ascii="Arial" w:hAnsi="Arial" w:cs="Arial"/>
          <w:sz w:val="20"/>
        </w:rPr>
        <w:t>numpy</w:t>
      </w:r>
      <w:proofErr w:type="spellEnd"/>
      <w:r w:rsidRPr="00291A64">
        <w:rPr>
          <w:rFonts w:ascii="Arial" w:hAnsi="Arial" w:cs="Arial"/>
          <w:sz w:val="20"/>
        </w:rPr>
        <w:t>.</w:t>
      </w:r>
      <w:r w:rsidRPr="00291A64">
        <w:rPr>
          <w:rFonts w:ascii="Arial" w:hAnsi="Arial" w:cs="Arial"/>
          <w:spacing w:val="-5"/>
          <w:sz w:val="20"/>
        </w:rPr>
        <w:t xml:space="preserve"> </w:t>
      </w:r>
      <w:r w:rsidRPr="00291A64">
        <w:rPr>
          <w:rFonts w:ascii="Arial" w:hAnsi="Arial" w:cs="Arial"/>
          <w:sz w:val="20"/>
        </w:rPr>
        <w:t>Nature</w:t>
      </w:r>
      <w:r w:rsidRPr="00291A64">
        <w:rPr>
          <w:rFonts w:ascii="Arial" w:hAnsi="Arial" w:cs="Arial"/>
          <w:spacing w:val="-5"/>
          <w:sz w:val="20"/>
        </w:rPr>
        <w:t xml:space="preserve"> </w:t>
      </w:r>
      <w:r w:rsidRPr="00291A64">
        <w:rPr>
          <w:rFonts w:ascii="Arial" w:hAnsi="Arial" w:cs="Arial"/>
          <w:b/>
          <w:sz w:val="20"/>
        </w:rPr>
        <w:t>585</w:t>
      </w:r>
      <w:r w:rsidRPr="00291A64">
        <w:rPr>
          <w:rFonts w:ascii="Arial" w:hAnsi="Arial" w:cs="Arial"/>
          <w:sz w:val="20"/>
        </w:rPr>
        <w:t>(7825),</w:t>
      </w:r>
      <w:r w:rsidRPr="00291A64">
        <w:rPr>
          <w:rFonts w:ascii="Arial" w:hAnsi="Arial" w:cs="Arial"/>
          <w:spacing w:val="-5"/>
          <w:sz w:val="20"/>
        </w:rPr>
        <w:t xml:space="preserve"> </w:t>
      </w:r>
      <w:r w:rsidRPr="00291A64">
        <w:rPr>
          <w:rFonts w:ascii="Arial" w:hAnsi="Arial" w:cs="Arial"/>
          <w:sz w:val="20"/>
        </w:rPr>
        <w:t>357–362</w:t>
      </w:r>
      <w:r w:rsidRPr="00291A64">
        <w:rPr>
          <w:rFonts w:ascii="Arial" w:hAnsi="Arial" w:cs="Arial"/>
          <w:spacing w:val="-5"/>
          <w:sz w:val="20"/>
        </w:rPr>
        <w:t xml:space="preserve"> </w:t>
      </w:r>
      <w:r w:rsidRPr="00291A64">
        <w:rPr>
          <w:rFonts w:ascii="Arial" w:hAnsi="Arial" w:cs="Arial"/>
          <w:sz w:val="20"/>
        </w:rPr>
        <w:t>(2020)</w:t>
      </w:r>
    </w:p>
    <w:p w14:paraId="126CF853" w14:textId="77777777" w:rsidR="00F675DE" w:rsidRPr="00291A64" w:rsidRDefault="0047037D" w:rsidP="007966D0">
      <w:pPr>
        <w:pStyle w:val="ListParagraph"/>
        <w:numPr>
          <w:ilvl w:val="0"/>
          <w:numId w:val="1"/>
        </w:numPr>
        <w:tabs>
          <w:tab w:val="left" w:pos="1221"/>
        </w:tabs>
        <w:spacing w:line="247" w:lineRule="auto"/>
        <w:ind w:right="319" w:hanging="410"/>
        <w:jc w:val="both"/>
        <w:rPr>
          <w:rFonts w:ascii="Arial" w:hAnsi="Arial" w:cs="Arial"/>
          <w:sz w:val="20"/>
        </w:rPr>
      </w:pPr>
      <w:bookmarkStart w:id="4653" w:name="_bookmark67"/>
      <w:bookmarkEnd w:id="4653"/>
      <w:r w:rsidRPr="00291A64">
        <w:rPr>
          <w:rFonts w:ascii="Arial" w:hAnsi="Arial" w:cs="Arial"/>
          <w:sz w:val="20"/>
        </w:rPr>
        <w:t>Hunter, J.D.: Matplotlib: A 2d graphics environment. Computing in science &amp; engineering</w:t>
      </w:r>
      <w:r w:rsidRPr="00291A64">
        <w:rPr>
          <w:rFonts w:ascii="Arial" w:hAnsi="Arial" w:cs="Arial"/>
          <w:spacing w:val="-3"/>
          <w:sz w:val="20"/>
        </w:rPr>
        <w:t xml:space="preserve"> </w:t>
      </w:r>
      <w:r w:rsidRPr="00291A64">
        <w:rPr>
          <w:rFonts w:ascii="Arial" w:hAnsi="Arial" w:cs="Arial"/>
          <w:b/>
          <w:sz w:val="20"/>
        </w:rPr>
        <w:t>9</w:t>
      </w:r>
      <w:r w:rsidRPr="00291A64">
        <w:rPr>
          <w:rFonts w:ascii="Arial" w:hAnsi="Arial" w:cs="Arial"/>
          <w:sz w:val="20"/>
        </w:rPr>
        <w:t>(03),</w:t>
      </w:r>
      <w:r w:rsidRPr="00291A64">
        <w:rPr>
          <w:rFonts w:ascii="Arial" w:hAnsi="Arial" w:cs="Arial"/>
          <w:spacing w:val="-5"/>
          <w:sz w:val="20"/>
        </w:rPr>
        <w:t xml:space="preserve"> </w:t>
      </w:r>
      <w:r w:rsidRPr="00291A64">
        <w:rPr>
          <w:rFonts w:ascii="Arial" w:hAnsi="Arial" w:cs="Arial"/>
          <w:sz w:val="20"/>
        </w:rPr>
        <w:t>90–95</w:t>
      </w:r>
      <w:r w:rsidRPr="00291A64">
        <w:rPr>
          <w:rFonts w:ascii="Arial" w:hAnsi="Arial" w:cs="Arial"/>
          <w:spacing w:val="-5"/>
          <w:sz w:val="20"/>
        </w:rPr>
        <w:t xml:space="preserve"> </w:t>
      </w:r>
      <w:r w:rsidRPr="00291A64">
        <w:rPr>
          <w:rFonts w:ascii="Arial" w:hAnsi="Arial" w:cs="Arial"/>
          <w:sz w:val="20"/>
        </w:rPr>
        <w:t>(2007)</w:t>
      </w:r>
    </w:p>
    <w:p w14:paraId="797F322F" w14:textId="77777777" w:rsidR="00F675DE" w:rsidRPr="00291A64" w:rsidRDefault="0047037D" w:rsidP="007966D0">
      <w:pPr>
        <w:pStyle w:val="ListParagraph"/>
        <w:numPr>
          <w:ilvl w:val="0"/>
          <w:numId w:val="1"/>
        </w:numPr>
        <w:tabs>
          <w:tab w:val="left" w:pos="1221"/>
        </w:tabs>
        <w:spacing w:before="204" w:line="247" w:lineRule="auto"/>
        <w:ind w:right="316" w:hanging="410"/>
        <w:jc w:val="both"/>
        <w:rPr>
          <w:rFonts w:ascii="Arial" w:hAnsi="Arial" w:cs="Arial"/>
          <w:sz w:val="20"/>
        </w:rPr>
      </w:pPr>
      <w:bookmarkStart w:id="4654" w:name="_bookmark68"/>
      <w:bookmarkEnd w:id="4654"/>
      <w:r w:rsidRPr="00291A64">
        <w:rPr>
          <w:rFonts w:ascii="Arial" w:hAnsi="Arial" w:cs="Arial"/>
          <w:sz w:val="20"/>
        </w:rPr>
        <w:t xml:space="preserve">Waskom, M.L.: Seaborn: statistical data visualization. Journal of Open Source Software </w:t>
      </w:r>
      <w:r w:rsidRPr="00291A64">
        <w:rPr>
          <w:rFonts w:ascii="Arial" w:hAnsi="Arial" w:cs="Arial"/>
          <w:b/>
          <w:sz w:val="20"/>
        </w:rPr>
        <w:t>6</w:t>
      </w:r>
      <w:r w:rsidRPr="00291A64">
        <w:rPr>
          <w:rFonts w:ascii="Arial" w:hAnsi="Arial" w:cs="Arial"/>
          <w:sz w:val="20"/>
        </w:rPr>
        <w:t>(60), 3021 (2021)</w:t>
      </w:r>
    </w:p>
    <w:p w14:paraId="1FB53175" w14:textId="77777777" w:rsidR="00F675DE" w:rsidRPr="00291A64" w:rsidRDefault="0047037D" w:rsidP="007966D0">
      <w:pPr>
        <w:pStyle w:val="ListParagraph"/>
        <w:numPr>
          <w:ilvl w:val="0"/>
          <w:numId w:val="1"/>
        </w:numPr>
        <w:tabs>
          <w:tab w:val="left" w:pos="1221"/>
        </w:tabs>
        <w:spacing w:line="249" w:lineRule="auto"/>
        <w:ind w:right="317" w:hanging="410"/>
        <w:jc w:val="both"/>
        <w:rPr>
          <w:rFonts w:ascii="Arial" w:hAnsi="Arial" w:cs="Arial"/>
          <w:sz w:val="20"/>
        </w:rPr>
      </w:pPr>
      <w:bookmarkStart w:id="4655" w:name="_bookmark69"/>
      <w:bookmarkEnd w:id="4655"/>
      <w:r w:rsidRPr="00291A64">
        <w:rPr>
          <w:rFonts w:ascii="Arial" w:hAnsi="Arial" w:cs="Arial"/>
          <w:sz w:val="20"/>
        </w:rPr>
        <w:t xml:space="preserve">Lex, A., </w:t>
      </w:r>
      <w:proofErr w:type="spellStart"/>
      <w:r w:rsidRPr="00291A64">
        <w:rPr>
          <w:rFonts w:ascii="Arial" w:hAnsi="Arial" w:cs="Arial"/>
          <w:sz w:val="20"/>
        </w:rPr>
        <w:t>Gehlenborg</w:t>
      </w:r>
      <w:proofErr w:type="spellEnd"/>
      <w:r w:rsidRPr="00291A64">
        <w:rPr>
          <w:rFonts w:ascii="Arial" w:hAnsi="Arial" w:cs="Arial"/>
          <w:sz w:val="20"/>
        </w:rPr>
        <w:t xml:space="preserve">, N., </w:t>
      </w:r>
      <w:proofErr w:type="spellStart"/>
      <w:r w:rsidRPr="00291A64">
        <w:rPr>
          <w:rFonts w:ascii="Arial" w:hAnsi="Arial" w:cs="Arial"/>
          <w:sz w:val="20"/>
        </w:rPr>
        <w:t>Strobelt</w:t>
      </w:r>
      <w:proofErr w:type="spellEnd"/>
      <w:r w:rsidRPr="00291A64">
        <w:rPr>
          <w:rFonts w:ascii="Arial" w:hAnsi="Arial" w:cs="Arial"/>
          <w:sz w:val="20"/>
        </w:rPr>
        <w:t xml:space="preserve">, H., Vuillemot, R., Pfister, H.: Upset: </w:t>
      </w:r>
      <w:proofErr w:type="spellStart"/>
      <w:r w:rsidRPr="00291A64">
        <w:rPr>
          <w:rFonts w:ascii="Arial" w:hAnsi="Arial" w:cs="Arial"/>
          <w:sz w:val="20"/>
        </w:rPr>
        <w:t>visu</w:t>
      </w:r>
      <w:proofErr w:type="spellEnd"/>
      <w:r w:rsidRPr="00291A64">
        <w:rPr>
          <w:rFonts w:ascii="Arial" w:hAnsi="Arial" w:cs="Arial"/>
          <w:sz w:val="20"/>
        </w:rPr>
        <w:t xml:space="preserve">- </w:t>
      </w:r>
      <w:proofErr w:type="spellStart"/>
      <w:r w:rsidRPr="00291A64">
        <w:rPr>
          <w:rFonts w:ascii="Arial" w:hAnsi="Arial" w:cs="Arial"/>
          <w:sz w:val="20"/>
        </w:rPr>
        <w:t>alization</w:t>
      </w:r>
      <w:proofErr w:type="spellEnd"/>
      <w:r w:rsidRPr="00291A64">
        <w:rPr>
          <w:rFonts w:ascii="Arial" w:hAnsi="Arial" w:cs="Arial"/>
          <w:sz w:val="20"/>
        </w:rPr>
        <w:t xml:space="preserve"> of intersecting sets. IEEE transactions on visualization and computer graphics </w:t>
      </w:r>
      <w:r w:rsidRPr="00291A64">
        <w:rPr>
          <w:rFonts w:ascii="Arial" w:hAnsi="Arial" w:cs="Arial"/>
          <w:b/>
          <w:sz w:val="20"/>
        </w:rPr>
        <w:t>20</w:t>
      </w:r>
      <w:r w:rsidRPr="00291A64">
        <w:rPr>
          <w:rFonts w:ascii="Arial" w:hAnsi="Arial" w:cs="Arial"/>
          <w:sz w:val="20"/>
        </w:rPr>
        <w:t>(12), 1983–1992 (2014)</w:t>
      </w:r>
    </w:p>
    <w:p w14:paraId="05371D10" w14:textId="77777777" w:rsidR="00F675DE" w:rsidRPr="00291A64" w:rsidRDefault="00F675DE" w:rsidP="007966D0">
      <w:pPr>
        <w:spacing w:line="249" w:lineRule="auto"/>
        <w:jc w:val="both"/>
        <w:rPr>
          <w:rFonts w:ascii="Arial" w:hAnsi="Arial" w:cs="Arial"/>
          <w:sz w:val="20"/>
        </w:rPr>
        <w:sectPr w:rsidR="00F675DE" w:rsidRPr="00291A64">
          <w:pgSz w:w="11910" w:h="16840"/>
          <w:pgMar w:top="1420" w:right="1680" w:bottom="3920" w:left="1680" w:header="0" w:footer="3734" w:gutter="0"/>
          <w:cols w:space="720"/>
        </w:sectPr>
      </w:pPr>
    </w:p>
    <w:p w14:paraId="2E62B433" w14:textId="77777777" w:rsidR="00F675DE" w:rsidRPr="00291A64" w:rsidRDefault="00F675DE" w:rsidP="007966D0">
      <w:pPr>
        <w:pStyle w:val="BodyText"/>
        <w:rPr>
          <w:rFonts w:ascii="Arial" w:hAnsi="Arial" w:cs="Arial"/>
        </w:rPr>
      </w:pPr>
    </w:p>
    <w:p w14:paraId="1BA7C3A6" w14:textId="77777777" w:rsidR="00F675DE" w:rsidRPr="00291A64" w:rsidRDefault="00F675DE" w:rsidP="007966D0">
      <w:pPr>
        <w:pStyle w:val="BodyText"/>
        <w:rPr>
          <w:rFonts w:ascii="Arial" w:hAnsi="Arial" w:cs="Arial"/>
        </w:rPr>
      </w:pPr>
    </w:p>
    <w:p w14:paraId="0E0976D9" w14:textId="77777777" w:rsidR="00F675DE" w:rsidRPr="00291A64" w:rsidRDefault="00F675DE" w:rsidP="007966D0">
      <w:pPr>
        <w:pStyle w:val="BodyText"/>
        <w:rPr>
          <w:rFonts w:ascii="Arial" w:hAnsi="Arial" w:cs="Arial"/>
        </w:rPr>
      </w:pPr>
    </w:p>
    <w:p w14:paraId="1C211782" w14:textId="77777777" w:rsidR="00F675DE" w:rsidRPr="00291A64" w:rsidRDefault="00F675DE" w:rsidP="007966D0">
      <w:pPr>
        <w:pStyle w:val="BodyText"/>
        <w:rPr>
          <w:rFonts w:ascii="Arial" w:hAnsi="Arial" w:cs="Arial"/>
        </w:rPr>
      </w:pPr>
    </w:p>
    <w:p w14:paraId="3C8FA44D" w14:textId="77777777" w:rsidR="00F675DE" w:rsidRPr="00291A64" w:rsidRDefault="00F675DE" w:rsidP="007966D0">
      <w:pPr>
        <w:pStyle w:val="BodyText"/>
        <w:rPr>
          <w:rFonts w:ascii="Arial" w:hAnsi="Arial" w:cs="Arial"/>
        </w:rPr>
      </w:pPr>
    </w:p>
    <w:p w14:paraId="6D9F0226" w14:textId="77777777" w:rsidR="00F675DE" w:rsidRPr="00291A64" w:rsidRDefault="00F675DE" w:rsidP="007966D0">
      <w:pPr>
        <w:pStyle w:val="BodyText"/>
        <w:rPr>
          <w:rFonts w:ascii="Arial" w:hAnsi="Arial" w:cs="Arial"/>
        </w:rPr>
      </w:pPr>
    </w:p>
    <w:p w14:paraId="08226664" w14:textId="77777777" w:rsidR="00F675DE" w:rsidRPr="00291A64" w:rsidRDefault="00F675DE" w:rsidP="007966D0">
      <w:pPr>
        <w:pStyle w:val="BodyText"/>
        <w:rPr>
          <w:rFonts w:ascii="Arial" w:hAnsi="Arial" w:cs="Arial"/>
        </w:rPr>
      </w:pPr>
    </w:p>
    <w:p w14:paraId="2ABEC419" w14:textId="77777777" w:rsidR="00F675DE" w:rsidRPr="00291A64" w:rsidRDefault="00F675DE" w:rsidP="007966D0">
      <w:pPr>
        <w:pStyle w:val="BodyText"/>
        <w:rPr>
          <w:rFonts w:ascii="Arial" w:hAnsi="Arial" w:cs="Arial"/>
        </w:rPr>
      </w:pPr>
    </w:p>
    <w:p w14:paraId="7375CEA4" w14:textId="77777777" w:rsidR="00F675DE" w:rsidRPr="00291A64" w:rsidRDefault="00F675DE" w:rsidP="007966D0">
      <w:pPr>
        <w:pStyle w:val="BodyText"/>
        <w:rPr>
          <w:rFonts w:ascii="Arial" w:hAnsi="Arial" w:cs="Arial"/>
        </w:rPr>
      </w:pPr>
    </w:p>
    <w:p w14:paraId="0985686F" w14:textId="77777777" w:rsidR="00F675DE" w:rsidRPr="00291A64" w:rsidRDefault="00F675DE" w:rsidP="007966D0">
      <w:pPr>
        <w:pStyle w:val="BodyText"/>
        <w:rPr>
          <w:rFonts w:ascii="Arial" w:hAnsi="Arial" w:cs="Arial"/>
        </w:rPr>
      </w:pPr>
    </w:p>
    <w:p w14:paraId="5E0431BB" w14:textId="77777777" w:rsidR="00F675DE" w:rsidRPr="00291A64" w:rsidRDefault="00F675DE" w:rsidP="007966D0">
      <w:pPr>
        <w:pStyle w:val="BodyText"/>
        <w:rPr>
          <w:rFonts w:ascii="Arial" w:hAnsi="Arial" w:cs="Arial"/>
        </w:rPr>
      </w:pPr>
    </w:p>
    <w:p w14:paraId="61F4B0BE" w14:textId="77777777" w:rsidR="00F675DE" w:rsidRPr="00291A64" w:rsidRDefault="00F675DE" w:rsidP="007966D0">
      <w:pPr>
        <w:pStyle w:val="BodyText"/>
        <w:rPr>
          <w:rFonts w:ascii="Arial" w:hAnsi="Arial" w:cs="Arial"/>
        </w:rPr>
      </w:pPr>
    </w:p>
    <w:p w14:paraId="032D52C0" w14:textId="77777777" w:rsidR="00F675DE" w:rsidRPr="00291A64" w:rsidRDefault="00F675DE" w:rsidP="007966D0">
      <w:pPr>
        <w:pStyle w:val="BodyText"/>
        <w:spacing w:before="7"/>
        <w:rPr>
          <w:rFonts w:ascii="Arial" w:hAnsi="Arial" w:cs="Arial"/>
        </w:rPr>
      </w:pPr>
    </w:p>
    <w:p w14:paraId="7CCC4E89" w14:textId="77777777" w:rsidR="00F675DE" w:rsidRPr="00291A64" w:rsidRDefault="0047037D">
      <w:pPr>
        <w:pStyle w:val="BodyText"/>
        <w:ind w:left="-720"/>
        <w:rPr>
          <w:rFonts w:ascii="Arial" w:hAnsi="Arial" w:cs="Arial"/>
        </w:rPr>
        <w:pPrChange w:id="4656" w:author="De Jesus Borges, Thiago" w:date="2024-08-15T12:36:00Z" w16du:dateUtc="2024-08-15T16:36:00Z">
          <w:pPr>
            <w:pStyle w:val="BodyText"/>
            <w:ind w:left="658"/>
          </w:pPr>
        </w:pPrChange>
      </w:pPr>
      <w:r w:rsidRPr="00291A64">
        <w:rPr>
          <w:rFonts w:ascii="Arial" w:hAnsi="Arial" w:cs="Arial"/>
          <w:noProof/>
        </w:rPr>
        <w:drawing>
          <wp:inline distT="0" distB="0" distL="0" distR="0" wp14:anchorId="5E28F818" wp14:editId="740A716D">
            <wp:extent cx="6446520" cy="3291840"/>
            <wp:effectExtent l="0" t="0" r="508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7" cstate="print"/>
                    <a:stretch>
                      <a:fillRect/>
                    </a:stretch>
                  </pic:blipFill>
                  <pic:spPr>
                    <a:xfrm>
                      <a:off x="0" y="0"/>
                      <a:ext cx="6446520" cy="3291840"/>
                    </a:xfrm>
                    <a:prstGeom prst="rect">
                      <a:avLst/>
                    </a:prstGeom>
                  </pic:spPr>
                </pic:pic>
              </a:graphicData>
            </a:graphic>
          </wp:inline>
        </w:drawing>
      </w:r>
    </w:p>
    <w:p w14:paraId="44EDE637" w14:textId="2FEB2078" w:rsidR="00F675DE" w:rsidRPr="00291A64" w:rsidRDefault="0047037D">
      <w:pPr>
        <w:spacing w:before="121" w:line="249" w:lineRule="auto"/>
        <w:ind w:left="-720" w:right="-810"/>
        <w:jc w:val="both"/>
        <w:rPr>
          <w:rFonts w:ascii="Arial" w:hAnsi="Arial" w:cs="Arial"/>
          <w:sz w:val="16"/>
        </w:rPr>
        <w:pPrChange w:id="4657" w:author="De Jesus Borges, Thiago" w:date="2024-08-15T12:36:00Z" w16du:dateUtc="2024-08-15T16:36:00Z">
          <w:pPr>
            <w:spacing w:before="121" w:line="249" w:lineRule="auto"/>
            <w:ind w:left="321" w:right="809"/>
            <w:jc w:val="both"/>
          </w:pPr>
        </w:pPrChange>
      </w:pPr>
      <w:r w:rsidRPr="00291A64">
        <w:rPr>
          <w:rFonts w:ascii="Arial" w:hAnsi="Arial" w:cs="Arial"/>
          <w:b/>
          <w:w w:val="105"/>
          <w:sz w:val="16"/>
        </w:rPr>
        <w:t>Fig</w:t>
      </w:r>
      <w:del w:id="4658" w:author="Riella, Leonardo V.,MD, PhD" w:date="2024-08-25T12:02:00Z" w16du:dateUtc="2024-08-25T16:02:00Z">
        <w:r w:rsidRPr="00291A64" w:rsidDel="00D25F6C">
          <w:rPr>
            <w:rFonts w:ascii="Arial" w:hAnsi="Arial" w:cs="Arial"/>
            <w:b/>
            <w:w w:val="105"/>
            <w:sz w:val="16"/>
          </w:rPr>
          <w:delText xml:space="preserve">. </w:delText>
        </w:r>
      </w:del>
      <w:ins w:id="4659" w:author="Riella, Leonardo V.,MD, PhD" w:date="2024-08-25T12:02:00Z" w16du:dateUtc="2024-08-25T16:02:00Z">
        <w:r w:rsidR="00D25F6C">
          <w:rPr>
            <w:rFonts w:ascii="Arial" w:hAnsi="Arial" w:cs="Arial"/>
            <w:b/>
            <w:w w:val="105"/>
            <w:sz w:val="16"/>
          </w:rPr>
          <w:t xml:space="preserve">ure </w:t>
        </w:r>
      </w:ins>
      <w:r w:rsidRPr="00291A64">
        <w:rPr>
          <w:rFonts w:ascii="Arial" w:hAnsi="Arial" w:cs="Arial"/>
          <w:b/>
          <w:w w:val="105"/>
          <w:sz w:val="16"/>
        </w:rPr>
        <w:t>1</w:t>
      </w:r>
      <w:ins w:id="4660" w:author="De Jesus Borges, Thiago" w:date="2024-08-15T12:36:00Z" w16du:dateUtc="2024-08-15T16:36:00Z">
        <w:r w:rsidR="00BA66BD">
          <w:rPr>
            <w:rFonts w:ascii="Arial" w:hAnsi="Arial" w:cs="Arial"/>
            <w:b/>
            <w:w w:val="105"/>
            <w:sz w:val="16"/>
          </w:rPr>
          <w:t>.</w:t>
        </w:r>
      </w:ins>
      <w:r w:rsidRPr="00291A64">
        <w:rPr>
          <w:rFonts w:ascii="Arial" w:hAnsi="Arial" w:cs="Arial"/>
          <w:b/>
          <w:w w:val="105"/>
          <w:sz w:val="16"/>
        </w:rPr>
        <w:t xml:space="preserve"> </w:t>
      </w:r>
      <w:r w:rsidRPr="00BA66BD">
        <w:rPr>
          <w:rFonts w:ascii="Arial" w:hAnsi="Arial" w:cs="Arial"/>
          <w:b/>
          <w:bCs/>
          <w:w w:val="105"/>
          <w:sz w:val="16"/>
          <w:rPrChange w:id="4661" w:author="De Jesus Borges, Thiago" w:date="2024-08-15T12:36:00Z" w16du:dateUtc="2024-08-15T16:36:00Z">
            <w:rPr>
              <w:rFonts w:ascii="Arial" w:hAnsi="Arial" w:cs="Arial"/>
              <w:w w:val="105"/>
              <w:sz w:val="16"/>
            </w:rPr>
          </w:rPrChange>
        </w:rPr>
        <w:t>Commonly used housekeeping genes vary</w:t>
      </w:r>
      <w:ins w:id="4662" w:author="De Jesus Borges, Thiago" w:date="2024-08-15T12:51:00Z" w16du:dateUtc="2024-08-15T16:51:00Z">
        <w:r w:rsidR="00994B62">
          <w:rPr>
            <w:rFonts w:ascii="Arial" w:hAnsi="Arial" w:cs="Arial"/>
            <w:b/>
            <w:bCs/>
            <w:w w:val="105"/>
            <w:sz w:val="16"/>
          </w:rPr>
          <w:t xml:space="preserve"> in</w:t>
        </w:r>
      </w:ins>
      <w:ins w:id="4663" w:author="De Jesus Borges, Thiago" w:date="2024-08-15T12:36:00Z" w16du:dateUtc="2024-08-15T16:36:00Z">
        <w:r w:rsidR="00BA66BD">
          <w:rPr>
            <w:rFonts w:ascii="Arial" w:hAnsi="Arial" w:cs="Arial"/>
            <w:b/>
            <w:bCs/>
            <w:w w:val="105"/>
            <w:sz w:val="16"/>
          </w:rPr>
          <w:t xml:space="preserve"> </w:t>
        </w:r>
      </w:ins>
      <w:del w:id="4664" w:author="De Jesus Borges, Thiago" w:date="2024-08-15T12:38:00Z" w16du:dateUtc="2024-08-15T16:38:00Z">
        <w:r w:rsidRPr="00BA66BD" w:rsidDel="00BA66BD">
          <w:rPr>
            <w:rFonts w:ascii="Arial" w:hAnsi="Arial" w:cs="Arial"/>
            <w:b/>
            <w:bCs/>
            <w:w w:val="105"/>
            <w:sz w:val="16"/>
            <w:rPrChange w:id="4665" w:author="De Jesus Borges, Thiago" w:date="2024-08-15T12:36:00Z" w16du:dateUtc="2024-08-15T16:36:00Z">
              <w:rPr>
                <w:rFonts w:ascii="Arial" w:hAnsi="Arial" w:cs="Arial"/>
                <w:w w:val="105"/>
                <w:sz w:val="16"/>
              </w:rPr>
            </w:rPrChange>
          </w:rPr>
          <w:delText xml:space="preserve"> </w:delText>
        </w:r>
      </w:del>
      <w:r w:rsidRPr="00BA66BD">
        <w:rPr>
          <w:rFonts w:ascii="Arial" w:hAnsi="Arial" w:cs="Arial"/>
          <w:b/>
          <w:bCs/>
          <w:w w:val="105"/>
          <w:sz w:val="16"/>
          <w:rPrChange w:id="4666" w:author="De Jesus Borges, Thiago" w:date="2024-08-15T12:36:00Z" w16du:dateUtc="2024-08-15T16:36:00Z">
            <w:rPr>
              <w:rFonts w:ascii="Arial" w:hAnsi="Arial" w:cs="Arial"/>
              <w:w w:val="105"/>
              <w:sz w:val="16"/>
            </w:rPr>
          </w:rPrChange>
        </w:rPr>
        <w:t>expression</w:t>
      </w:r>
      <w:ins w:id="4667" w:author="De Jesus Borges, Thiago" w:date="2024-08-15T12:36:00Z" w16du:dateUtc="2024-08-15T16:36:00Z">
        <w:r w:rsidR="00BA66BD">
          <w:rPr>
            <w:rFonts w:ascii="Arial" w:hAnsi="Arial" w:cs="Arial"/>
            <w:b/>
            <w:bCs/>
            <w:w w:val="105"/>
            <w:sz w:val="16"/>
          </w:rPr>
          <w:t xml:space="preserve"> </w:t>
        </w:r>
      </w:ins>
      <w:ins w:id="4668" w:author="De Jesus Borges, Thiago" w:date="2024-08-15T12:37:00Z" w16du:dateUtc="2024-08-15T16:37:00Z">
        <w:r w:rsidR="00BA66BD">
          <w:rPr>
            <w:rFonts w:ascii="Arial" w:hAnsi="Arial" w:cs="Arial"/>
            <w:b/>
            <w:bCs/>
            <w:w w:val="105"/>
            <w:sz w:val="16"/>
          </w:rPr>
          <w:t xml:space="preserve">according to the patient's clinical </w:t>
        </w:r>
      </w:ins>
      <w:ins w:id="4669" w:author="De Jesus Borges, Thiago" w:date="2024-08-15T12:49:00Z" w16du:dateUtc="2024-08-15T16:49:00Z">
        <w:r w:rsidR="004B113A">
          <w:rPr>
            <w:rFonts w:ascii="Arial" w:hAnsi="Arial" w:cs="Arial"/>
            <w:b/>
            <w:bCs/>
            <w:w w:val="105"/>
            <w:sz w:val="16"/>
          </w:rPr>
          <w:t>outcome</w:t>
        </w:r>
      </w:ins>
      <w:ins w:id="4670" w:author="De Jesus Borges, Thiago" w:date="2024-08-15T12:37:00Z" w16du:dateUtc="2024-08-15T16:37:00Z">
        <w:r w:rsidR="00BA66BD">
          <w:rPr>
            <w:rFonts w:ascii="Arial" w:hAnsi="Arial" w:cs="Arial"/>
            <w:b/>
            <w:bCs/>
            <w:w w:val="105"/>
            <w:sz w:val="16"/>
          </w:rPr>
          <w:t xml:space="preserve"> and </w:t>
        </w:r>
      </w:ins>
      <w:ins w:id="4671" w:author="De Jesus Borges, Thiago" w:date="2024-08-15T12:36:00Z" w16du:dateUtc="2024-08-15T16:36:00Z">
        <w:del w:id="4672" w:author="Riella, Leonardo V.,MD, PhD" w:date="2024-08-25T11:58:00Z" w16du:dateUtc="2024-08-25T15:58:00Z">
          <w:r w:rsidR="00BA66BD" w:rsidDel="00D25F6C">
            <w:rPr>
              <w:rFonts w:ascii="Arial" w:hAnsi="Arial" w:cs="Arial"/>
              <w:b/>
              <w:bCs/>
              <w:w w:val="105"/>
              <w:sz w:val="16"/>
            </w:rPr>
            <w:delText>over time</w:delText>
          </w:r>
        </w:del>
      </w:ins>
      <w:del w:id="4673" w:author="Riella, Leonardo V.,MD, PhD" w:date="2024-08-25T11:58:00Z" w16du:dateUtc="2024-08-25T15:58:00Z">
        <w:r w:rsidRPr="00BA66BD" w:rsidDel="00D25F6C">
          <w:rPr>
            <w:rFonts w:ascii="Arial" w:hAnsi="Arial" w:cs="Arial"/>
            <w:b/>
            <w:bCs/>
            <w:w w:val="105"/>
            <w:sz w:val="16"/>
            <w:rPrChange w:id="4674" w:author="De Jesus Borges, Thiago" w:date="2024-08-15T12:36:00Z" w16du:dateUtc="2024-08-15T16:36:00Z">
              <w:rPr>
                <w:rFonts w:ascii="Arial" w:hAnsi="Arial" w:cs="Arial"/>
                <w:w w:val="105"/>
                <w:sz w:val="16"/>
              </w:rPr>
            </w:rPrChange>
          </w:rPr>
          <w:delText>.</w:delText>
        </w:r>
      </w:del>
      <w:ins w:id="4675" w:author="Riella, Leonardo V.,MD, PhD" w:date="2024-08-25T11:58:00Z" w16du:dateUtc="2024-08-25T15:58:00Z">
        <w:r w:rsidR="00D25F6C">
          <w:rPr>
            <w:rFonts w:ascii="Arial" w:hAnsi="Arial" w:cs="Arial"/>
            <w:b/>
            <w:bCs/>
            <w:w w:val="105"/>
            <w:sz w:val="16"/>
          </w:rPr>
          <w:t>time-point in transplantatio</w:t>
        </w:r>
      </w:ins>
      <w:ins w:id="4676" w:author="Riella, Leonardo V.,MD, PhD" w:date="2024-08-25T11:59:00Z" w16du:dateUtc="2024-08-25T15:59:00Z">
        <w:r w:rsidR="00D25F6C">
          <w:rPr>
            <w:rFonts w:ascii="Arial" w:hAnsi="Arial" w:cs="Arial"/>
            <w:b/>
            <w:bCs/>
            <w:w w:val="105"/>
            <w:sz w:val="16"/>
          </w:rPr>
          <w:t>n</w:t>
        </w:r>
      </w:ins>
      <w:r w:rsidRPr="00291A64">
        <w:rPr>
          <w:rFonts w:ascii="Arial" w:hAnsi="Arial" w:cs="Arial"/>
          <w:w w:val="105"/>
          <w:sz w:val="16"/>
        </w:rPr>
        <w:t xml:space="preserve"> </w:t>
      </w:r>
      <w:ins w:id="4677" w:author="De Jesus Borges, Thiago" w:date="2024-08-15T12:50:00Z" w16du:dateUtc="2024-08-15T16:50:00Z">
        <w:r w:rsidR="00994B62">
          <w:rPr>
            <w:rFonts w:ascii="Arial" w:hAnsi="Arial" w:cs="Arial"/>
            <w:w w:val="105"/>
            <w:sz w:val="16"/>
          </w:rPr>
          <w:t>(</w:t>
        </w:r>
      </w:ins>
      <w:r w:rsidRPr="00291A64">
        <w:rPr>
          <w:rFonts w:ascii="Arial" w:hAnsi="Arial" w:cs="Arial"/>
          <w:b/>
          <w:w w:val="105"/>
          <w:sz w:val="16"/>
        </w:rPr>
        <w:t>A</w:t>
      </w:r>
      <w:ins w:id="4678" w:author="De Jesus Borges, Thiago" w:date="2024-08-15T12:50:00Z" w16du:dateUtc="2024-08-15T16:50:00Z">
        <w:r w:rsidR="00994B62">
          <w:rPr>
            <w:rFonts w:ascii="Arial" w:hAnsi="Arial" w:cs="Arial"/>
            <w:b/>
            <w:w w:val="105"/>
            <w:sz w:val="16"/>
          </w:rPr>
          <w:t>)</w:t>
        </w:r>
      </w:ins>
      <w:r w:rsidRPr="00291A64">
        <w:rPr>
          <w:rFonts w:ascii="Arial" w:hAnsi="Arial" w:cs="Arial"/>
          <w:b/>
          <w:w w:val="105"/>
          <w:sz w:val="16"/>
        </w:rPr>
        <w:t xml:space="preserve"> </w:t>
      </w:r>
      <w:r w:rsidRPr="00291A64">
        <w:rPr>
          <w:rFonts w:ascii="Arial" w:hAnsi="Arial" w:cs="Arial"/>
          <w:w w:val="105"/>
          <w:sz w:val="16"/>
        </w:rPr>
        <w:t xml:space="preserve">Differential expression log2FoldChange and </w:t>
      </w:r>
      <w:ins w:id="4679" w:author="De Jesus Borges, Thiago" w:date="2024-08-15T12:50:00Z" w16du:dateUtc="2024-08-15T16:50:00Z">
        <w:r w:rsidR="00994B62">
          <w:rPr>
            <w:rFonts w:ascii="Arial" w:hAnsi="Arial" w:cs="Arial"/>
            <w:w w:val="105"/>
            <w:sz w:val="16"/>
          </w:rPr>
          <w:t>(</w:t>
        </w:r>
      </w:ins>
      <w:r w:rsidRPr="00291A64">
        <w:rPr>
          <w:rFonts w:ascii="Arial" w:hAnsi="Arial" w:cs="Arial"/>
          <w:b/>
          <w:w w:val="105"/>
          <w:sz w:val="16"/>
        </w:rPr>
        <w:t>B</w:t>
      </w:r>
      <w:ins w:id="4680" w:author="De Jesus Borges, Thiago" w:date="2024-08-15T12:50:00Z" w16du:dateUtc="2024-08-15T16:50:00Z">
        <w:r w:rsidR="00994B62">
          <w:rPr>
            <w:rFonts w:ascii="Arial" w:hAnsi="Arial" w:cs="Arial"/>
            <w:b/>
            <w:w w:val="105"/>
            <w:sz w:val="16"/>
          </w:rPr>
          <w:t>)</w:t>
        </w:r>
      </w:ins>
      <w:r w:rsidRPr="00291A64">
        <w:rPr>
          <w:rFonts w:ascii="Arial" w:hAnsi="Arial" w:cs="Arial"/>
          <w:b/>
          <w:w w:val="105"/>
          <w:sz w:val="16"/>
        </w:rPr>
        <w:t xml:space="preserve"> </w:t>
      </w:r>
      <w:r w:rsidRPr="00291A64">
        <w:rPr>
          <w:rFonts w:ascii="Arial" w:hAnsi="Arial" w:cs="Arial"/>
          <w:w w:val="105"/>
          <w:sz w:val="16"/>
        </w:rPr>
        <w:t>Heatmap of normalized expression of HKG</w:t>
      </w:r>
      <w:ins w:id="4681" w:author="De Jesus Borges, Thiago" w:date="2024-08-15T12:50:00Z" w16du:dateUtc="2024-08-15T16:50:00Z">
        <w:r w:rsidR="00994B62">
          <w:rPr>
            <w:rFonts w:ascii="Arial" w:hAnsi="Arial" w:cs="Arial"/>
            <w:w w:val="105"/>
            <w:sz w:val="16"/>
          </w:rPr>
          <w:t>s</w:t>
        </w:r>
      </w:ins>
      <w:r w:rsidRPr="00291A64">
        <w:rPr>
          <w:rFonts w:ascii="Arial" w:hAnsi="Arial" w:cs="Arial"/>
          <w:w w:val="105"/>
          <w:sz w:val="16"/>
        </w:rPr>
        <w:t xml:space="preserve"> in non-rejection transplanted </w:t>
      </w:r>
      <w:del w:id="4682" w:author="De Jesus Borges, Thiago" w:date="2024-08-15T12:50:00Z" w16du:dateUtc="2024-08-15T16:50:00Z">
        <w:r w:rsidRPr="00291A64" w:rsidDel="00994B62">
          <w:rPr>
            <w:rFonts w:ascii="Arial" w:hAnsi="Arial" w:cs="Arial"/>
            <w:w w:val="105"/>
            <w:sz w:val="16"/>
          </w:rPr>
          <w:delText xml:space="preserve">patients </w:delText>
        </w:r>
      </w:del>
      <w:ins w:id="4683" w:author="De Jesus Borges, Thiago" w:date="2024-08-15T12:50:00Z" w16du:dateUtc="2024-08-15T16:50:00Z">
        <w:r w:rsidR="00994B62">
          <w:rPr>
            <w:rFonts w:ascii="Arial" w:hAnsi="Arial" w:cs="Arial"/>
            <w:w w:val="105"/>
            <w:sz w:val="16"/>
          </w:rPr>
          <w:t>recipients</w:t>
        </w:r>
        <w:r w:rsidR="00994B62" w:rsidRPr="00291A64">
          <w:rPr>
            <w:rFonts w:ascii="Arial" w:hAnsi="Arial" w:cs="Arial"/>
            <w:w w:val="105"/>
            <w:sz w:val="16"/>
          </w:rPr>
          <w:t xml:space="preserve"> </w:t>
        </w:r>
      </w:ins>
      <w:r w:rsidRPr="00291A64">
        <w:rPr>
          <w:rFonts w:ascii="Arial" w:hAnsi="Arial" w:cs="Arial"/>
          <w:w w:val="105"/>
          <w:sz w:val="16"/>
        </w:rPr>
        <w:t xml:space="preserve">in different time points. </w:t>
      </w:r>
      <w:ins w:id="4684" w:author="De Jesus Borges, Thiago" w:date="2024-08-15T12:50:00Z" w16du:dateUtc="2024-08-15T16:50:00Z">
        <w:r w:rsidR="00994B62">
          <w:rPr>
            <w:rFonts w:ascii="Arial" w:hAnsi="Arial" w:cs="Arial"/>
            <w:w w:val="105"/>
            <w:sz w:val="16"/>
          </w:rPr>
          <w:t>(</w:t>
        </w:r>
      </w:ins>
      <w:r w:rsidRPr="00291A64">
        <w:rPr>
          <w:rFonts w:ascii="Arial" w:hAnsi="Arial" w:cs="Arial"/>
          <w:b/>
          <w:w w:val="105"/>
          <w:sz w:val="16"/>
        </w:rPr>
        <w:t>C</w:t>
      </w:r>
      <w:ins w:id="4685" w:author="De Jesus Borges, Thiago" w:date="2024-08-15T12:50:00Z" w16du:dateUtc="2024-08-15T16:50:00Z">
        <w:r w:rsidR="00994B62">
          <w:rPr>
            <w:rFonts w:ascii="Arial" w:hAnsi="Arial" w:cs="Arial"/>
            <w:b/>
            <w:w w:val="105"/>
            <w:sz w:val="16"/>
          </w:rPr>
          <w:t>)</w:t>
        </w:r>
      </w:ins>
      <w:r w:rsidRPr="00291A64">
        <w:rPr>
          <w:rFonts w:ascii="Arial" w:hAnsi="Arial" w:cs="Arial"/>
          <w:b/>
          <w:w w:val="105"/>
          <w:sz w:val="16"/>
        </w:rPr>
        <w:t xml:space="preserve"> </w:t>
      </w:r>
      <w:r w:rsidRPr="00291A64">
        <w:rPr>
          <w:rFonts w:ascii="Arial" w:hAnsi="Arial" w:cs="Arial"/>
          <w:w w:val="105"/>
          <w:sz w:val="16"/>
        </w:rPr>
        <w:t xml:space="preserve">Differential expression log2FoldChange and </w:t>
      </w:r>
      <w:ins w:id="4686" w:author="De Jesus Borges, Thiago" w:date="2024-08-15T12:50:00Z" w16du:dateUtc="2024-08-15T16:50:00Z">
        <w:r w:rsidR="00994B62">
          <w:rPr>
            <w:rFonts w:ascii="Arial" w:hAnsi="Arial" w:cs="Arial"/>
            <w:w w:val="105"/>
            <w:sz w:val="16"/>
          </w:rPr>
          <w:t>(</w:t>
        </w:r>
      </w:ins>
      <w:r w:rsidRPr="00291A64">
        <w:rPr>
          <w:rFonts w:ascii="Arial" w:hAnsi="Arial" w:cs="Arial"/>
          <w:b/>
          <w:w w:val="105"/>
          <w:sz w:val="16"/>
        </w:rPr>
        <w:t>D</w:t>
      </w:r>
      <w:ins w:id="4687" w:author="De Jesus Borges, Thiago" w:date="2024-08-15T12:50:00Z" w16du:dateUtc="2024-08-15T16:50:00Z">
        <w:r w:rsidR="00994B62">
          <w:rPr>
            <w:rFonts w:ascii="Arial" w:hAnsi="Arial" w:cs="Arial"/>
            <w:b/>
            <w:w w:val="105"/>
            <w:sz w:val="16"/>
          </w:rPr>
          <w:t>)</w:t>
        </w:r>
      </w:ins>
      <w:r w:rsidRPr="00291A64">
        <w:rPr>
          <w:rFonts w:ascii="Arial" w:hAnsi="Arial" w:cs="Arial"/>
          <w:b/>
          <w:w w:val="105"/>
          <w:sz w:val="16"/>
        </w:rPr>
        <w:t xml:space="preserve"> </w:t>
      </w:r>
      <w:r w:rsidRPr="00291A64">
        <w:rPr>
          <w:rFonts w:ascii="Arial" w:hAnsi="Arial" w:cs="Arial"/>
          <w:w w:val="105"/>
          <w:sz w:val="16"/>
        </w:rPr>
        <w:t>Heatmap of normalized expression of HKG in non-rejection, ABMR</w:t>
      </w:r>
      <w:r w:rsidR="00D34E12">
        <w:rPr>
          <w:rFonts w:ascii="Arial" w:hAnsi="Arial" w:cs="Arial"/>
          <w:w w:val="105"/>
          <w:sz w:val="16"/>
        </w:rPr>
        <w:t>,</w:t>
      </w:r>
      <w:r w:rsidRPr="00291A64">
        <w:rPr>
          <w:rFonts w:ascii="Arial" w:hAnsi="Arial" w:cs="Arial"/>
          <w:w w:val="105"/>
          <w:sz w:val="16"/>
        </w:rPr>
        <w:t xml:space="preserve"> and TCMR of transplanted patients.</w:t>
      </w:r>
    </w:p>
    <w:p w14:paraId="75A5B3E7" w14:textId="77777777" w:rsidR="00F675DE" w:rsidRPr="00291A64" w:rsidRDefault="00F675DE" w:rsidP="007966D0">
      <w:pPr>
        <w:spacing w:line="249" w:lineRule="auto"/>
        <w:jc w:val="both"/>
        <w:rPr>
          <w:rFonts w:ascii="Arial" w:hAnsi="Arial" w:cs="Arial"/>
          <w:sz w:val="16"/>
        </w:rPr>
        <w:sectPr w:rsidR="00F675DE" w:rsidRPr="00291A64">
          <w:pgSz w:w="11910" w:h="16840"/>
          <w:pgMar w:top="1920" w:right="1680" w:bottom="3920" w:left="1680" w:header="0" w:footer="3734" w:gutter="0"/>
          <w:cols w:space="720"/>
        </w:sectPr>
      </w:pPr>
    </w:p>
    <w:p w14:paraId="70F3A2A5" w14:textId="77777777" w:rsidR="00F675DE" w:rsidRPr="00291A64" w:rsidRDefault="0047037D">
      <w:pPr>
        <w:pStyle w:val="BodyText"/>
        <w:ind w:left="-720" w:right="-810"/>
        <w:jc w:val="center"/>
        <w:rPr>
          <w:rFonts w:ascii="Arial" w:hAnsi="Arial" w:cs="Arial"/>
        </w:rPr>
        <w:pPrChange w:id="4688" w:author="De Jesus Borges, Thiago" w:date="2024-08-15T12:54:00Z" w16du:dateUtc="2024-08-15T16:54:00Z">
          <w:pPr>
            <w:pStyle w:val="BodyText"/>
            <w:ind w:left="1152"/>
          </w:pPr>
        </w:pPrChange>
      </w:pPr>
      <w:r w:rsidRPr="00291A64">
        <w:rPr>
          <w:rFonts w:ascii="Arial" w:hAnsi="Arial" w:cs="Arial"/>
          <w:noProof/>
        </w:rPr>
        <w:lastRenderedPageBreak/>
        <w:drawing>
          <wp:inline distT="0" distB="0" distL="0" distR="0" wp14:anchorId="1A15F5E9" wp14:editId="4611A13B">
            <wp:extent cx="4572000" cy="6044184"/>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8" cstate="print"/>
                    <a:stretch>
                      <a:fillRect/>
                    </a:stretch>
                  </pic:blipFill>
                  <pic:spPr>
                    <a:xfrm>
                      <a:off x="0" y="0"/>
                      <a:ext cx="4572000" cy="6044184"/>
                    </a:xfrm>
                    <a:prstGeom prst="rect">
                      <a:avLst/>
                    </a:prstGeom>
                  </pic:spPr>
                </pic:pic>
              </a:graphicData>
            </a:graphic>
          </wp:inline>
        </w:drawing>
      </w:r>
    </w:p>
    <w:p w14:paraId="7C1C2EA2" w14:textId="24EE10F6" w:rsidR="00F675DE" w:rsidRPr="00291A64" w:rsidRDefault="0047037D">
      <w:pPr>
        <w:spacing w:before="172" w:line="249" w:lineRule="auto"/>
        <w:ind w:left="-720" w:right="-810"/>
        <w:jc w:val="both"/>
        <w:rPr>
          <w:rFonts w:ascii="Arial" w:hAnsi="Arial" w:cs="Arial"/>
          <w:sz w:val="16"/>
        </w:rPr>
        <w:pPrChange w:id="4689" w:author="De Jesus Borges, Thiago" w:date="2024-08-15T12:54:00Z" w16du:dateUtc="2024-08-15T16:54:00Z">
          <w:pPr>
            <w:spacing w:before="172" w:line="249" w:lineRule="auto"/>
            <w:ind w:left="811" w:right="319"/>
            <w:jc w:val="both"/>
          </w:pPr>
        </w:pPrChange>
      </w:pPr>
      <w:r w:rsidRPr="00291A64">
        <w:rPr>
          <w:rFonts w:ascii="Arial" w:hAnsi="Arial" w:cs="Arial"/>
          <w:b/>
          <w:w w:val="105"/>
          <w:sz w:val="16"/>
        </w:rPr>
        <w:t>Fig</w:t>
      </w:r>
      <w:del w:id="4690" w:author="Riella, Leonardo V.,MD, PhD" w:date="2024-08-25T12:02:00Z" w16du:dateUtc="2024-08-25T16:02:00Z">
        <w:r w:rsidRPr="00291A64" w:rsidDel="00D25F6C">
          <w:rPr>
            <w:rFonts w:ascii="Arial" w:hAnsi="Arial" w:cs="Arial"/>
            <w:b/>
            <w:w w:val="105"/>
            <w:sz w:val="16"/>
          </w:rPr>
          <w:delText xml:space="preserve">. </w:delText>
        </w:r>
      </w:del>
      <w:ins w:id="4691" w:author="Riella, Leonardo V.,MD, PhD" w:date="2024-08-25T12:02:00Z" w16du:dateUtc="2024-08-25T16:02:00Z">
        <w:r w:rsidR="00D25F6C">
          <w:rPr>
            <w:rFonts w:ascii="Arial" w:hAnsi="Arial" w:cs="Arial"/>
            <w:b/>
            <w:w w:val="105"/>
            <w:sz w:val="16"/>
          </w:rPr>
          <w:t xml:space="preserve">ure </w:t>
        </w:r>
      </w:ins>
      <w:r w:rsidRPr="00291A64">
        <w:rPr>
          <w:rFonts w:ascii="Arial" w:hAnsi="Arial" w:cs="Arial"/>
          <w:b/>
          <w:w w:val="105"/>
          <w:sz w:val="16"/>
        </w:rPr>
        <w:t>2</w:t>
      </w:r>
      <w:ins w:id="4692" w:author="Riella, Leonardo V.,MD, PhD" w:date="2024-08-25T12:02:00Z" w16du:dateUtc="2024-08-25T16:02:00Z">
        <w:r w:rsidR="00D25F6C">
          <w:rPr>
            <w:rFonts w:ascii="Arial" w:hAnsi="Arial" w:cs="Arial"/>
            <w:b/>
            <w:w w:val="105"/>
            <w:sz w:val="16"/>
          </w:rPr>
          <w:t>.</w:t>
        </w:r>
      </w:ins>
      <w:r w:rsidRPr="00291A64">
        <w:rPr>
          <w:rFonts w:ascii="Arial" w:hAnsi="Arial" w:cs="Arial"/>
          <w:b/>
          <w:spacing w:val="40"/>
          <w:w w:val="105"/>
          <w:sz w:val="16"/>
        </w:rPr>
        <w:t xml:space="preserve"> </w:t>
      </w:r>
      <w:r w:rsidRPr="00994B62">
        <w:rPr>
          <w:rFonts w:ascii="Arial" w:hAnsi="Arial" w:cs="Arial"/>
          <w:b/>
          <w:bCs/>
          <w:w w:val="105"/>
          <w:sz w:val="16"/>
          <w:rPrChange w:id="4693" w:author="De Jesus Borges, Thiago" w:date="2024-08-15T12:55:00Z" w16du:dateUtc="2024-08-15T16:55:00Z">
            <w:rPr>
              <w:rFonts w:ascii="Arial" w:hAnsi="Arial" w:cs="Arial"/>
              <w:w w:val="105"/>
              <w:sz w:val="16"/>
            </w:rPr>
          </w:rPrChange>
        </w:rPr>
        <w:t>Proposed housekeeping genes present stable expression over all transplanted patients.</w:t>
      </w:r>
      <w:r w:rsidRPr="00291A64">
        <w:rPr>
          <w:rFonts w:ascii="Arial" w:hAnsi="Arial" w:cs="Arial"/>
          <w:spacing w:val="-1"/>
          <w:w w:val="105"/>
          <w:sz w:val="16"/>
        </w:rPr>
        <w:t xml:space="preserve"> </w:t>
      </w:r>
      <w:del w:id="4694" w:author="De Jesus Borges, Thiago" w:date="2024-08-15T12:57:00Z" w16du:dateUtc="2024-08-15T16:57:00Z">
        <w:r w:rsidRPr="00291A64" w:rsidDel="00994B62">
          <w:rPr>
            <w:rFonts w:ascii="Arial" w:hAnsi="Arial" w:cs="Arial"/>
            <w:b/>
            <w:w w:val="105"/>
            <w:sz w:val="16"/>
          </w:rPr>
          <w:delText xml:space="preserve">ABC </w:delText>
        </w:r>
      </w:del>
      <w:r w:rsidRPr="00291A64">
        <w:rPr>
          <w:rFonts w:ascii="Arial" w:hAnsi="Arial" w:cs="Arial"/>
          <w:w w:val="105"/>
          <w:sz w:val="16"/>
        </w:rPr>
        <w:t>Gene</w:t>
      </w:r>
      <w:r w:rsidRPr="00291A64">
        <w:rPr>
          <w:rFonts w:ascii="Arial" w:hAnsi="Arial" w:cs="Arial"/>
          <w:spacing w:val="-9"/>
          <w:w w:val="105"/>
          <w:sz w:val="16"/>
        </w:rPr>
        <w:t xml:space="preserve"> </w:t>
      </w:r>
      <w:r w:rsidR="00F32F6A" w:rsidRPr="00291A64">
        <w:rPr>
          <w:rFonts w:ascii="Arial" w:hAnsi="Arial" w:cs="Arial"/>
          <w:w w:val="105"/>
          <w:sz w:val="16"/>
        </w:rPr>
        <w:t>expressions</w:t>
      </w:r>
      <w:r w:rsidRPr="00291A64">
        <w:rPr>
          <w:rFonts w:ascii="Arial" w:hAnsi="Arial" w:cs="Arial"/>
          <w:spacing w:val="-9"/>
          <w:w w:val="105"/>
          <w:sz w:val="16"/>
        </w:rPr>
        <w:t xml:space="preserve"> </w:t>
      </w:r>
      <w:r w:rsidRPr="00291A64">
        <w:rPr>
          <w:rFonts w:ascii="Arial" w:hAnsi="Arial" w:cs="Arial"/>
          <w:w w:val="105"/>
          <w:sz w:val="16"/>
        </w:rPr>
        <w:t>are</w:t>
      </w:r>
      <w:r w:rsidRPr="00291A64">
        <w:rPr>
          <w:rFonts w:ascii="Arial" w:hAnsi="Arial" w:cs="Arial"/>
          <w:spacing w:val="-9"/>
          <w:w w:val="105"/>
          <w:sz w:val="16"/>
        </w:rPr>
        <w:t xml:space="preserve"> </w:t>
      </w:r>
      <w:r w:rsidRPr="00291A64">
        <w:rPr>
          <w:rFonts w:ascii="Arial" w:hAnsi="Arial" w:cs="Arial"/>
          <w:w w:val="105"/>
          <w:sz w:val="16"/>
        </w:rPr>
        <w:t>in</w:t>
      </w:r>
      <w:r w:rsidRPr="00291A64">
        <w:rPr>
          <w:rFonts w:ascii="Arial" w:hAnsi="Arial" w:cs="Arial"/>
          <w:spacing w:val="-9"/>
          <w:w w:val="105"/>
          <w:sz w:val="16"/>
        </w:rPr>
        <w:t xml:space="preserve"> </w:t>
      </w:r>
      <w:r w:rsidRPr="00291A64">
        <w:rPr>
          <w:rFonts w:ascii="Arial" w:hAnsi="Arial" w:cs="Arial"/>
          <w:w w:val="105"/>
          <w:sz w:val="16"/>
        </w:rPr>
        <w:t>between</w:t>
      </w:r>
      <w:r w:rsidRPr="00291A64">
        <w:rPr>
          <w:rFonts w:ascii="Arial" w:hAnsi="Arial" w:cs="Arial"/>
          <w:spacing w:val="-9"/>
          <w:w w:val="105"/>
          <w:sz w:val="16"/>
        </w:rPr>
        <w:t xml:space="preserve"> </w:t>
      </w:r>
      <w:r w:rsidRPr="00291A64">
        <w:rPr>
          <w:rFonts w:ascii="Arial" w:hAnsi="Arial" w:cs="Arial"/>
          <w:w w:val="105"/>
          <w:sz w:val="16"/>
        </w:rPr>
        <w:t>-0.5</w:t>
      </w:r>
      <w:r w:rsidRPr="00291A64">
        <w:rPr>
          <w:rFonts w:ascii="Arial" w:hAnsi="Arial" w:cs="Arial"/>
          <w:spacing w:val="-9"/>
          <w:w w:val="105"/>
          <w:sz w:val="16"/>
        </w:rPr>
        <w:t xml:space="preserve"> </w:t>
      </w:r>
      <w:r w:rsidRPr="00291A64">
        <w:rPr>
          <w:rFonts w:ascii="Arial" w:hAnsi="Arial" w:cs="Arial"/>
          <w:w w:val="105"/>
          <w:sz w:val="16"/>
        </w:rPr>
        <w:t>and</w:t>
      </w:r>
      <w:r w:rsidRPr="00291A64">
        <w:rPr>
          <w:rFonts w:ascii="Arial" w:hAnsi="Arial" w:cs="Arial"/>
          <w:spacing w:val="-9"/>
          <w:w w:val="105"/>
          <w:sz w:val="16"/>
        </w:rPr>
        <w:t xml:space="preserve"> </w:t>
      </w:r>
      <w:r w:rsidRPr="00291A64">
        <w:rPr>
          <w:rFonts w:ascii="Arial" w:hAnsi="Arial" w:cs="Arial"/>
          <w:w w:val="105"/>
          <w:sz w:val="16"/>
        </w:rPr>
        <w:t>+0.5</w:t>
      </w:r>
      <w:r w:rsidRPr="00291A64">
        <w:rPr>
          <w:rFonts w:ascii="Arial" w:hAnsi="Arial" w:cs="Arial"/>
          <w:spacing w:val="-9"/>
          <w:w w:val="105"/>
          <w:sz w:val="16"/>
        </w:rPr>
        <w:t xml:space="preserve"> </w:t>
      </w:r>
      <w:r w:rsidRPr="00291A64">
        <w:rPr>
          <w:rFonts w:ascii="Arial" w:hAnsi="Arial" w:cs="Arial"/>
          <w:w w:val="105"/>
          <w:sz w:val="16"/>
        </w:rPr>
        <w:t>of</w:t>
      </w:r>
      <w:r w:rsidRPr="00291A64">
        <w:rPr>
          <w:rFonts w:ascii="Arial" w:hAnsi="Arial" w:cs="Arial"/>
          <w:spacing w:val="-9"/>
          <w:w w:val="105"/>
          <w:sz w:val="16"/>
        </w:rPr>
        <w:t xml:space="preserve"> </w:t>
      </w:r>
      <w:r w:rsidRPr="00291A64">
        <w:rPr>
          <w:rFonts w:ascii="Arial" w:hAnsi="Arial" w:cs="Arial"/>
          <w:w w:val="105"/>
          <w:sz w:val="16"/>
        </w:rPr>
        <w:t>log2FoldChange</w:t>
      </w:r>
      <w:r w:rsidRPr="00291A64">
        <w:rPr>
          <w:rFonts w:ascii="Arial" w:hAnsi="Arial" w:cs="Arial"/>
          <w:spacing w:val="-9"/>
          <w:w w:val="105"/>
          <w:sz w:val="16"/>
        </w:rPr>
        <w:t xml:space="preserve"> </w:t>
      </w:r>
      <w:r w:rsidRPr="00291A64">
        <w:rPr>
          <w:rFonts w:ascii="Arial" w:hAnsi="Arial" w:cs="Arial"/>
          <w:w w:val="105"/>
          <w:sz w:val="16"/>
        </w:rPr>
        <w:t>in</w:t>
      </w:r>
      <w:r w:rsidRPr="00291A64">
        <w:rPr>
          <w:rFonts w:ascii="Arial" w:hAnsi="Arial" w:cs="Arial"/>
          <w:spacing w:val="-9"/>
          <w:w w:val="105"/>
          <w:sz w:val="16"/>
        </w:rPr>
        <w:t xml:space="preserve"> </w:t>
      </w:r>
      <w:r w:rsidRPr="00291A64">
        <w:rPr>
          <w:rFonts w:ascii="Arial" w:hAnsi="Arial" w:cs="Arial"/>
          <w:w w:val="105"/>
          <w:sz w:val="16"/>
        </w:rPr>
        <w:t>transplanted</w:t>
      </w:r>
      <w:r w:rsidRPr="00291A64">
        <w:rPr>
          <w:rFonts w:ascii="Arial" w:hAnsi="Arial" w:cs="Arial"/>
          <w:spacing w:val="-9"/>
          <w:w w:val="105"/>
          <w:sz w:val="16"/>
        </w:rPr>
        <w:t xml:space="preserve"> </w:t>
      </w:r>
      <w:r w:rsidRPr="00291A64">
        <w:rPr>
          <w:rFonts w:ascii="Arial" w:hAnsi="Arial" w:cs="Arial"/>
          <w:w w:val="105"/>
          <w:sz w:val="16"/>
        </w:rPr>
        <w:t>patients</w:t>
      </w:r>
      <w:r w:rsidRPr="00291A64">
        <w:rPr>
          <w:rFonts w:ascii="Arial" w:hAnsi="Arial" w:cs="Arial"/>
          <w:spacing w:val="-9"/>
          <w:w w:val="105"/>
          <w:sz w:val="16"/>
        </w:rPr>
        <w:t xml:space="preserve"> </w:t>
      </w:r>
      <w:r w:rsidRPr="00291A64">
        <w:rPr>
          <w:rFonts w:ascii="Arial" w:hAnsi="Arial" w:cs="Arial"/>
          <w:w w:val="105"/>
          <w:sz w:val="16"/>
        </w:rPr>
        <w:t>when</w:t>
      </w:r>
      <w:r w:rsidRPr="00291A64">
        <w:rPr>
          <w:rFonts w:ascii="Arial" w:hAnsi="Arial" w:cs="Arial"/>
          <w:spacing w:val="-9"/>
          <w:w w:val="105"/>
          <w:sz w:val="16"/>
        </w:rPr>
        <w:t xml:space="preserve"> </w:t>
      </w:r>
      <w:r w:rsidR="00D34E12">
        <w:rPr>
          <w:rFonts w:ascii="Arial" w:hAnsi="Arial" w:cs="Arial"/>
          <w:w w:val="105"/>
          <w:sz w:val="16"/>
        </w:rPr>
        <w:t>compared to pre-transplant with different time points</w:t>
      </w:r>
      <w:ins w:id="4695" w:author="De Jesus Borges, Thiago" w:date="2024-08-15T12:57:00Z" w16du:dateUtc="2024-08-15T16:57:00Z">
        <w:r w:rsidR="00994B62">
          <w:rPr>
            <w:rFonts w:ascii="Arial" w:hAnsi="Arial" w:cs="Arial"/>
            <w:w w:val="105"/>
            <w:sz w:val="16"/>
          </w:rPr>
          <w:t xml:space="preserve">, including </w:t>
        </w:r>
      </w:ins>
      <w:ins w:id="4696" w:author="De Jesus Borges, Thiago" w:date="2024-08-15T12:58:00Z" w16du:dateUtc="2024-08-15T16:58:00Z">
        <w:r w:rsidR="00994B62">
          <w:rPr>
            <w:rFonts w:ascii="Arial" w:hAnsi="Arial" w:cs="Arial"/>
            <w:spacing w:val="-1"/>
            <w:w w:val="105"/>
            <w:sz w:val="16"/>
          </w:rPr>
          <w:t>(</w:t>
        </w:r>
        <w:r w:rsidR="00994B62" w:rsidRPr="00291A64">
          <w:rPr>
            <w:rFonts w:ascii="Arial" w:hAnsi="Arial" w:cs="Arial"/>
            <w:b/>
            <w:w w:val="105"/>
            <w:sz w:val="16"/>
          </w:rPr>
          <w:t>A</w:t>
        </w:r>
        <w:r w:rsidR="00994B62">
          <w:rPr>
            <w:rFonts w:ascii="Arial" w:hAnsi="Arial" w:cs="Arial"/>
            <w:b/>
            <w:w w:val="105"/>
            <w:sz w:val="16"/>
          </w:rPr>
          <w:t xml:space="preserve">) </w:t>
        </w:r>
      </w:ins>
      <w:del w:id="4697" w:author="De Jesus Borges, Thiago" w:date="2024-08-15T12:57:00Z" w16du:dateUtc="2024-08-15T16:57:00Z">
        <w:r w:rsidR="00D34E12" w:rsidDel="00994B62">
          <w:rPr>
            <w:rFonts w:ascii="Arial" w:hAnsi="Arial" w:cs="Arial"/>
            <w:w w:val="105"/>
            <w:sz w:val="16"/>
          </w:rPr>
          <w:delText xml:space="preserve">, </w:delText>
        </w:r>
      </w:del>
      <w:r w:rsidR="00D34E12">
        <w:rPr>
          <w:rFonts w:ascii="Arial" w:hAnsi="Arial" w:cs="Arial"/>
          <w:w w:val="105"/>
          <w:sz w:val="16"/>
        </w:rPr>
        <w:t xml:space="preserve">one week, </w:t>
      </w:r>
      <w:ins w:id="4698" w:author="De Jesus Borges, Thiago" w:date="2024-08-15T12:58:00Z" w16du:dateUtc="2024-08-15T16:58:00Z">
        <w:r w:rsidR="00994B62">
          <w:rPr>
            <w:rFonts w:ascii="Arial" w:hAnsi="Arial" w:cs="Arial"/>
            <w:spacing w:val="-1"/>
            <w:w w:val="105"/>
            <w:sz w:val="16"/>
          </w:rPr>
          <w:t>(</w:t>
        </w:r>
        <w:r w:rsidR="00994B62">
          <w:rPr>
            <w:rFonts w:ascii="Arial" w:hAnsi="Arial" w:cs="Arial"/>
            <w:b/>
            <w:w w:val="105"/>
            <w:sz w:val="16"/>
          </w:rPr>
          <w:t xml:space="preserve">B) </w:t>
        </w:r>
      </w:ins>
      <w:r w:rsidR="00D34E12">
        <w:rPr>
          <w:rFonts w:ascii="Arial" w:hAnsi="Arial" w:cs="Arial"/>
          <w:w w:val="105"/>
          <w:sz w:val="16"/>
        </w:rPr>
        <w:t>3 months,</w:t>
      </w:r>
      <w:r w:rsidRPr="00291A64">
        <w:rPr>
          <w:rFonts w:ascii="Arial" w:hAnsi="Arial" w:cs="Arial"/>
          <w:spacing w:val="-4"/>
          <w:w w:val="105"/>
          <w:sz w:val="16"/>
        </w:rPr>
        <w:t xml:space="preserve"> </w:t>
      </w:r>
      <w:r w:rsidRPr="00291A64">
        <w:rPr>
          <w:rFonts w:ascii="Arial" w:hAnsi="Arial" w:cs="Arial"/>
          <w:w w:val="105"/>
          <w:sz w:val="16"/>
        </w:rPr>
        <w:t>and</w:t>
      </w:r>
      <w:r w:rsidRPr="00291A64">
        <w:rPr>
          <w:rFonts w:ascii="Arial" w:hAnsi="Arial" w:cs="Arial"/>
          <w:spacing w:val="-4"/>
          <w:w w:val="105"/>
          <w:sz w:val="16"/>
        </w:rPr>
        <w:t xml:space="preserve"> </w:t>
      </w:r>
      <w:ins w:id="4699" w:author="De Jesus Borges, Thiago" w:date="2024-08-15T12:58:00Z" w16du:dateUtc="2024-08-15T16:58:00Z">
        <w:r w:rsidR="00994B62" w:rsidRPr="00994B62">
          <w:rPr>
            <w:rFonts w:ascii="Arial" w:hAnsi="Arial" w:cs="Arial"/>
            <w:bCs/>
            <w:w w:val="105"/>
            <w:sz w:val="16"/>
            <w:rPrChange w:id="4700" w:author="De Jesus Borges, Thiago" w:date="2024-08-15T12:59:00Z" w16du:dateUtc="2024-08-15T16:59:00Z">
              <w:rPr>
                <w:rFonts w:ascii="Arial" w:hAnsi="Arial" w:cs="Arial"/>
                <w:b/>
                <w:w w:val="105"/>
                <w:sz w:val="16"/>
              </w:rPr>
            </w:rPrChange>
          </w:rPr>
          <w:t>(</w:t>
        </w:r>
        <w:r w:rsidR="00994B62">
          <w:rPr>
            <w:rFonts w:ascii="Arial" w:hAnsi="Arial" w:cs="Arial"/>
            <w:b/>
            <w:w w:val="105"/>
            <w:sz w:val="16"/>
          </w:rPr>
          <w:t xml:space="preserve">C) </w:t>
        </w:r>
      </w:ins>
      <w:r w:rsidRPr="00291A64">
        <w:rPr>
          <w:rFonts w:ascii="Arial" w:hAnsi="Arial" w:cs="Arial"/>
          <w:w w:val="105"/>
          <w:sz w:val="16"/>
        </w:rPr>
        <w:t>6</w:t>
      </w:r>
      <w:r w:rsidRPr="00291A64">
        <w:rPr>
          <w:rFonts w:ascii="Arial" w:hAnsi="Arial" w:cs="Arial"/>
          <w:spacing w:val="-4"/>
          <w:w w:val="105"/>
          <w:sz w:val="16"/>
        </w:rPr>
        <w:t xml:space="preserve"> </w:t>
      </w:r>
      <w:r w:rsidRPr="00291A64">
        <w:rPr>
          <w:rFonts w:ascii="Arial" w:hAnsi="Arial" w:cs="Arial"/>
          <w:w w:val="105"/>
          <w:sz w:val="16"/>
        </w:rPr>
        <w:t>months</w:t>
      </w:r>
      <w:r w:rsidRPr="00291A64">
        <w:rPr>
          <w:rFonts w:ascii="Arial" w:hAnsi="Arial" w:cs="Arial"/>
          <w:spacing w:val="-4"/>
          <w:w w:val="105"/>
          <w:sz w:val="16"/>
        </w:rPr>
        <w:t xml:space="preserve"> </w:t>
      </w:r>
      <w:r w:rsidRPr="00291A64">
        <w:rPr>
          <w:rFonts w:ascii="Arial" w:hAnsi="Arial" w:cs="Arial"/>
          <w:w w:val="105"/>
          <w:sz w:val="16"/>
        </w:rPr>
        <w:t>after</w:t>
      </w:r>
      <w:r w:rsidRPr="00291A64">
        <w:rPr>
          <w:rFonts w:ascii="Arial" w:hAnsi="Arial" w:cs="Arial"/>
          <w:spacing w:val="-4"/>
          <w:w w:val="105"/>
          <w:sz w:val="16"/>
        </w:rPr>
        <w:t xml:space="preserve"> </w:t>
      </w:r>
      <w:r w:rsidRPr="00291A64">
        <w:rPr>
          <w:rFonts w:ascii="Arial" w:hAnsi="Arial" w:cs="Arial"/>
          <w:w w:val="105"/>
          <w:sz w:val="16"/>
        </w:rPr>
        <w:t>transplantation</w:t>
      </w:r>
      <w:ins w:id="4701" w:author="De Jesus Borges, Thiago" w:date="2024-08-15T12:57:00Z" w16du:dateUtc="2024-08-15T16:57:00Z">
        <w:r w:rsidR="00994B62">
          <w:rPr>
            <w:rFonts w:ascii="Arial" w:hAnsi="Arial" w:cs="Arial"/>
            <w:w w:val="105"/>
            <w:sz w:val="16"/>
          </w:rPr>
          <w:t>)</w:t>
        </w:r>
      </w:ins>
      <w:del w:id="4702" w:author="De Jesus Borges, Thiago" w:date="2024-08-15T12:57:00Z" w16du:dateUtc="2024-08-15T16:57:00Z">
        <w:r w:rsidRPr="00291A64" w:rsidDel="00994B62">
          <w:rPr>
            <w:rFonts w:ascii="Arial" w:hAnsi="Arial" w:cs="Arial"/>
            <w:w w:val="105"/>
            <w:sz w:val="16"/>
          </w:rPr>
          <w:delText>, respectively</w:delText>
        </w:r>
      </w:del>
      <w:r w:rsidRPr="00291A64">
        <w:rPr>
          <w:rFonts w:ascii="Arial" w:hAnsi="Arial" w:cs="Arial"/>
          <w:w w:val="105"/>
          <w:sz w:val="16"/>
        </w:rPr>
        <w:t>.</w:t>
      </w:r>
      <w:r w:rsidRPr="00291A64">
        <w:rPr>
          <w:rFonts w:ascii="Arial" w:hAnsi="Arial" w:cs="Arial"/>
          <w:spacing w:val="1"/>
          <w:w w:val="105"/>
          <w:sz w:val="16"/>
        </w:rPr>
        <w:t xml:space="preserve"> </w:t>
      </w:r>
      <w:del w:id="4703" w:author="De Jesus Borges, Thiago" w:date="2024-08-15T12:59:00Z" w16du:dateUtc="2024-08-15T16:59:00Z">
        <w:r w:rsidRPr="00994B62" w:rsidDel="00994B62">
          <w:rPr>
            <w:rFonts w:ascii="Arial" w:hAnsi="Arial" w:cs="Arial"/>
            <w:bCs/>
            <w:w w:val="105"/>
            <w:sz w:val="16"/>
            <w:rPrChange w:id="4704" w:author="De Jesus Borges, Thiago" w:date="2024-08-15T12:59:00Z" w16du:dateUtc="2024-08-15T16:59:00Z">
              <w:rPr>
                <w:rFonts w:ascii="Arial" w:hAnsi="Arial" w:cs="Arial"/>
                <w:b/>
                <w:w w:val="105"/>
                <w:sz w:val="16"/>
              </w:rPr>
            </w:rPrChange>
          </w:rPr>
          <w:delText xml:space="preserve">C </w:delText>
        </w:r>
      </w:del>
      <w:ins w:id="4705" w:author="De Jesus Borges, Thiago" w:date="2024-08-15T12:59:00Z" w16du:dateUtc="2024-08-15T16:59:00Z">
        <w:r w:rsidR="00994B62" w:rsidRPr="00994B62">
          <w:rPr>
            <w:rFonts w:ascii="Arial" w:hAnsi="Arial" w:cs="Arial"/>
            <w:bCs/>
            <w:w w:val="105"/>
            <w:sz w:val="16"/>
            <w:rPrChange w:id="4706" w:author="De Jesus Borges, Thiago" w:date="2024-08-15T12:59:00Z" w16du:dateUtc="2024-08-15T16:59:00Z">
              <w:rPr>
                <w:rFonts w:ascii="Arial" w:hAnsi="Arial" w:cs="Arial"/>
                <w:b/>
                <w:w w:val="105"/>
                <w:sz w:val="16"/>
              </w:rPr>
            </w:rPrChange>
          </w:rPr>
          <w:t>(</w:t>
        </w:r>
        <w:r w:rsidR="00994B62">
          <w:rPr>
            <w:rFonts w:ascii="Arial" w:hAnsi="Arial" w:cs="Arial"/>
            <w:b/>
            <w:w w:val="105"/>
            <w:sz w:val="16"/>
          </w:rPr>
          <w:t>D</w:t>
        </w:r>
        <w:r w:rsidR="00994B62" w:rsidRPr="00994B62">
          <w:rPr>
            <w:rFonts w:ascii="Arial" w:hAnsi="Arial" w:cs="Arial"/>
            <w:bCs/>
            <w:w w:val="105"/>
            <w:sz w:val="16"/>
            <w:rPrChange w:id="4707" w:author="De Jesus Borges, Thiago" w:date="2024-08-15T12:59:00Z" w16du:dateUtc="2024-08-15T16:59:00Z">
              <w:rPr>
                <w:rFonts w:ascii="Arial" w:hAnsi="Arial" w:cs="Arial"/>
                <w:b/>
                <w:w w:val="105"/>
                <w:sz w:val="16"/>
              </w:rPr>
            </w:rPrChange>
          </w:rPr>
          <w:t>)</w:t>
        </w:r>
        <w:r w:rsidR="00994B62" w:rsidRPr="00291A64">
          <w:rPr>
            <w:rFonts w:ascii="Arial" w:hAnsi="Arial" w:cs="Arial"/>
            <w:b/>
            <w:w w:val="105"/>
            <w:sz w:val="16"/>
          </w:rPr>
          <w:t xml:space="preserve"> </w:t>
        </w:r>
      </w:ins>
      <w:r w:rsidRPr="00291A64">
        <w:rPr>
          <w:rFonts w:ascii="Arial" w:hAnsi="Arial" w:cs="Arial"/>
          <w:w w:val="105"/>
          <w:sz w:val="16"/>
        </w:rPr>
        <w:t>Venn</w:t>
      </w:r>
      <w:r w:rsidRPr="00291A64">
        <w:rPr>
          <w:rFonts w:ascii="Arial" w:hAnsi="Arial" w:cs="Arial"/>
          <w:spacing w:val="1"/>
          <w:w w:val="105"/>
          <w:sz w:val="16"/>
        </w:rPr>
        <w:t xml:space="preserve"> </w:t>
      </w:r>
      <w:r w:rsidRPr="00291A64">
        <w:rPr>
          <w:rFonts w:ascii="Arial" w:hAnsi="Arial" w:cs="Arial"/>
          <w:w w:val="105"/>
          <w:sz w:val="16"/>
        </w:rPr>
        <w:t>diagram</w:t>
      </w:r>
      <w:r w:rsidRPr="00291A64">
        <w:rPr>
          <w:rFonts w:ascii="Arial" w:hAnsi="Arial" w:cs="Arial"/>
          <w:spacing w:val="2"/>
          <w:w w:val="105"/>
          <w:sz w:val="16"/>
        </w:rPr>
        <w:t xml:space="preserve"> </w:t>
      </w:r>
      <w:r w:rsidRPr="00291A64">
        <w:rPr>
          <w:rFonts w:ascii="Arial" w:hAnsi="Arial" w:cs="Arial"/>
          <w:w w:val="105"/>
          <w:sz w:val="16"/>
        </w:rPr>
        <w:t>showing</w:t>
      </w:r>
      <w:r w:rsidRPr="00291A64">
        <w:rPr>
          <w:rFonts w:ascii="Arial" w:hAnsi="Arial" w:cs="Arial"/>
          <w:spacing w:val="1"/>
          <w:w w:val="105"/>
          <w:sz w:val="16"/>
        </w:rPr>
        <w:t xml:space="preserve"> </w:t>
      </w:r>
      <w:r w:rsidRPr="00291A64">
        <w:rPr>
          <w:rFonts w:ascii="Arial" w:hAnsi="Arial" w:cs="Arial"/>
          <w:w w:val="105"/>
          <w:sz w:val="16"/>
        </w:rPr>
        <w:t>the</w:t>
      </w:r>
      <w:r w:rsidRPr="00291A64">
        <w:rPr>
          <w:rFonts w:ascii="Arial" w:hAnsi="Arial" w:cs="Arial"/>
          <w:spacing w:val="2"/>
          <w:w w:val="105"/>
          <w:sz w:val="16"/>
        </w:rPr>
        <w:t xml:space="preserve"> </w:t>
      </w:r>
      <w:r w:rsidRPr="00291A64">
        <w:rPr>
          <w:rFonts w:ascii="Arial" w:hAnsi="Arial" w:cs="Arial"/>
          <w:w w:val="105"/>
          <w:sz w:val="16"/>
        </w:rPr>
        <w:t>intersection</w:t>
      </w:r>
      <w:r w:rsidRPr="00291A64">
        <w:rPr>
          <w:rFonts w:ascii="Arial" w:hAnsi="Arial" w:cs="Arial"/>
          <w:spacing w:val="2"/>
          <w:w w:val="105"/>
          <w:sz w:val="16"/>
        </w:rPr>
        <w:t xml:space="preserve"> </w:t>
      </w:r>
      <w:r w:rsidRPr="00291A64">
        <w:rPr>
          <w:rFonts w:ascii="Arial" w:hAnsi="Arial" w:cs="Arial"/>
          <w:w w:val="105"/>
          <w:sz w:val="16"/>
        </w:rPr>
        <w:t>of</w:t>
      </w:r>
      <w:r w:rsidRPr="00291A64">
        <w:rPr>
          <w:rFonts w:ascii="Arial" w:hAnsi="Arial" w:cs="Arial"/>
          <w:spacing w:val="1"/>
          <w:w w:val="105"/>
          <w:sz w:val="16"/>
        </w:rPr>
        <w:t xml:space="preserve"> </w:t>
      </w:r>
      <w:r w:rsidRPr="00291A64">
        <w:rPr>
          <w:rFonts w:ascii="Arial" w:hAnsi="Arial" w:cs="Arial"/>
          <w:w w:val="105"/>
          <w:sz w:val="16"/>
        </w:rPr>
        <w:t>3</w:t>
      </w:r>
      <w:ins w:id="4708" w:author="Riella, Leonardo V.,MD, PhD" w:date="2024-08-25T12:00:00Z" w16du:dateUtc="2024-08-25T16:00:00Z">
        <w:r w:rsidR="00D25F6C">
          <w:rPr>
            <w:rFonts w:ascii="Arial" w:hAnsi="Arial" w:cs="Arial"/>
            <w:w w:val="105"/>
            <w:sz w:val="16"/>
          </w:rPr>
          <w:t>,</w:t>
        </w:r>
      </w:ins>
      <w:r w:rsidRPr="00291A64">
        <w:rPr>
          <w:rFonts w:ascii="Arial" w:hAnsi="Arial" w:cs="Arial"/>
          <w:w w:val="105"/>
          <w:sz w:val="16"/>
        </w:rPr>
        <w:t>563</w:t>
      </w:r>
      <w:r w:rsidRPr="00291A64">
        <w:rPr>
          <w:rFonts w:ascii="Arial" w:hAnsi="Arial" w:cs="Arial"/>
          <w:spacing w:val="2"/>
          <w:w w:val="105"/>
          <w:sz w:val="16"/>
        </w:rPr>
        <w:t xml:space="preserve"> </w:t>
      </w:r>
      <w:r w:rsidRPr="00291A64">
        <w:rPr>
          <w:rFonts w:ascii="Arial" w:hAnsi="Arial" w:cs="Arial"/>
          <w:w w:val="105"/>
          <w:sz w:val="16"/>
        </w:rPr>
        <w:t>genes</w:t>
      </w:r>
      <w:r w:rsidRPr="00291A64">
        <w:rPr>
          <w:rFonts w:ascii="Arial" w:hAnsi="Arial" w:cs="Arial"/>
          <w:spacing w:val="1"/>
          <w:w w:val="105"/>
          <w:sz w:val="16"/>
        </w:rPr>
        <w:t xml:space="preserve"> </w:t>
      </w:r>
      <w:r w:rsidRPr="00291A64">
        <w:rPr>
          <w:rFonts w:ascii="Arial" w:hAnsi="Arial" w:cs="Arial"/>
          <w:w w:val="105"/>
          <w:sz w:val="16"/>
        </w:rPr>
        <w:t>with</w:t>
      </w:r>
      <w:r w:rsidRPr="00291A64">
        <w:rPr>
          <w:rFonts w:ascii="Arial" w:hAnsi="Arial" w:cs="Arial"/>
          <w:spacing w:val="2"/>
          <w:w w:val="105"/>
          <w:sz w:val="16"/>
        </w:rPr>
        <w:t xml:space="preserve"> </w:t>
      </w:r>
      <w:r w:rsidRPr="00291A64">
        <w:rPr>
          <w:rFonts w:ascii="Arial" w:hAnsi="Arial" w:cs="Arial"/>
          <w:w w:val="105"/>
          <w:sz w:val="16"/>
        </w:rPr>
        <w:t>log2FoldChange</w:t>
      </w:r>
      <w:r w:rsidRPr="00291A64">
        <w:rPr>
          <w:rFonts w:ascii="Arial" w:hAnsi="Arial" w:cs="Arial"/>
          <w:spacing w:val="2"/>
          <w:w w:val="105"/>
          <w:sz w:val="16"/>
        </w:rPr>
        <w:t xml:space="preserve"> </w:t>
      </w:r>
      <w:r w:rsidRPr="00291A64">
        <w:rPr>
          <w:rFonts w:ascii="Arial" w:hAnsi="Arial" w:cs="Arial"/>
          <w:spacing w:val="-2"/>
          <w:w w:val="105"/>
          <w:sz w:val="16"/>
        </w:rPr>
        <w:t>between</w:t>
      </w:r>
      <w:r w:rsidR="00090E5E" w:rsidRPr="00291A64">
        <w:rPr>
          <w:rFonts w:ascii="Arial" w:hAnsi="Arial" w:cs="Arial"/>
          <w:sz w:val="16"/>
        </w:rPr>
        <w:t xml:space="preserve"> </w:t>
      </w:r>
      <w:r w:rsidRPr="00291A64">
        <w:rPr>
          <w:rFonts w:ascii="Arial" w:hAnsi="Arial" w:cs="Arial"/>
          <w:sz w:val="16"/>
        </w:rPr>
        <w:t>-0.5 and +0.5 in all time points. For the 3</w:t>
      </w:r>
      <w:ins w:id="4709" w:author="Riella, Leonardo V.,MD, PhD" w:date="2024-08-25T12:00:00Z" w16du:dateUtc="2024-08-25T16:00:00Z">
        <w:r w:rsidR="00D25F6C">
          <w:rPr>
            <w:rFonts w:ascii="Arial" w:hAnsi="Arial" w:cs="Arial"/>
            <w:sz w:val="16"/>
          </w:rPr>
          <w:t>,</w:t>
        </w:r>
      </w:ins>
      <w:r w:rsidRPr="00291A64">
        <w:rPr>
          <w:rFonts w:ascii="Arial" w:hAnsi="Arial" w:cs="Arial"/>
          <w:sz w:val="16"/>
        </w:rPr>
        <w:t>563 intersection genes</w:t>
      </w:r>
      <w:ins w:id="4710" w:author="Riella, Leonardo V.,MD, PhD" w:date="2024-08-25T12:00:00Z" w16du:dateUtc="2024-08-25T16:00:00Z">
        <w:r w:rsidR="00D25F6C">
          <w:rPr>
            <w:rFonts w:ascii="Arial" w:hAnsi="Arial" w:cs="Arial"/>
            <w:sz w:val="16"/>
          </w:rPr>
          <w:t>, we display</w:t>
        </w:r>
      </w:ins>
      <w:r w:rsidRPr="00291A64">
        <w:rPr>
          <w:rFonts w:ascii="Arial" w:hAnsi="Arial" w:cs="Arial"/>
          <w:sz w:val="16"/>
        </w:rPr>
        <w:t xml:space="preserve">: </w:t>
      </w:r>
      <w:ins w:id="4711" w:author="De Jesus Borges, Thiago" w:date="2024-08-15T13:28:00Z" w16du:dateUtc="2024-08-15T17:28:00Z">
        <w:r w:rsidR="005316A3">
          <w:rPr>
            <w:rFonts w:ascii="Arial" w:hAnsi="Arial" w:cs="Arial"/>
            <w:sz w:val="16"/>
          </w:rPr>
          <w:t>(</w:t>
        </w:r>
      </w:ins>
      <w:r w:rsidRPr="00291A64">
        <w:rPr>
          <w:rFonts w:ascii="Arial" w:hAnsi="Arial" w:cs="Arial"/>
          <w:b/>
          <w:sz w:val="16"/>
        </w:rPr>
        <w:t>E</w:t>
      </w:r>
      <w:ins w:id="4712" w:author="De Jesus Borges, Thiago" w:date="2024-08-15T13:28:00Z" w16du:dateUtc="2024-08-15T17:28:00Z">
        <w:r w:rsidR="005316A3">
          <w:rPr>
            <w:rFonts w:ascii="Arial" w:hAnsi="Arial" w:cs="Arial"/>
            <w:b/>
            <w:sz w:val="16"/>
          </w:rPr>
          <w:t>)</w:t>
        </w:r>
      </w:ins>
      <w:r w:rsidRPr="00291A64">
        <w:rPr>
          <w:rFonts w:ascii="Arial" w:hAnsi="Arial" w:cs="Arial"/>
          <w:b/>
          <w:sz w:val="16"/>
        </w:rPr>
        <w:t xml:space="preserve"> </w:t>
      </w:r>
      <w:r w:rsidRPr="00291A64">
        <w:rPr>
          <w:rFonts w:ascii="Arial" w:hAnsi="Arial" w:cs="Arial"/>
          <w:sz w:val="16"/>
        </w:rPr>
        <w:t>Scatter plot of coefficient of variation and cv-stability</w:t>
      </w:r>
      <w:del w:id="4713" w:author="Riella, Leonardo V.,MD, PhD" w:date="2024-08-25T12:00:00Z" w16du:dateUtc="2024-08-25T16:00:00Z">
        <w:r w:rsidRPr="00291A64" w:rsidDel="00D25F6C">
          <w:rPr>
            <w:rFonts w:ascii="Arial" w:hAnsi="Arial" w:cs="Arial"/>
            <w:sz w:val="16"/>
          </w:rPr>
          <w:delText xml:space="preserve">. </w:delText>
        </w:r>
      </w:del>
      <w:ins w:id="4714" w:author="Riella, Leonardo V.,MD, PhD" w:date="2024-08-25T12:00:00Z" w16du:dateUtc="2024-08-25T16:00:00Z">
        <w:r w:rsidR="00D25F6C">
          <w:rPr>
            <w:rFonts w:ascii="Arial" w:hAnsi="Arial" w:cs="Arial"/>
            <w:sz w:val="16"/>
          </w:rPr>
          <w:t>;</w:t>
        </w:r>
        <w:r w:rsidR="00D25F6C" w:rsidRPr="00291A64">
          <w:rPr>
            <w:rFonts w:ascii="Arial" w:hAnsi="Arial" w:cs="Arial"/>
            <w:sz w:val="16"/>
          </w:rPr>
          <w:t xml:space="preserve"> </w:t>
        </w:r>
      </w:ins>
      <w:ins w:id="4715" w:author="De Jesus Borges, Thiago" w:date="2024-08-15T13:28:00Z" w16du:dateUtc="2024-08-15T17:28:00Z">
        <w:r w:rsidR="005316A3">
          <w:rPr>
            <w:rFonts w:ascii="Arial" w:hAnsi="Arial" w:cs="Arial"/>
            <w:sz w:val="16"/>
          </w:rPr>
          <w:t>(</w:t>
        </w:r>
      </w:ins>
      <w:r w:rsidRPr="00291A64">
        <w:rPr>
          <w:rFonts w:ascii="Arial" w:hAnsi="Arial" w:cs="Arial"/>
          <w:b/>
          <w:sz w:val="16"/>
        </w:rPr>
        <w:t>F</w:t>
      </w:r>
      <w:ins w:id="4716" w:author="De Jesus Borges, Thiago" w:date="2024-08-15T13:28:00Z" w16du:dateUtc="2024-08-15T17:28:00Z">
        <w:r w:rsidR="005316A3">
          <w:rPr>
            <w:rFonts w:ascii="Arial" w:hAnsi="Arial" w:cs="Arial"/>
            <w:b/>
            <w:sz w:val="16"/>
          </w:rPr>
          <w:t>)</w:t>
        </w:r>
      </w:ins>
      <w:r w:rsidRPr="00291A64">
        <w:rPr>
          <w:rFonts w:ascii="Arial" w:hAnsi="Arial" w:cs="Arial"/>
          <w:b/>
          <w:sz w:val="16"/>
        </w:rPr>
        <w:t xml:space="preserve"> </w:t>
      </w:r>
      <w:r w:rsidRPr="00291A64">
        <w:rPr>
          <w:rFonts w:ascii="Arial" w:hAnsi="Arial" w:cs="Arial"/>
          <w:sz w:val="16"/>
        </w:rPr>
        <w:t>Boxplot of coefficient of variation of genes clusters</w:t>
      </w:r>
      <w:del w:id="4717" w:author="Riella, Leonardo V.,MD, PhD" w:date="2024-08-25T12:00:00Z" w16du:dateUtc="2024-08-25T16:00:00Z">
        <w:r w:rsidRPr="00291A64" w:rsidDel="00D25F6C">
          <w:rPr>
            <w:rFonts w:ascii="Arial" w:hAnsi="Arial" w:cs="Arial"/>
            <w:sz w:val="16"/>
          </w:rPr>
          <w:delText xml:space="preserve">. </w:delText>
        </w:r>
      </w:del>
      <w:ins w:id="4718" w:author="Riella, Leonardo V.,MD, PhD" w:date="2024-08-25T12:00:00Z" w16du:dateUtc="2024-08-25T16:00:00Z">
        <w:r w:rsidR="00D25F6C">
          <w:rPr>
            <w:rFonts w:ascii="Arial" w:hAnsi="Arial" w:cs="Arial"/>
            <w:sz w:val="16"/>
          </w:rPr>
          <w:t>;</w:t>
        </w:r>
      </w:ins>
      <w:ins w:id="4719" w:author="De Jesus Borges, Thiago" w:date="2024-08-15T13:28:00Z" w16du:dateUtc="2024-08-15T17:28:00Z">
        <w:r w:rsidR="005316A3">
          <w:rPr>
            <w:rFonts w:ascii="Arial" w:hAnsi="Arial" w:cs="Arial"/>
            <w:sz w:val="16"/>
          </w:rPr>
          <w:t>(</w:t>
        </w:r>
      </w:ins>
      <w:r w:rsidRPr="00291A64">
        <w:rPr>
          <w:rFonts w:ascii="Arial" w:hAnsi="Arial" w:cs="Arial"/>
          <w:b/>
          <w:sz w:val="16"/>
        </w:rPr>
        <w:t>G</w:t>
      </w:r>
      <w:ins w:id="4720" w:author="De Jesus Borges, Thiago" w:date="2024-08-15T13:28:00Z" w16du:dateUtc="2024-08-15T17:28:00Z">
        <w:r w:rsidR="005316A3">
          <w:rPr>
            <w:rFonts w:ascii="Arial" w:hAnsi="Arial" w:cs="Arial"/>
            <w:b/>
            <w:sz w:val="16"/>
          </w:rPr>
          <w:t>)</w:t>
        </w:r>
      </w:ins>
      <w:r w:rsidRPr="00291A64">
        <w:rPr>
          <w:rFonts w:ascii="Arial" w:hAnsi="Arial" w:cs="Arial"/>
          <w:b/>
          <w:sz w:val="16"/>
        </w:rPr>
        <w:t xml:space="preserve"> </w:t>
      </w:r>
      <w:r w:rsidRPr="00291A64">
        <w:rPr>
          <w:rFonts w:ascii="Arial" w:hAnsi="Arial" w:cs="Arial"/>
          <w:sz w:val="16"/>
        </w:rPr>
        <w:t xml:space="preserve">Scatter plot of </w:t>
      </w:r>
      <w:proofErr w:type="spellStart"/>
      <w:r w:rsidRPr="00291A64">
        <w:rPr>
          <w:rFonts w:ascii="Arial" w:hAnsi="Arial" w:cs="Arial"/>
          <w:sz w:val="16"/>
        </w:rPr>
        <w:t>gini</w:t>
      </w:r>
      <w:proofErr w:type="spellEnd"/>
      <w:r w:rsidRPr="00291A64">
        <w:rPr>
          <w:rFonts w:ascii="Arial" w:hAnsi="Arial" w:cs="Arial"/>
          <w:spacing w:val="40"/>
          <w:sz w:val="16"/>
        </w:rPr>
        <w:t xml:space="preserve"> </w:t>
      </w:r>
      <w:r w:rsidRPr="00291A64">
        <w:rPr>
          <w:rFonts w:ascii="Arial" w:hAnsi="Arial" w:cs="Arial"/>
          <w:sz w:val="16"/>
        </w:rPr>
        <w:t>coefficient</w:t>
      </w:r>
      <w:r w:rsidRPr="00291A64">
        <w:rPr>
          <w:rFonts w:ascii="Arial" w:hAnsi="Arial" w:cs="Arial"/>
          <w:spacing w:val="39"/>
          <w:sz w:val="16"/>
        </w:rPr>
        <w:t xml:space="preserve"> </w:t>
      </w:r>
      <w:r w:rsidRPr="00291A64">
        <w:rPr>
          <w:rFonts w:ascii="Arial" w:hAnsi="Arial" w:cs="Arial"/>
          <w:sz w:val="16"/>
        </w:rPr>
        <w:t>and</w:t>
      </w:r>
      <w:r w:rsidRPr="00291A64">
        <w:rPr>
          <w:rFonts w:ascii="Arial" w:hAnsi="Arial" w:cs="Arial"/>
          <w:spacing w:val="39"/>
          <w:sz w:val="16"/>
        </w:rPr>
        <w:t xml:space="preserve"> </w:t>
      </w:r>
      <w:r w:rsidRPr="00291A64">
        <w:rPr>
          <w:rFonts w:ascii="Arial" w:hAnsi="Arial" w:cs="Arial"/>
          <w:sz w:val="16"/>
        </w:rPr>
        <w:t>coefficient</w:t>
      </w:r>
      <w:r w:rsidRPr="00291A64">
        <w:rPr>
          <w:rFonts w:ascii="Arial" w:hAnsi="Arial" w:cs="Arial"/>
          <w:spacing w:val="39"/>
          <w:sz w:val="16"/>
        </w:rPr>
        <w:t xml:space="preserve"> </w:t>
      </w:r>
      <w:r w:rsidRPr="00291A64">
        <w:rPr>
          <w:rFonts w:ascii="Arial" w:hAnsi="Arial" w:cs="Arial"/>
          <w:sz w:val="16"/>
        </w:rPr>
        <w:t>of</w:t>
      </w:r>
      <w:r w:rsidRPr="00291A64">
        <w:rPr>
          <w:rFonts w:ascii="Arial" w:hAnsi="Arial" w:cs="Arial"/>
          <w:spacing w:val="39"/>
          <w:sz w:val="16"/>
        </w:rPr>
        <w:t xml:space="preserve"> </w:t>
      </w:r>
      <w:r w:rsidRPr="00291A64">
        <w:rPr>
          <w:rFonts w:ascii="Arial" w:hAnsi="Arial" w:cs="Arial"/>
          <w:sz w:val="16"/>
        </w:rPr>
        <w:t>variation</w:t>
      </w:r>
      <w:del w:id="4721" w:author="Riella, Leonardo V.,MD, PhD" w:date="2024-08-25T12:01:00Z" w16du:dateUtc="2024-08-25T16:01:00Z">
        <w:r w:rsidRPr="00291A64" w:rsidDel="00D25F6C">
          <w:rPr>
            <w:rFonts w:ascii="Arial" w:hAnsi="Arial" w:cs="Arial"/>
            <w:sz w:val="16"/>
          </w:rPr>
          <w:delText>.</w:delText>
        </w:r>
        <w:r w:rsidRPr="00291A64" w:rsidDel="00D25F6C">
          <w:rPr>
            <w:rFonts w:ascii="Arial" w:hAnsi="Arial" w:cs="Arial"/>
            <w:spacing w:val="39"/>
            <w:sz w:val="16"/>
          </w:rPr>
          <w:delText xml:space="preserve"> </w:delText>
        </w:r>
      </w:del>
      <w:ins w:id="4722" w:author="Riella, Leonardo V.,MD, PhD" w:date="2024-08-25T12:01:00Z" w16du:dateUtc="2024-08-25T16:01:00Z">
        <w:r w:rsidR="00D25F6C">
          <w:rPr>
            <w:rFonts w:ascii="Arial" w:hAnsi="Arial" w:cs="Arial"/>
            <w:sz w:val="16"/>
          </w:rPr>
          <w:t>;</w:t>
        </w:r>
        <w:r w:rsidR="00D25F6C" w:rsidRPr="00291A64">
          <w:rPr>
            <w:rFonts w:ascii="Arial" w:hAnsi="Arial" w:cs="Arial"/>
            <w:spacing w:val="39"/>
            <w:sz w:val="16"/>
          </w:rPr>
          <w:t xml:space="preserve"> </w:t>
        </w:r>
      </w:ins>
      <w:ins w:id="4723" w:author="De Jesus Borges, Thiago" w:date="2024-08-15T13:29:00Z" w16du:dateUtc="2024-08-15T17:29:00Z">
        <w:r w:rsidR="005316A3">
          <w:rPr>
            <w:rFonts w:ascii="Arial" w:hAnsi="Arial" w:cs="Arial"/>
            <w:spacing w:val="39"/>
            <w:sz w:val="16"/>
          </w:rPr>
          <w:t>(</w:t>
        </w:r>
      </w:ins>
      <w:r w:rsidRPr="00291A64">
        <w:rPr>
          <w:rFonts w:ascii="Arial" w:hAnsi="Arial" w:cs="Arial"/>
          <w:b/>
          <w:sz w:val="16"/>
        </w:rPr>
        <w:t>H</w:t>
      </w:r>
      <w:ins w:id="4724" w:author="De Jesus Borges, Thiago" w:date="2024-08-15T13:29:00Z" w16du:dateUtc="2024-08-15T17:29:00Z">
        <w:r w:rsidR="005316A3">
          <w:rPr>
            <w:rFonts w:ascii="Arial" w:hAnsi="Arial" w:cs="Arial"/>
            <w:b/>
            <w:sz w:val="16"/>
          </w:rPr>
          <w:t>)</w:t>
        </w:r>
      </w:ins>
      <w:r w:rsidRPr="00291A64">
        <w:rPr>
          <w:rFonts w:ascii="Arial" w:hAnsi="Arial" w:cs="Arial"/>
          <w:b/>
          <w:spacing w:val="37"/>
          <w:sz w:val="16"/>
        </w:rPr>
        <w:t xml:space="preserve"> </w:t>
      </w:r>
      <w:r w:rsidRPr="00291A64">
        <w:rPr>
          <w:rFonts w:ascii="Arial" w:hAnsi="Arial" w:cs="Arial"/>
          <w:sz w:val="16"/>
        </w:rPr>
        <w:t>Boxplot</w:t>
      </w:r>
      <w:r w:rsidRPr="00291A64">
        <w:rPr>
          <w:rFonts w:ascii="Arial" w:hAnsi="Arial" w:cs="Arial"/>
          <w:spacing w:val="39"/>
          <w:sz w:val="16"/>
        </w:rPr>
        <w:t xml:space="preserve"> </w:t>
      </w:r>
      <w:r w:rsidRPr="00291A64">
        <w:rPr>
          <w:rFonts w:ascii="Arial" w:hAnsi="Arial" w:cs="Arial"/>
          <w:sz w:val="16"/>
        </w:rPr>
        <w:t>of</w:t>
      </w:r>
      <w:r w:rsidRPr="00291A64">
        <w:rPr>
          <w:rFonts w:ascii="Arial" w:hAnsi="Arial" w:cs="Arial"/>
          <w:spacing w:val="39"/>
          <w:sz w:val="16"/>
        </w:rPr>
        <w:t xml:space="preserve"> </w:t>
      </w:r>
      <w:r w:rsidRPr="00291A64">
        <w:rPr>
          <w:rFonts w:ascii="Arial" w:hAnsi="Arial" w:cs="Arial"/>
          <w:sz w:val="16"/>
        </w:rPr>
        <w:t>cv-stability</w:t>
      </w:r>
      <w:r w:rsidR="00090E5E" w:rsidRPr="00291A64">
        <w:rPr>
          <w:rFonts w:ascii="Arial" w:hAnsi="Arial" w:cs="Arial"/>
          <w:sz w:val="16"/>
        </w:rPr>
        <w:t xml:space="preserve"> </w:t>
      </w:r>
      <w:r w:rsidRPr="00291A64">
        <w:rPr>
          <w:rFonts w:ascii="Arial" w:hAnsi="Arial" w:cs="Arial"/>
          <w:sz w:val="16"/>
        </w:rPr>
        <w:t>of</w:t>
      </w:r>
      <w:r w:rsidRPr="00291A64">
        <w:rPr>
          <w:rFonts w:ascii="Arial" w:hAnsi="Arial" w:cs="Arial"/>
          <w:spacing w:val="39"/>
          <w:sz w:val="16"/>
        </w:rPr>
        <w:t xml:space="preserve"> </w:t>
      </w:r>
      <w:r w:rsidRPr="00291A64">
        <w:rPr>
          <w:rFonts w:ascii="Arial" w:hAnsi="Arial" w:cs="Arial"/>
          <w:sz w:val="16"/>
        </w:rPr>
        <w:t>genes</w:t>
      </w:r>
      <w:r w:rsidRPr="00291A64">
        <w:rPr>
          <w:rFonts w:ascii="Arial" w:hAnsi="Arial" w:cs="Arial"/>
          <w:spacing w:val="39"/>
          <w:sz w:val="16"/>
        </w:rPr>
        <w:t xml:space="preserve"> </w:t>
      </w:r>
      <w:r w:rsidRPr="00291A64">
        <w:rPr>
          <w:rFonts w:ascii="Arial" w:hAnsi="Arial" w:cs="Arial"/>
          <w:sz w:val="16"/>
        </w:rPr>
        <w:t>clusters</w:t>
      </w:r>
      <w:ins w:id="4725" w:author="Riella, Leonardo V.,MD, PhD" w:date="2024-08-25T12:01:00Z" w16du:dateUtc="2024-08-25T16:01:00Z">
        <w:r w:rsidR="00D25F6C">
          <w:rPr>
            <w:rFonts w:ascii="Arial" w:hAnsi="Arial" w:cs="Arial"/>
            <w:sz w:val="16"/>
          </w:rPr>
          <w:t>;</w:t>
        </w:r>
      </w:ins>
      <w:r w:rsidRPr="00291A64">
        <w:rPr>
          <w:rFonts w:ascii="Arial" w:hAnsi="Arial" w:cs="Arial"/>
          <w:sz w:val="16"/>
        </w:rPr>
        <w:t>.</w:t>
      </w:r>
      <w:r w:rsidRPr="00291A64">
        <w:rPr>
          <w:rFonts w:ascii="Arial" w:hAnsi="Arial" w:cs="Arial"/>
          <w:spacing w:val="40"/>
          <w:sz w:val="16"/>
        </w:rPr>
        <w:t xml:space="preserve"> </w:t>
      </w:r>
      <w:ins w:id="4726" w:author="De Jesus Borges, Thiago" w:date="2024-08-15T13:29:00Z" w16du:dateUtc="2024-08-15T17:29:00Z">
        <w:r w:rsidR="005316A3">
          <w:rPr>
            <w:rFonts w:ascii="Arial" w:hAnsi="Arial" w:cs="Arial"/>
            <w:spacing w:val="40"/>
            <w:sz w:val="16"/>
          </w:rPr>
          <w:t>(</w:t>
        </w:r>
      </w:ins>
      <w:r w:rsidRPr="00291A64">
        <w:rPr>
          <w:rFonts w:ascii="Arial" w:hAnsi="Arial" w:cs="Arial"/>
          <w:b/>
          <w:sz w:val="16"/>
        </w:rPr>
        <w:t>I</w:t>
      </w:r>
      <w:ins w:id="4727" w:author="De Jesus Borges, Thiago" w:date="2024-08-15T13:29:00Z" w16du:dateUtc="2024-08-15T17:29:00Z">
        <w:r w:rsidR="005316A3">
          <w:rPr>
            <w:rFonts w:ascii="Arial" w:hAnsi="Arial" w:cs="Arial"/>
            <w:b/>
            <w:sz w:val="16"/>
          </w:rPr>
          <w:t>)</w:t>
        </w:r>
      </w:ins>
      <w:r w:rsidRPr="00291A64">
        <w:rPr>
          <w:rFonts w:ascii="Arial" w:hAnsi="Arial" w:cs="Arial"/>
          <w:b/>
          <w:spacing w:val="37"/>
          <w:sz w:val="16"/>
        </w:rPr>
        <w:t xml:space="preserve"> </w:t>
      </w:r>
      <w:r w:rsidRPr="00291A64">
        <w:rPr>
          <w:rFonts w:ascii="Arial" w:hAnsi="Arial" w:cs="Arial"/>
          <w:sz w:val="16"/>
        </w:rPr>
        <w:t>Scatter</w:t>
      </w:r>
      <w:r w:rsidRPr="00291A64">
        <w:rPr>
          <w:rFonts w:ascii="Arial" w:hAnsi="Arial" w:cs="Arial"/>
          <w:spacing w:val="39"/>
          <w:sz w:val="16"/>
        </w:rPr>
        <w:t xml:space="preserve"> </w:t>
      </w:r>
      <w:r w:rsidRPr="00291A64">
        <w:rPr>
          <w:rFonts w:ascii="Arial" w:hAnsi="Arial" w:cs="Arial"/>
          <w:sz w:val="16"/>
        </w:rPr>
        <w:t>plot</w:t>
      </w:r>
      <w:r w:rsidRPr="00291A64">
        <w:rPr>
          <w:rFonts w:ascii="Arial" w:hAnsi="Arial" w:cs="Arial"/>
          <w:spacing w:val="39"/>
          <w:sz w:val="16"/>
        </w:rPr>
        <w:t xml:space="preserve"> </w:t>
      </w:r>
      <w:r w:rsidRPr="00291A64">
        <w:rPr>
          <w:rFonts w:ascii="Arial" w:hAnsi="Arial" w:cs="Arial"/>
          <w:sz w:val="16"/>
        </w:rPr>
        <w:t>of</w:t>
      </w:r>
      <w:r w:rsidRPr="00291A64">
        <w:rPr>
          <w:rFonts w:ascii="Arial" w:hAnsi="Arial" w:cs="Arial"/>
          <w:spacing w:val="40"/>
          <w:sz w:val="16"/>
        </w:rPr>
        <w:t xml:space="preserve"> </w:t>
      </w:r>
      <w:r w:rsidRPr="00291A64">
        <w:rPr>
          <w:rFonts w:ascii="Arial" w:hAnsi="Arial" w:cs="Arial"/>
          <w:sz w:val="16"/>
        </w:rPr>
        <w:t xml:space="preserve">cv-stability and </w:t>
      </w:r>
      <w:r w:rsidR="00D34E12">
        <w:rPr>
          <w:rFonts w:ascii="Arial" w:hAnsi="Arial" w:cs="Arial"/>
          <w:sz w:val="16"/>
        </w:rPr>
        <w:t>Gini</w:t>
      </w:r>
      <w:r w:rsidRPr="00291A64">
        <w:rPr>
          <w:rFonts w:ascii="Arial" w:hAnsi="Arial" w:cs="Arial"/>
          <w:sz w:val="16"/>
        </w:rPr>
        <w:t xml:space="preserve"> coefficient</w:t>
      </w:r>
      <w:del w:id="4728" w:author="Riella, Leonardo V.,MD, PhD" w:date="2024-08-25T12:01:00Z" w16du:dateUtc="2024-08-25T16:01:00Z">
        <w:r w:rsidRPr="00291A64" w:rsidDel="00D25F6C">
          <w:rPr>
            <w:rFonts w:ascii="Arial" w:hAnsi="Arial" w:cs="Arial"/>
            <w:sz w:val="16"/>
          </w:rPr>
          <w:delText xml:space="preserve">. </w:delText>
        </w:r>
      </w:del>
      <w:ins w:id="4729" w:author="Riella, Leonardo V.,MD, PhD" w:date="2024-08-25T12:01:00Z" w16du:dateUtc="2024-08-25T16:01:00Z">
        <w:r w:rsidR="00D25F6C">
          <w:rPr>
            <w:rFonts w:ascii="Arial" w:hAnsi="Arial" w:cs="Arial"/>
            <w:sz w:val="16"/>
          </w:rPr>
          <w:t xml:space="preserve">; </w:t>
        </w:r>
      </w:ins>
      <w:ins w:id="4730" w:author="De Jesus Borges, Thiago" w:date="2024-08-15T13:28:00Z" w16du:dateUtc="2024-08-15T17:28:00Z">
        <w:r w:rsidR="005316A3">
          <w:rPr>
            <w:rFonts w:ascii="Arial" w:hAnsi="Arial" w:cs="Arial"/>
            <w:sz w:val="16"/>
          </w:rPr>
          <w:t>(</w:t>
        </w:r>
      </w:ins>
      <w:del w:id="4731" w:author="De Jesus Borges, Thiago" w:date="2024-08-15T13:29:00Z" w16du:dateUtc="2024-08-15T17:29:00Z">
        <w:r w:rsidRPr="00291A64" w:rsidDel="005316A3">
          <w:rPr>
            <w:rFonts w:ascii="Arial" w:hAnsi="Arial" w:cs="Arial"/>
            <w:b/>
            <w:sz w:val="16"/>
          </w:rPr>
          <w:delText>H</w:delText>
        </w:r>
      </w:del>
      <w:ins w:id="4732" w:author="De Jesus Borges, Thiago" w:date="2024-08-15T13:29:00Z" w16du:dateUtc="2024-08-15T17:29:00Z">
        <w:r w:rsidR="005316A3">
          <w:rPr>
            <w:rFonts w:ascii="Arial" w:hAnsi="Arial" w:cs="Arial"/>
            <w:b/>
            <w:sz w:val="16"/>
          </w:rPr>
          <w:t>J</w:t>
        </w:r>
      </w:ins>
      <w:ins w:id="4733" w:author="De Jesus Borges, Thiago" w:date="2024-08-15T13:28:00Z" w16du:dateUtc="2024-08-15T17:28:00Z">
        <w:r w:rsidR="005316A3">
          <w:rPr>
            <w:rFonts w:ascii="Arial" w:hAnsi="Arial" w:cs="Arial"/>
            <w:b/>
            <w:sz w:val="16"/>
          </w:rPr>
          <w:t>)</w:t>
        </w:r>
      </w:ins>
      <w:r w:rsidRPr="00291A64">
        <w:rPr>
          <w:rFonts w:ascii="Arial" w:hAnsi="Arial" w:cs="Arial"/>
          <w:b/>
          <w:sz w:val="16"/>
        </w:rPr>
        <w:t xml:space="preserve"> </w:t>
      </w:r>
      <w:r w:rsidRPr="00291A64">
        <w:rPr>
          <w:rFonts w:ascii="Arial" w:hAnsi="Arial" w:cs="Arial"/>
          <w:sz w:val="16"/>
        </w:rPr>
        <w:t>Boxplot of cv-stability of genes clusters</w:t>
      </w:r>
      <w:del w:id="4734" w:author="Riella, Leonardo V.,MD, PhD" w:date="2024-08-25T12:01:00Z" w16du:dateUtc="2024-08-25T16:01:00Z">
        <w:r w:rsidRPr="00291A64" w:rsidDel="00D25F6C">
          <w:rPr>
            <w:rFonts w:ascii="Arial" w:hAnsi="Arial" w:cs="Arial"/>
            <w:sz w:val="16"/>
          </w:rPr>
          <w:delText xml:space="preserve">. </w:delText>
        </w:r>
      </w:del>
      <w:ins w:id="4735" w:author="Riella, Leonardo V.,MD, PhD" w:date="2024-08-25T12:01:00Z" w16du:dateUtc="2024-08-25T16:01:00Z">
        <w:r w:rsidR="00D25F6C">
          <w:rPr>
            <w:rFonts w:ascii="Arial" w:hAnsi="Arial" w:cs="Arial"/>
            <w:sz w:val="16"/>
          </w:rPr>
          <w:t xml:space="preserve">; </w:t>
        </w:r>
      </w:ins>
      <w:ins w:id="4736" w:author="De Jesus Borges, Thiago" w:date="2024-08-15T13:29:00Z" w16du:dateUtc="2024-08-15T17:29:00Z">
        <w:r w:rsidR="005316A3">
          <w:rPr>
            <w:rFonts w:ascii="Arial" w:hAnsi="Arial" w:cs="Arial"/>
            <w:sz w:val="16"/>
          </w:rPr>
          <w:t>(</w:t>
        </w:r>
      </w:ins>
      <w:r w:rsidRPr="00291A64">
        <w:rPr>
          <w:rFonts w:ascii="Arial" w:hAnsi="Arial" w:cs="Arial"/>
          <w:b/>
          <w:sz w:val="16"/>
        </w:rPr>
        <w:t>K</w:t>
      </w:r>
      <w:ins w:id="4737" w:author="De Jesus Borges, Thiago" w:date="2024-08-15T13:29:00Z" w16du:dateUtc="2024-08-15T17:29:00Z">
        <w:r w:rsidR="005316A3">
          <w:rPr>
            <w:rFonts w:ascii="Arial" w:hAnsi="Arial" w:cs="Arial"/>
            <w:b/>
            <w:sz w:val="16"/>
          </w:rPr>
          <w:t>)</w:t>
        </w:r>
      </w:ins>
      <w:r w:rsidRPr="00291A64">
        <w:rPr>
          <w:rFonts w:ascii="Arial" w:hAnsi="Arial" w:cs="Arial"/>
          <w:b/>
          <w:sz w:val="16"/>
        </w:rPr>
        <w:t xml:space="preserve"> </w:t>
      </w:r>
      <w:r w:rsidRPr="00291A64">
        <w:rPr>
          <w:rFonts w:ascii="Arial" w:hAnsi="Arial" w:cs="Arial"/>
          <w:sz w:val="16"/>
        </w:rPr>
        <w:t>Two-One-Sided-Test</w:t>
      </w:r>
      <w:r w:rsidRPr="00291A64">
        <w:rPr>
          <w:rFonts w:ascii="Arial" w:hAnsi="Arial" w:cs="Arial"/>
          <w:spacing w:val="40"/>
          <w:sz w:val="16"/>
        </w:rPr>
        <w:t xml:space="preserve"> </w:t>
      </w:r>
      <w:r w:rsidRPr="00291A64">
        <w:rPr>
          <w:rFonts w:ascii="Arial" w:hAnsi="Arial" w:cs="Arial"/>
          <w:sz w:val="16"/>
        </w:rPr>
        <w:t>comparing</w:t>
      </w:r>
      <w:r w:rsidRPr="00291A64">
        <w:rPr>
          <w:rFonts w:ascii="Arial" w:hAnsi="Arial" w:cs="Arial"/>
          <w:spacing w:val="40"/>
          <w:sz w:val="16"/>
        </w:rPr>
        <w:t xml:space="preserve"> </w:t>
      </w:r>
      <w:r w:rsidRPr="00291A64">
        <w:rPr>
          <w:rFonts w:ascii="Arial" w:hAnsi="Arial" w:cs="Arial"/>
          <w:sz w:val="16"/>
        </w:rPr>
        <w:t>equivalence</w:t>
      </w:r>
      <w:r w:rsidRPr="00291A64">
        <w:rPr>
          <w:rFonts w:ascii="Arial" w:hAnsi="Arial" w:cs="Arial"/>
          <w:spacing w:val="40"/>
          <w:sz w:val="16"/>
        </w:rPr>
        <w:t xml:space="preserve"> </w:t>
      </w:r>
      <w:r w:rsidRPr="00291A64">
        <w:rPr>
          <w:rFonts w:ascii="Arial" w:hAnsi="Arial" w:cs="Arial"/>
          <w:sz w:val="16"/>
        </w:rPr>
        <w:t>of</w:t>
      </w:r>
      <w:r w:rsidRPr="00291A64">
        <w:rPr>
          <w:rFonts w:ascii="Arial" w:hAnsi="Arial" w:cs="Arial"/>
          <w:spacing w:val="40"/>
          <w:sz w:val="16"/>
        </w:rPr>
        <w:t xml:space="preserve"> </w:t>
      </w:r>
      <w:r w:rsidRPr="00291A64">
        <w:rPr>
          <w:rFonts w:ascii="Arial" w:hAnsi="Arial" w:cs="Arial"/>
          <w:sz w:val="16"/>
        </w:rPr>
        <w:t>distributions</w:t>
      </w:r>
      <w:r w:rsidRPr="00291A64">
        <w:rPr>
          <w:rFonts w:ascii="Arial" w:hAnsi="Arial" w:cs="Arial"/>
          <w:spacing w:val="40"/>
          <w:sz w:val="16"/>
        </w:rPr>
        <w:t xml:space="preserve"> </w:t>
      </w:r>
      <w:r w:rsidRPr="00291A64">
        <w:rPr>
          <w:rFonts w:ascii="Arial" w:hAnsi="Arial" w:cs="Arial"/>
          <w:sz w:val="16"/>
        </w:rPr>
        <w:t>between</w:t>
      </w:r>
      <w:r w:rsidRPr="00291A64">
        <w:rPr>
          <w:rFonts w:ascii="Arial" w:hAnsi="Arial" w:cs="Arial"/>
          <w:spacing w:val="40"/>
          <w:sz w:val="16"/>
        </w:rPr>
        <w:t xml:space="preserve"> </w:t>
      </w:r>
      <w:r w:rsidRPr="00291A64">
        <w:rPr>
          <w:rFonts w:ascii="Arial" w:hAnsi="Arial" w:cs="Arial"/>
          <w:sz w:val="16"/>
        </w:rPr>
        <w:t>non-rejection,</w:t>
      </w:r>
      <w:r w:rsidRPr="00291A64">
        <w:rPr>
          <w:rFonts w:ascii="Arial" w:hAnsi="Arial" w:cs="Arial"/>
          <w:spacing w:val="40"/>
          <w:sz w:val="16"/>
        </w:rPr>
        <w:t xml:space="preserve"> </w:t>
      </w:r>
      <w:r w:rsidRPr="00291A64">
        <w:rPr>
          <w:rFonts w:ascii="Arial" w:hAnsi="Arial" w:cs="Arial"/>
          <w:sz w:val="16"/>
        </w:rPr>
        <w:t>ABMR</w:t>
      </w:r>
      <w:r w:rsidR="00D34E12">
        <w:rPr>
          <w:rFonts w:ascii="Arial" w:hAnsi="Arial" w:cs="Arial"/>
          <w:sz w:val="16"/>
        </w:rPr>
        <w:t>,</w:t>
      </w:r>
      <w:r w:rsidRPr="00291A64">
        <w:rPr>
          <w:rFonts w:ascii="Arial" w:hAnsi="Arial" w:cs="Arial"/>
          <w:spacing w:val="40"/>
          <w:sz w:val="16"/>
        </w:rPr>
        <w:t xml:space="preserve"> </w:t>
      </w:r>
      <w:r w:rsidRPr="00291A64">
        <w:rPr>
          <w:rFonts w:ascii="Arial" w:hAnsi="Arial" w:cs="Arial"/>
          <w:sz w:val="16"/>
        </w:rPr>
        <w:t>and</w:t>
      </w:r>
      <w:r w:rsidRPr="00291A64">
        <w:rPr>
          <w:rFonts w:ascii="Arial" w:hAnsi="Arial" w:cs="Arial"/>
          <w:spacing w:val="40"/>
          <w:sz w:val="16"/>
        </w:rPr>
        <w:t xml:space="preserve"> </w:t>
      </w:r>
      <w:r w:rsidRPr="00291A64">
        <w:rPr>
          <w:rFonts w:ascii="Arial" w:hAnsi="Arial" w:cs="Arial"/>
          <w:sz w:val="16"/>
        </w:rPr>
        <w:t>TCMR.</w:t>
      </w:r>
    </w:p>
    <w:p w14:paraId="60360A2A" w14:textId="09D1FBDD" w:rsidR="00F675DE" w:rsidRPr="00291A64" w:rsidRDefault="005316A3">
      <w:pPr>
        <w:spacing w:line="249" w:lineRule="auto"/>
        <w:ind w:left="-720"/>
        <w:jc w:val="both"/>
        <w:rPr>
          <w:rFonts w:ascii="Arial" w:hAnsi="Arial" w:cs="Arial"/>
          <w:sz w:val="16"/>
        </w:rPr>
        <w:sectPr w:rsidR="00F675DE" w:rsidRPr="00291A64">
          <w:pgSz w:w="11910" w:h="16840"/>
          <w:pgMar w:top="1680" w:right="1680" w:bottom="3920" w:left="1680" w:header="0" w:footer="3734" w:gutter="0"/>
          <w:cols w:space="720"/>
        </w:sectPr>
        <w:pPrChange w:id="4738" w:author="De Jesus Borges, Thiago" w:date="2024-08-15T13:30:00Z" w16du:dateUtc="2024-08-15T17:30:00Z">
          <w:pPr>
            <w:spacing w:line="249" w:lineRule="auto"/>
            <w:jc w:val="both"/>
          </w:pPr>
        </w:pPrChange>
      </w:pPr>
      <w:ins w:id="4739" w:author="De Jesus Borges, Thiago" w:date="2024-08-15T13:29:00Z" w16du:dateUtc="2024-08-15T17:29:00Z">
        <w:r>
          <w:rPr>
            <w:rFonts w:ascii="Arial" w:hAnsi="Arial" w:cs="Arial"/>
            <w:sz w:val="16"/>
          </w:rPr>
          <w:t>ABMR: antibody-mediated rejection; TCMR : T</w:t>
        </w:r>
      </w:ins>
      <w:ins w:id="4740" w:author="De Jesus Borges, Thiago" w:date="2024-08-15T13:30:00Z" w16du:dateUtc="2024-08-15T17:30:00Z">
        <w:r>
          <w:rPr>
            <w:rFonts w:ascii="Arial" w:hAnsi="Arial" w:cs="Arial"/>
            <w:sz w:val="16"/>
          </w:rPr>
          <w:t>-cell-mediated rejection</w:t>
        </w:r>
      </w:ins>
      <w:ins w:id="4741" w:author="Riella, Leonardo V.,MD, PhD" w:date="2024-08-25T12:01:00Z" w16du:dateUtc="2024-08-25T16:01:00Z">
        <w:r w:rsidR="00D25F6C">
          <w:rPr>
            <w:rFonts w:ascii="Arial" w:hAnsi="Arial" w:cs="Arial"/>
            <w:sz w:val="16"/>
          </w:rPr>
          <w:t>.</w:t>
        </w:r>
      </w:ins>
    </w:p>
    <w:p w14:paraId="1430DD47" w14:textId="77777777" w:rsidR="00F675DE" w:rsidRPr="00291A64" w:rsidRDefault="00F675DE" w:rsidP="007966D0">
      <w:pPr>
        <w:pStyle w:val="BodyText"/>
        <w:rPr>
          <w:rFonts w:ascii="Arial" w:hAnsi="Arial" w:cs="Arial"/>
        </w:rPr>
      </w:pPr>
    </w:p>
    <w:p w14:paraId="31A5B57A" w14:textId="77777777" w:rsidR="00F675DE" w:rsidRPr="00291A64" w:rsidRDefault="00F675DE" w:rsidP="007966D0">
      <w:pPr>
        <w:pStyle w:val="BodyText"/>
        <w:rPr>
          <w:rFonts w:ascii="Arial" w:hAnsi="Arial" w:cs="Arial"/>
        </w:rPr>
      </w:pPr>
    </w:p>
    <w:p w14:paraId="3D2FC424" w14:textId="77777777" w:rsidR="00F675DE" w:rsidRPr="00291A64" w:rsidRDefault="00F675DE" w:rsidP="007966D0">
      <w:pPr>
        <w:pStyle w:val="BodyText"/>
        <w:spacing w:before="89" w:after="1"/>
        <w:rPr>
          <w:rFonts w:ascii="Arial" w:hAnsi="Arial" w:cs="Arial"/>
        </w:rPr>
      </w:pPr>
    </w:p>
    <w:p w14:paraId="6C84631B" w14:textId="77777777" w:rsidR="00F675DE" w:rsidRPr="00291A64" w:rsidRDefault="0047037D">
      <w:pPr>
        <w:pStyle w:val="BodyText"/>
        <w:ind w:left="-720"/>
        <w:jc w:val="center"/>
        <w:rPr>
          <w:rFonts w:ascii="Arial" w:hAnsi="Arial" w:cs="Arial"/>
        </w:rPr>
        <w:pPrChange w:id="4742" w:author="De Jesus Borges, Thiago" w:date="2024-08-15T13:33:00Z" w16du:dateUtc="2024-08-15T17:33:00Z">
          <w:pPr>
            <w:pStyle w:val="BodyText"/>
            <w:ind w:left="658"/>
          </w:pPr>
        </w:pPrChange>
      </w:pPr>
      <w:r w:rsidRPr="00291A64">
        <w:rPr>
          <w:rFonts w:ascii="Arial" w:hAnsi="Arial" w:cs="Arial"/>
          <w:noProof/>
        </w:rPr>
        <w:drawing>
          <wp:inline distT="0" distB="0" distL="0" distR="0" wp14:anchorId="0CD88CEE" wp14:editId="43DD1189">
            <wp:extent cx="4928616" cy="560527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4928616" cy="5605272"/>
                    </a:xfrm>
                    <a:prstGeom prst="rect">
                      <a:avLst/>
                    </a:prstGeom>
                  </pic:spPr>
                </pic:pic>
              </a:graphicData>
            </a:graphic>
          </wp:inline>
        </w:drawing>
      </w:r>
    </w:p>
    <w:p w14:paraId="2DDAEE55" w14:textId="75C07B98" w:rsidR="00F675DE" w:rsidRPr="00291A64" w:rsidRDefault="0047037D">
      <w:pPr>
        <w:spacing w:before="165" w:line="249" w:lineRule="auto"/>
        <w:ind w:left="-720" w:right="-810"/>
        <w:jc w:val="both"/>
        <w:rPr>
          <w:rFonts w:ascii="Arial" w:hAnsi="Arial" w:cs="Arial"/>
          <w:sz w:val="16"/>
        </w:rPr>
        <w:pPrChange w:id="4743" w:author="De Jesus Borges, Thiago" w:date="2024-08-15T13:31:00Z" w16du:dateUtc="2024-08-15T17:31:00Z">
          <w:pPr>
            <w:spacing w:before="165" w:line="249" w:lineRule="auto"/>
            <w:ind w:left="321" w:right="809"/>
            <w:jc w:val="both"/>
          </w:pPr>
        </w:pPrChange>
      </w:pPr>
      <w:commentRangeStart w:id="4744"/>
      <w:r w:rsidRPr="00291A64">
        <w:rPr>
          <w:rFonts w:ascii="Arial" w:hAnsi="Arial" w:cs="Arial"/>
          <w:b/>
          <w:sz w:val="16"/>
        </w:rPr>
        <w:t>Fig</w:t>
      </w:r>
      <w:del w:id="4745" w:author="Riella, Leonardo V.,MD, PhD" w:date="2024-08-25T12:02:00Z" w16du:dateUtc="2024-08-25T16:02:00Z">
        <w:r w:rsidRPr="00291A64" w:rsidDel="00D25F6C">
          <w:rPr>
            <w:rFonts w:ascii="Arial" w:hAnsi="Arial" w:cs="Arial"/>
            <w:b/>
            <w:sz w:val="16"/>
          </w:rPr>
          <w:delText>.</w:delText>
        </w:r>
      </w:del>
      <w:ins w:id="4746" w:author="Riella, Leonardo V.,MD, PhD" w:date="2024-08-25T12:02:00Z" w16du:dateUtc="2024-08-25T16:02:00Z">
        <w:r w:rsidR="00D25F6C">
          <w:rPr>
            <w:rFonts w:ascii="Arial" w:hAnsi="Arial" w:cs="Arial"/>
            <w:b/>
            <w:sz w:val="16"/>
          </w:rPr>
          <w:t>ure</w:t>
        </w:r>
      </w:ins>
      <w:r w:rsidRPr="00291A64">
        <w:rPr>
          <w:rFonts w:ascii="Arial" w:hAnsi="Arial" w:cs="Arial"/>
          <w:b/>
          <w:sz w:val="16"/>
        </w:rPr>
        <w:t xml:space="preserve"> 3</w:t>
      </w:r>
      <w:ins w:id="4747" w:author="Riella, Leonardo V.,MD, PhD" w:date="2024-08-25T12:02:00Z" w16du:dateUtc="2024-08-25T16:02:00Z">
        <w:r w:rsidR="00D25F6C">
          <w:rPr>
            <w:rFonts w:ascii="Arial" w:hAnsi="Arial" w:cs="Arial"/>
            <w:b/>
            <w:sz w:val="16"/>
          </w:rPr>
          <w:t>.</w:t>
        </w:r>
      </w:ins>
      <w:r w:rsidRPr="00291A64">
        <w:rPr>
          <w:rFonts w:ascii="Arial" w:hAnsi="Arial" w:cs="Arial"/>
          <w:b/>
          <w:spacing w:val="40"/>
          <w:sz w:val="16"/>
        </w:rPr>
        <w:t xml:space="preserve"> </w:t>
      </w:r>
      <w:r w:rsidRPr="00120D8C">
        <w:rPr>
          <w:rFonts w:ascii="Arial" w:hAnsi="Arial" w:cs="Arial"/>
          <w:b/>
          <w:bCs/>
          <w:sz w:val="16"/>
          <w:rPrChange w:id="4748" w:author="De Jesus Borges, Thiago" w:date="2024-08-15T13:31:00Z" w16du:dateUtc="2024-08-15T17:31:00Z">
            <w:rPr>
              <w:rFonts w:ascii="Arial" w:hAnsi="Arial" w:cs="Arial"/>
              <w:sz w:val="16"/>
            </w:rPr>
          </w:rPrChange>
        </w:rPr>
        <w:t>Validation of proposed housekeeping genes in four microarray datasets.</w:t>
      </w:r>
      <w:r w:rsidRPr="00291A64">
        <w:rPr>
          <w:rFonts w:ascii="Arial" w:hAnsi="Arial" w:cs="Arial"/>
          <w:sz w:val="16"/>
        </w:rPr>
        <w:t xml:space="preserve"> </w:t>
      </w:r>
      <w:commentRangeEnd w:id="4744"/>
      <w:r w:rsidR="00120D8C">
        <w:rPr>
          <w:rStyle w:val="CommentReference"/>
        </w:rPr>
        <w:commentReference w:id="4744"/>
      </w:r>
      <w:ins w:id="4749" w:author="De Jesus Borges, Thiago" w:date="2024-08-15T13:31:00Z" w16du:dateUtc="2024-08-15T17:31:00Z">
        <w:r w:rsidR="00120D8C">
          <w:rPr>
            <w:rFonts w:ascii="Arial" w:hAnsi="Arial" w:cs="Arial"/>
            <w:sz w:val="16"/>
          </w:rPr>
          <w:t>(</w:t>
        </w:r>
      </w:ins>
      <w:r w:rsidRPr="00291A64">
        <w:rPr>
          <w:rFonts w:ascii="Arial" w:hAnsi="Arial" w:cs="Arial"/>
          <w:b/>
          <w:sz w:val="16"/>
        </w:rPr>
        <w:t>A-D</w:t>
      </w:r>
      <w:ins w:id="4750" w:author="De Jesus Borges, Thiago" w:date="2024-08-15T13:31:00Z" w16du:dateUtc="2024-08-15T17:31:00Z">
        <w:r w:rsidR="00120D8C">
          <w:rPr>
            <w:rFonts w:ascii="Arial" w:hAnsi="Arial" w:cs="Arial"/>
            <w:b/>
            <w:sz w:val="16"/>
          </w:rPr>
          <w:t>)</w:t>
        </w:r>
      </w:ins>
      <w:r w:rsidRPr="00291A64">
        <w:rPr>
          <w:rFonts w:ascii="Arial" w:hAnsi="Arial" w:cs="Arial"/>
          <w:b/>
          <w:sz w:val="16"/>
        </w:rPr>
        <w:t xml:space="preserve"> </w:t>
      </w:r>
      <w:r w:rsidRPr="00291A64">
        <w:rPr>
          <w:rFonts w:ascii="Arial" w:hAnsi="Arial" w:cs="Arial"/>
          <w:sz w:val="16"/>
        </w:rPr>
        <w:t>Coefficient of</w:t>
      </w:r>
      <w:r w:rsidRPr="00291A64">
        <w:rPr>
          <w:rFonts w:ascii="Arial" w:hAnsi="Arial" w:cs="Arial"/>
          <w:spacing w:val="40"/>
          <w:sz w:val="16"/>
        </w:rPr>
        <w:t xml:space="preserve"> </w:t>
      </w:r>
      <w:r w:rsidRPr="00291A64">
        <w:rPr>
          <w:rFonts w:ascii="Arial" w:hAnsi="Arial" w:cs="Arial"/>
          <w:sz w:val="16"/>
        </w:rPr>
        <w:t>variation and cv-stability</w:t>
      </w:r>
      <w:ins w:id="4751" w:author="De Jesus Borges, Thiago" w:date="2024-08-15T13:31:00Z" w16du:dateUtc="2024-08-15T17:31:00Z">
        <w:r w:rsidR="00120D8C">
          <w:rPr>
            <w:rFonts w:ascii="Arial" w:hAnsi="Arial" w:cs="Arial"/>
            <w:sz w:val="16"/>
          </w:rPr>
          <w:t xml:space="preserve"> </w:t>
        </w:r>
        <w:r w:rsidR="00120D8C" w:rsidRPr="00D25F6C">
          <w:rPr>
            <w:rFonts w:ascii="Arial" w:hAnsi="Arial" w:cs="Arial"/>
            <w:color w:val="FF0000"/>
            <w:sz w:val="16"/>
            <w:highlight w:val="yellow"/>
            <w:rPrChange w:id="4752" w:author="Riella, Leonardo V.,MD, PhD" w:date="2024-08-25T12:01:00Z" w16du:dateUtc="2024-08-25T16:01:00Z">
              <w:rPr>
                <w:rFonts w:ascii="Arial" w:hAnsi="Arial" w:cs="Arial"/>
                <w:sz w:val="16"/>
              </w:rPr>
            </w:rPrChange>
          </w:rPr>
          <w:t>of……</w:t>
        </w:r>
      </w:ins>
      <w:r w:rsidRPr="00D25F6C">
        <w:rPr>
          <w:rFonts w:ascii="Arial" w:hAnsi="Arial" w:cs="Arial"/>
          <w:color w:val="FF0000"/>
          <w:sz w:val="16"/>
          <w:highlight w:val="yellow"/>
          <w:rPrChange w:id="4753" w:author="Riella, Leonardo V.,MD, PhD" w:date="2024-08-25T12:01:00Z" w16du:dateUtc="2024-08-25T16:01:00Z">
            <w:rPr>
              <w:rFonts w:ascii="Arial" w:hAnsi="Arial" w:cs="Arial"/>
              <w:sz w:val="16"/>
            </w:rPr>
          </w:rPrChange>
        </w:rPr>
        <w:t>.</w:t>
      </w:r>
      <w:r w:rsidRPr="00120D8C">
        <w:rPr>
          <w:rFonts w:ascii="Arial" w:hAnsi="Arial" w:cs="Arial"/>
          <w:color w:val="FF0000"/>
          <w:sz w:val="16"/>
          <w:rPrChange w:id="4754" w:author="De Jesus Borges, Thiago" w:date="2024-08-15T13:31:00Z" w16du:dateUtc="2024-08-15T17:31:00Z">
            <w:rPr>
              <w:rFonts w:ascii="Arial" w:hAnsi="Arial" w:cs="Arial"/>
              <w:sz w:val="16"/>
            </w:rPr>
          </w:rPrChange>
        </w:rPr>
        <w:t xml:space="preserve"> </w:t>
      </w:r>
      <w:ins w:id="4755" w:author="De Jesus Borges, Thiago" w:date="2024-08-15T13:31:00Z" w16du:dateUtc="2024-08-15T17:31:00Z">
        <w:r w:rsidR="00120D8C">
          <w:rPr>
            <w:rFonts w:ascii="Arial" w:hAnsi="Arial" w:cs="Arial"/>
            <w:color w:val="FF0000"/>
            <w:sz w:val="16"/>
          </w:rPr>
          <w:t>(</w:t>
        </w:r>
      </w:ins>
      <w:r w:rsidRPr="00291A64">
        <w:rPr>
          <w:rFonts w:ascii="Arial" w:hAnsi="Arial" w:cs="Arial"/>
          <w:b/>
          <w:sz w:val="16"/>
        </w:rPr>
        <w:t>E-H</w:t>
      </w:r>
      <w:ins w:id="4756" w:author="De Jesus Borges, Thiago" w:date="2024-08-15T13:31:00Z" w16du:dateUtc="2024-08-15T17:31:00Z">
        <w:r w:rsidR="00120D8C">
          <w:rPr>
            <w:rFonts w:ascii="Arial" w:hAnsi="Arial" w:cs="Arial"/>
            <w:b/>
            <w:sz w:val="16"/>
          </w:rPr>
          <w:t>)</w:t>
        </w:r>
      </w:ins>
      <w:r w:rsidRPr="00291A64">
        <w:rPr>
          <w:rFonts w:ascii="Arial" w:hAnsi="Arial" w:cs="Arial"/>
          <w:b/>
          <w:sz w:val="16"/>
        </w:rPr>
        <w:t xml:space="preserve"> </w:t>
      </w:r>
      <w:r w:rsidRPr="00291A64">
        <w:rPr>
          <w:rFonts w:ascii="Arial" w:hAnsi="Arial" w:cs="Arial"/>
          <w:sz w:val="16"/>
        </w:rPr>
        <w:t>Gini coefficient and coefficient of variation</w:t>
      </w:r>
      <w:ins w:id="4757" w:author="De Jesus Borges, Thiago" w:date="2024-08-15T13:31:00Z" w16du:dateUtc="2024-08-15T17:31:00Z">
        <w:r w:rsidR="00120D8C">
          <w:rPr>
            <w:rFonts w:ascii="Arial" w:hAnsi="Arial" w:cs="Arial"/>
            <w:sz w:val="16"/>
          </w:rPr>
          <w:t xml:space="preserve"> </w:t>
        </w:r>
        <w:r w:rsidR="00120D8C" w:rsidRPr="0002291F">
          <w:rPr>
            <w:rFonts w:ascii="Arial" w:hAnsi="Arial" w:cs="Arial"/>
            <w:color w:val="FF0000"/>
            <w:sz w:val="16"/>
          </w:rPr>
          <w:t>of</w:t>
        </w:r>
        <w:r w:rsidR="00120D8C" w:rsidRPr="00D25F6C">
          <w:rPr>
            <w:rFonts w:ascii="Arial" w:hAnsi="Arial" w:cs="Arial"/>
            <w:color w:val="FF0000"/>
            <w:sz w:val="16"/>
            <w:highlight w:val="yellow"/>
            <w:rPrChange w:id="4758" w:author="Riella, Leonardo V.,MD, PhD" w:date="2024-08-25T12:01:00Z" w16du:dateUtc="2024-08-25T16:01:00Z">
              <w:rPr>
                <w:rFonts w:ascii="Arial" w:hAnsi="Arial" w:cs="Arial"/>
                <w:color w:val="FF0000"/>
                <w:sz w:val="16"/>
              </w:rPr>
            </w:rPrChange>
          </w:rPr>
          <w:t>……</w:t>
        </w:r>
        <w:r w:rsidR="00120D8C" w:rsidRPr="0002291F">
          <w:rPr>
            <w:rFonts w:ascii="Arial" w:hAnsi="Arial" w:cs="Arial"/>
            <w:color w:val="FF0000"/>
            <w:sz w:val="16"/>
          </w:rPr>
          <w:t>.</w:t>
        </w:r>
      </w:ins>
      <w:r w:rsidRPr="00291A64">
        <w:rPr>
          <w:rFonts w:ascii="Arial" w:hAnsi="Arial" w:cs="Arial"/>
          <w:sz w:val="16"/>
        </w:rPr>
        <w:t xml:space="preserve">. </w:t>
      </w:r>
      <w:ins w:id="4759" w:author="De Jesus Borges, Thiago" w:date="2024-08-15T13:31:00Z" w16du:dateUtc="2024-08-15T17:31:00Z">
        <w:r w:rsidR="00120D8C">
          <w:rPr>
            <w:rFonts w:ascii="Arial" w:hAnsi="Arial" w:cs="Arial"/>
            <w:sz w:val="16"/>
          </w:rPr>
          <w:t>(</w:t>
        </w:r>
      </w:ins>
      <w:r w:rsidRPr="00291A64">
        <w:rPr>
          <w:rFonts w:ascii="Arial" w:hAnsi="Arial" w:cs="Arial"/>
          <w:b/>
          <w:sz w:val="16"/>
        </w:rPr>
        <w:t>I-L</w:t>
      </w:r>
      <w:ins w:id="4760" w:author="De Jesus Borges, Thiago" w:date="2024-08-15T13:32:00Z" w16du:dateUtc="2024-08-15T17:32:00Z">
        <w:r w:rsidR="00120D8C">
          <w:rPr>
            <w:rFonts w:ascii="Arial" w:hAnsi="Arial" w:cs="Arial"/>
            <w:b/>
            <w:sz w:val="16"/>
          </w:rPr>
          <w:t>)</w:t>
        </w:r>
      </w:ins>
      <w:r w:rsidRPr="00291A64">
        <w:rPr>
          <w:rFonts w:ascii="Arial" w:hAnsi="Arial" w:cs="Arial"/>
          <w:b/>
          <w:sz w:val="16"/>
        </w:rPr>
        <w:t xml:space="preserve"> </w:t>
      </w:r>
      <w:ins w:id="4761" w:author="De Jesus Borges, Thiago" w:date="2024-08-15T13:32:00Z" w16du:dateUtc="2024-08-15T17:32:00Z">
        <w:r w:rsidR="00120D8C">
          <w:rPr>
            <w:rFonts w:ascii="Arial" w:hAnsi="Arial" w:cs="Arial"/>
            <w:sz w:val="16"/>
          </w:rPr>
          <w:t>C</w:t>
        </w:r>
      </w:ins>
      <w:del w:id="4762" w:author="De Jesus Borges, Thiago" w:date="2024-08-15T13:32:00Z" w16du:dateUtc="2024-08-15T17:32:00Z">
        <w:r w:rsidRPr="00291A64" w:rsidDel="00120D8C">
          <w:rPr>
            <w:rFonts w:ascii="Arial" w:hAnsi="Arial" w:cs="Arial"/>
            <w:sz w:val="16"/>
          </w:rPr>
          <w:delText>c</w:delText>
        </w:r>
      </w:del>
      <w:ins w:id="4763" w:author="De Jesus Borges, Thiago" w:date="2024-08-15T13:32:00Z" w16du:dateUtc="2024-08-15T17:32:00Z">
        <w:r w:rsidR="00120D8C">
          <w:rPr>
            <w:rFonts w:ascii="Arial" w:hAnsi="Arial" w:cs="Arial"/>
            <w:sz w:val="16"/>
          </w:rPr>
          <w:t>V</w:t>
        </w:r>
      </w:ins>
      <w:del w:id="4764" w:author="De Jesus Borges, Thiago" w:date="2024-08-15T13:32:00Z" w16du:dateUtc="2024-08-15T17:32:00Z">
        <w:r w:rsidRPr="00291A64" w:rsidDel="00120D8C">
          <w:rPr>
            <w:rFonts w:ascii="Arial" w:hAnsi="Arial" w:cs="Arial"/>
            <w:sz w:val="16"/>
          </w:rPr>
          <w:delText>v</w:delText>
        </w:r>
      </w:del>
      <w:r w:rsidRPr="00291A64">
        <w:rPr>
          <w:rFonts w:ascii="Arial" w:hAnsi="Arial" w:cs="Arial"/>
          <w:sz w:val="16"/>
        </w:rPr>
        <w:t xml:space="preserve">-stability and </w:t>
      </w:r>
      <w:r w:rsidR="00D34E12">
        <w:rPr>
          <w:rFonts w:ascii="Arial" w:hAnsi="Arial" w:cs="Arial"/>
          <w:sz w:val="16"/>
        </w:rPr>
        <w:t>Gini</w:t>
      </w:r>
      <w:r w:rsidRPr="00291A64">
        <w:rPr>
          <w:rFonts w:ascii="Arial" w:hAnsi="Arial" w:cs="Arial"/>
          <w:spacing w:val="40"/>
          <w:sz w:val="16"/>
        </w:rPr>
        <w:t xml:space="preserve"> </w:t>
      </w:r>
      <w:r w:rsidRPr="00291A64">
        <w:rPr>
          <w:rFonts w:ascii="Arial" w:hAnsi="Arial" w:cs="Arial"/>
          <w:sz w:val="16"/>
        </w:rPr>
        <w:t xml:space="preserve">coefficient. </w:t>
      </w:r>
      <w:ins w:id="4765" w:author="De Jesus Borges, Thiago" w:date="2024-08-15T13:40:00Z" w16du:dateUtc="2024-08-15T17:40:00Z">
        <w:r w:rsidR="00120D8C">
          <w:rPr>
            <w:rFonts w:ascii="Arial" w:hAnsi="Arial" w:cs="Arial"/>
            <w:sz w:val="16"/>
          </w:rPr>
          <w:t>(</w:t>
        </w:r>
      </w:ins>
      <w:r w:rsidRPr="00291A64">
        <w:rPr>
          <w:rFonts w:ascii="Arial" w:hAnsi="Arial" w:cs="Arial"/>
          <w:b/>
          <w:sz w:val="16"/>
        </w:rPr>
        <w:t>M-P</w:t>
      </w:r>
      <w:ins w:id="4766" w:author="De Jesus Borges, Thiago" w:date="2024-08-15T13:40:00Z" w16du:dateUtc="2024-08-15T17:40:00Z">
        <w:r w:rsidR="00120D8C">
          <w:rPr>
            <w:rFonts w:ascii="Arial" w:hAnsi="Arial" w:cs="Arial"/>
            <w:b/>
            <w:sz w:val="16"/>
          </w:rPr>
          <w:t>)</w:t>
        </w:r>
      </w:ins>
      <w:r w:rsidRPr="00291A64">
        <w:rPr>
          <w:rFonts w:ascii="Arial" w:hAnsi="Arial" w:cs="Arial"/>
          <w:b/>
          <w:sz w:val="16"/>
        </w:rPr>
        <w:t xml:space="preserve"> </w:t>
      </w:r>
      <w:r w:rsidRPr="00291A64">
        <w:rPr>
          <w:rFonts w:ascii="Arial" w:hAnsi="Arial" w:cs="Arial"/>
          <w:sz w:val="16"/>
        </w:rPr>
        <w:t>Scatter plot of two UMAP dimensions of proposed housekeeping genes expression</w:t>
      </w:r>
      <w:r w:rsidRPr="00291A64">
        <w:rPr>
          <w:rFonts w:ascii="Arial" w:hAnsi="Arial" w:cs="Arial"/>
          <w:spacing w:val="40"/>
          <w:sz w:val="16"/>
        </w:rPr>
        <w:t xml:space="preserve"> </w:t>
      </w:r>
      <w:r w:rsidRPr="00291A64">
        <w:rPr>
          <w:rFonts w:ascii="Arial" w:hAnsi="Arial" w:cs="Arial"/>
          <w:sz w:val="16"/>
        </w:rPr>
        <w:t>clustered</w:t>
      </w:r>
      <w:r w:rsidRPr="00291A64">
        <w:rPr>
          <w:rFonts w:ascii="Arial" w:hAnsi="Arial" w:cs="Arial"/>
          <w:spacing w:val="16"/>
          <w:sz w:val="16"/>
        </w:rPr>
        <w:t xml:space="preserve"> </w:t>
      </w:r>
      <w:r w:rsidRPr="00291A64">
        <w:rPr>
          <w:rFonts w:ascii="Arial" w:hAnsi="Arial" w:cs="Arial"/>
          <w:sz w:val="16"/>
        </w:rPr>
        <w:t>in</w:t>
      </w:r>
      <w:r w:rsidRPr="00291A64">
        <w:rPr>
          <w:rFonts w:ascii="Arial" w:hAnsi="Arial" w:cs="Arial"/>
          <w:spacing w:val="16"/>
          <w:sz w:val="16"/>
        </w:rPr>
        <w:t xml:space="preserve"> </w:t>
      </w:r>
      <w:r w:rsidRPr="00291A64">
        <w:rPr>
          <w:rFonts w:ascii="Arial" w:hAnsi="Arial" w:cs="Arial"/>
          <w:sz w:val="16"/>
        </w:rPr>
        <w:t>two</w:t>
      </w:r>
      <w:r w:rsidRPr="00291A64">
        <w:rPr>
          <w:rFonts w:ascii="Arial" w:hAnsi="Arial" w:cs="Arial"/>
          <w:spacing w:val="16"/>
          <w:sz w:val="16"/>
        </w:rPr>
        <w:t xml:space="preserve"> </w:t>
      </w:r>
      <w:proofErr w:type="spellStart"/>
      <w:r w:rsidRPr="00291A64">
        <w:rPr>
          <w:rFonts w:ascii="Arial" w:hAnsi="Arial" w:cs="Arial"/>
          <w:sz w:val="16"/>
        </w:rPr>
        <w:t>Kmeans</w:t>
      </w:r>
      <w:proofErr w:type="spellEnd"/>
      <w:r w:rsidRPr="00291A64">
        <w:rPr>
          <w:rFonts w:ascii="Arial" w:hAnsi="Arial" w:cs="Arial"/>
          <w:spacing w:val="16"/>
          <w:sz w:val="16"/>
        </w:rPr>
        <w:t xml:space="preserve"> </w:t>
      </w:r>
      <w:r w:rsidRPr="00291A64">
        <w:rPr>
          <w:rFonts w:ascii="Arial" w:hAnsi="Arial" w:cs="Arial"/>
          <w:sz w:val="16"/>
        </w:rPr>
        <w:t>groups.</w:t>
      </w:r>
      <w:r w:rsidRPr="00291A64">
        <w:rPr>
          <w:rFonts w:ascii="Arial" w:hAnsi="Arial" w:cs="Arial"/>
          <w:spacing w:val="16"/>
          <w:sz w:val="16"/>
        </w:rPr>
        <w:t xml:space="preserve"> </w:t>
      </w:r>
      <w:r w:rsidRPr="00291A64">
        <w:rPr>
          <w:rFonts w:ascii="Arial" w:hAnsi="Arial" w:cs="Arial"/>
          <w:sz w:val="16"/>
        </w:rPr>
        <w:t>At</w:t>
      </w:r>
      <w:r w:rsidRPr="00291A64">
        <w:rPr>
          <w:rFonts w:ascii="Arial" w:hAnsi="Arial" w:cs="Arial"/>
          <w:spacing w:val="16"/>
          <w:sz w:val="16"/>
        </w:rPr>
        <w:t xml:space="preserve"> </w:t>
      </w:r>
      <w:r w:rsidRPr="00291A64">
        <w:rPr>
          <w:rFonts w:ascii="Arial" w:hAnsi="Arial" w:cs="Arial"/>
          <w:sz w:val="16"/>
        </w:rPr>
        <w:t>the</w:t>
      </w:r>
      <w:r w:rsidRPr="00291A64">
        <w:rPr>
          <w:rFonts w:ascii="Arial" w:hAnsi="Arial" w:cs="Arial"/>
          <w:spacing w:val="16"/>
          <w:sz w:val="16"/>
        </w:rPr>
        <w:t xml:space="preserve"> </w:t>
      </w:r>
      <w:r w:rsidRPr="00291A64">
        <w:rPr>
          <w:rFonts w:ascii="Arial" w:hAnsi="Arial" w:cs="Arial"/>
          <w:sz w:val="16"/>
        </w:rPr>
        <w:t>right</w:t>
      </w:r>
      <w:r w:rsidRPr="00291A64">
        <w:rPr>
          <w:rFonts w:ascii="Arial" w:hAnsi="Arial" w:cs="Arial"/>
          <w:spacing w:val="16"/>
          <w:sz w:val="16"/>
        </w:rPr>
        <w:t xml:space="preserve"> </w:t>
      </w:r>
      <w:r w:rsidRPr="00291A64">
        <w:rPr>
          <w:rFonts w:ascii="Arial" w:hAnsi="Arial" w:cs="Arial"/>
          <w:sz w:val="16"/>
        </w:rPr>
        <w:t>bottom</w:t>
      </w:r>
      <w:r w:rsidRPr="00291A64">
        <w:rPr>
          <w:rFonts w:ascii="Arial" w:hAnsi="Arial" w:cs="Arial"/>
          <w:spacing w:val="16"/>
          <w:sz w:val="16"/>
        </w:rPr>
        <w:t xml:space="preserve"> </w:t>
      </w:r>
      <w:r w:rsidRPr="00291A64">
        <w:rPr>
          <w:rFonts w:ascii="Arial" w:hAnsi="Arial" w:cs="Arial"/>
          <w:sz w:val="16"/>
        </w:rPr>
        <w:t>of</w:t>
      </w:r>
      <w:r w:rsidRPr="00291A64">
        <w:rPr>
          <w:rFonts w:ascii="Arial" w:hAnsi="Arial" w:cs="Arial"/>
          <w:spacing w:val="16"/>
          <w:sz w:val="16"/>
        </w:rPr>
        <w:t xml:space="preserve"> </w:t>
      </w:r>
      <w:r w:rsidRPr="00291A64">
        <w:rPr>
          <w:rFonts w:ascii="Arial" w:hAnsi="Arial" w:cs="Arial"/>
          <w:sz w:val="16"/>
        </w:rPr>
        <w:t>each</w:t>
      </w:r>
      <w:r w:rsidRPr="00291A64">
        <w:rPr>
          <w:rFonts w:ascii="Arial" w:hAnsi="Arial" w:cs="Arial"/>
          <w:spacing w:val="16"/>
          <w:sz w:val="16"/>
        </w:rPr>
        <w:t xml:space="preserve"> </w:t>
      </w:r>
      <w:r w:rsidRPr="00291A64">
        <w:rPr>
          <w:rFonts w:ascii="Arial" w:hAnsi="Arial" w:cs="Arial"/>
          <w:sz w:val="16"/>
        </w:rPr>
        <w:t>scatter</w:t>
      </w:r>
      <w:r w:rsidRPr="00291A64">
        <w:rPr>
          <w:rFonts w:ascii="Arial" w:hAnsi="Arial" w:cs="Arial"/>
          <w:spacing w:val="16"/>
          <w:sz w:val="16"/>
        </w:rPr>
        <w:t xml:space="preserve"> </w:t>
      </w:r>
      <w:r w:rsidRPr="00291A64">
        <w:rPr>
          <w:rFonts w:ascii="Arial" w:hAnsi="Arial" w:cs="Arial"/>
          <w:sz w:val="16"/>
        </w:rPr>
        <w:t>is</w:t>
      </w:r>
      <w:r w:rsidRPr="00291A64">
        <w:rPr>
          <w:rFonts w:ascii="Arial" w:hAnsi="Arial" w:cs="Arial"/>
          <w:spacing w:val="16"/>
          <w:sz w:val="16"/>
        </w:rPr>
        <w:t xml:space="preserve"> </w:t>
      </w:r>
      <w:r w:rsidRPr="00291A64">
        <w:rPr>
          <w:rFonts w:ascii="Arial" w:hAnsi="Arial" w:cs="Arial"/>
          <w:sz w:val="16"/>
        </w:rPr>
        <w:t>a</w:t>
      </w:r>
      <w:r w:rsidRPr="00291A64">
        <w:rPr>
          <w:rFonts w:ascii="Arial" w:hAnsi="Arial" w:cs="Arial"/>
          <w:spacing w:val="16"/>
          <w:sz w:val="16"/>
        </w:rPr>
        <w:t xml:space="preserve"> </w:t>
      </w:r>
      <w:r w:rsidRPr="00291A64">
        <w:rPr>
          <w:rFonts w:ascii="Arial" w:hAnsi="Arial" w:cs="Arial"/>
          <w:sz w:val="16"/>
        </w:rPr>
        <w:t>bar</w:t>
      </w:r>
      <w:r w:rsidRPr="00291A64">
        <w:rPr>
          <w:rFonts w:ascii="Arial" w:hAnsi="Arial" w:cs="Arial"/>
          <w:spacing w:val="16"/>
          <w:sz w:val="16"/>
        </w:rPr>
        <w:t xml:space="preserve"> </w:t>
      </w:r>
      <w:r w:rsidRPr="00291A64">
        <w:rPr>
          <w:rFonts w:ascii="Arial" w:hAnsi="Arial" w:cs="Arial"/>
          <w:sz w:val="16"/>
        </w:rPr>
        <w:t>representing</w:t>
      </w:r>
      <w:r w:rsidRPr="00291A64">
        <w:rPr>
          <w:rFonts w:ascii="Arial" w:hAnsi="Arial" w:cs="Arial"/>
          <w:spacing w:val="16"/>
          <w:sz w:val="16"/>
        </w:rPr>
        <w:t xml:space="preserve"> </w:t>
      </w:r>
      <w:r w:rsidRPr="00291A64">
        <w:rPr>
          <w:rFonts w:ascii="Arial" w:hAnsi="Arial" w:cs="Arial"/>
          <w:sz w:val="16"/>
        </w:rPr>
        <w:t>the</w:t>
      </w:r>
      <w:r w:rsidRPr="00291A64">
        <w:rPr>
          <w:rFonts w:ascii="Arial" w:hAnsi="Arial" w:cs="Arial"/>
          <w:spacing w:val="16"/>
          <w:sz w:val="16"/>
        </w:rPr>
        <w:t xml:space="preserve"> </w:t>
      </w:r>
      <w:r w:rsidRPr="00291A64">
        <w:rPr>
          <w:rFonts w:ascii="Arial" w:hAnsi="Arial" w:cs="Arial"/>
          <w:sz w:val="16"/>
        </w:rPr>
        <w:t>entropy</w:t>
      </w:r>
      <w:r w:rsidRPr="00291A64">
        <w:rPr>
          <w:rFonts w:ascii="Arial" w:hAnsi="Arial" w:cs="Arial"/>
          <w:spacing w:val="40"/>
          <w:sz w:val="16"/>
        </w:rPr>
        <w:t xml:space="preserve"> </w:t>
      </w:r>
      <w:r w:rsidRPr="00291A64">
        <w:rPr>
          <w:rFonts w:ascii="Arial" w:hAnsi="Arial" w:cs="Arial"/>
          <w:sz w:val="16"/>
        </w:rPr>
        <w:t xml:space="preserve">of each </w:t>
      </w:r>
      <w:proofErr w:type="spellStart"/>
      <w:r w:rsidRPr="00291A64">
        <w:rPr>
          <w:rFonts w:ascii="Arial" w:hAnsi="Arial" w:cs="Arial"/>
          <w:sz w:val="16"/>
        </w:rPr>
        <w:t>Kmeans</w:t>
      </w:r>
      <w:proofErr w:type="spellEnd"/>
      <w:r w:rsidRPr="00291A64">
        <w:rPr>
          <w:rFonts w:ascii="Arial" w:hAnsi="Arial" w:cs="Arial"/>
          <w:sz w:val="16"/>
        </w:rPr>
        <w:t xml:space="preserve"> </w:t>
      </w:r>
      <w:r w:rsidR="00D34E12">
        <w:rPr>
          <w:rFonts w:ascii="Arial" w:hAnsi="Arial" w:cs="Arial"/>
          <w:sz w:val="16"/>
        </w:rPr>
        <w:t>cluster</w:t>
      </w:r>
      <w:r w:rsidRPr="00291A64">
        <w:rPr>
          <w:rFonts w:ascii="Arial" w:hAnsi="Arial" w:cs="Arial"/>
          <w:sz w:val="16"/>
        </w:rPr>
        <w:t>.</w:t>
      </w:r>
    </w:p>
    <w:p w14:paraId="42F5FF88" w14:textId="77777777" w:rsidR="00F675DE" w:rsidRPr="00291A64" w:rsidRDefault="00F675DE" w:rsidP="007966D0">
      <w:pPr>
        <w:spacing w:line="249" w:lineRule="auto"/>
        <w:jc w:val="both"/>
        <w:rPr>
          <w:rFonts w:ascii="Arial" w:hAnsi="Arial" w:cs="Arial"/>
          <w:sz w:val="16"/>
        </w:rPr>
        <w:sectPr w:rsidR="00F675DE" w:rsidRPr="00291A64">
          <w:pgSz w:w="11910" w:h="16840"/>
          <w:pgMar w:top="1920" w:right="1680" w:bottom="3920" w:left="1680" w:header="0" w:footer="3734" w:gutter="0"/>
          <w:cols w:space="720"/>
        </w:sectPr>
      </w:pPr>
    </w:p>
    <w:p w14:paraId="7258D746" w14:textId="77777777" w:rsidR="00F675DE" w:rsidRPr="00291A64" w:rsidRDefault="0047037D">
      <w:pPr>
        <w:pStyle w:val="BodyText"/>
        <w:ind w:left="-720" w:right="-810"/>
        <w:jc w:val="center"/>
        <w:rPr>
          <w:rFonts w:ascii="Arial" w:hAnsi="Arial" w:cs="Arial"/>
        </w:rPr>
        <w:pPrChange w:id="4767" w:author="De Jesus Borges, Thiago" w:date="2024-08-15T13:40:00Z" w16du:dateUtc="2024-08-15T17:40:00Z">
          <w:pPr>
            <w:pStyle w:val="BodyText"/>
            <w:ind w:left="1149"/>
          </w:pPr>
        </w:pPrChange>
      </w:pPr>
      <w:r w:rsidRPr="00291A64">
        <w:rPr>
          <w:rFonts w:ascii="Arial" w:hAnsi="Arial" w:cs="Arial"/>
          <w:noProof/>
        </w:rPr>
        <w:lastRenderedPageBreak/>
        <w:drawing>
          <wp:inline distT="0" distB="0" distL="0" distR="0" wp14:anchorId="166D95C5" wp14:editId="0EB72407">
            <wp:extent cx="5879592" cy="3520440"/>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5879592" cy="3520440"/>
                    </a:xfrm>
                    <a:prstGeom prst="rect">
                      <a:avLst/>
                    </a:prstGeom>
                  </pic:spPr>
                </pic:pic>
              </a:graphicData>
            </a:graphic>
          </wp:inline>
        </w:drawing>
      </w:r>
    </w:p>
    <w:p w14:paraId="55479496" w14:textId="2246C3C2" w:rsidR="00120D8C" w:rsidRDefault="0047037D">
      <w:pPr>
        <w:spacing w:before="144" w:line="249" w:lineRule="auto"/>
        <w:ind w:left="-720" w:right="-810"/>
        <w:jc w:val="both"/>
        <w:rPr>
          <w:ins w:id="4768" w:author="De Jesus Borges, Thiago" w:date="2024-08-15T13:39:00Z" w16du:dateUtc="2024-08-15T17:39:00Z"/>
          <w:rFonts w:ascii="Arial" w:hAnsi="Arial" w:cs="Arial"/>
          <w:sz w:val="16"/>
        </w:rPr>
        <w:pPrChange w:id="4769" w:author="De Jesus Borges, Thiago" w:date="2024-08-15T13:39:00Z" w16du:dateUtc="2024-08-15T17:39:00Z">
          <w:pPr>
            <w:spacing w:before="144" w:line="249" w:lineRule="auto"/>
            <w:ind w:left="811" w:right="319"/>
            <w:jc w:val="both"/>
          </w:pPr>
        </w:pPrChange>
      </w:pPr>
      <w:commentRangeStart w:id="4770"/>
      <w:r w:rsidRPr="00291A64">
        <w:rPr>
          <w:rFonts w:ascii="Arial" w:hAnsi="Arial" w:cs="Arial"/>
          <w:b/>
          <w:sz w:val="16"/>
        </w:rPr>
        <w:t>Fig</w:t>
      </w:r>
      <w:del w:id="4771" w:author="Riella, Leonardo V.,MD, PhD" w:date="2024-08-25T12:02:00Z" w16du:dateUtc="2024-08-25T16:02:00Z">
        <w:r w:rsidRPr="00291A64" w:rsidDel="00D25F6C">
          <w:rPr>
            <w:rFonts w:ascii="Arial" w:hAnsi="Arial" w:cs="Arial"/>
            <w:b/>
            <w:sz w:val="16"/>
          </w:rPr>
          <w:delText xml:space="preserve">. </w:delText>
        </w:r>
      </w:del>
      <w:ins w:id="4772" w:author="Riella, Leonardo V.,MD, PhD" w:date="2024-08-25T12:02:00Z" w16du:dateUtc="2024-08-25T16:02:00Z">
        <w:r w:rsidR="00D25F6C">
          <w:rPr>
            <w:rFonts w:ascii="Arial" w:hAnsi="Arial" w:cs="Arial"/>
            <w:b/>
            <w:sz w:val="16"/>
          </w:rPr>
          <w:t>ure</w:t>
        </w:r>
        <w:r w:rsidR="00D25F6C" w:rsidRPr="00291A64">
          <w:rPr>
            <w:rFonts w:ascii="Arial" w:hAnsi="Arial" w:cs="Arial"/>
            <w:b/>
            <w:sz w:val="16"/>
          </w:rPr>
          <w:t xml:space="preserve"> </w:t>
        </w:r>
      </w:ins>
      <w:r w:rsidRPr="00291A64">
        <w:rPr>
          <w:rFonts w:ascii="Arial" w:hAnsi="Arial" w:cs="Arial"/>
          <w:b/>
          <w:sz w:val="16"/>
        </w:rPr>
        <w:t>4</w:t>
      </w:r>
      <w:ins w:id="4773" w:author="Riella, Leonardo V.,MD, PhD" w:date="2024-08-25T12:02:00Z" w16du:dateUtc="2024-08-25T16:02:00Z">
        <w:r w:rsidR="00D25F6C">
          <w:rPr>
            <w:rFonts w:ascii="Arial" w:hAnsi="Arial" w:cs="Arial"/>
            <w:b/>
            <w:sz w:val="16"/>
          </w:rPr>
          <w:t>.</w:t>
        </w:r>
      </w:ins>
      <w:r w:rsidRPr="00291A64">
        <w:rPr>
          <w:rFonts w:ascii="Arial" w:hAnsi="Arial" w:cs="Arial"/>
          <w:b/>
          <w:spacing w:val="40"/>
          <w:sz w:val="16"/>
        </w:rPr>
        <w:t xml:space="preserve"> </w:t>
      </w:r>
      <w:r w:rsidRPr="00120D8C">
        <w:rPr>
          <w:rFonts w:ascii="Arial" w:hAnsi="Arial" w:cs="Arial"/>
          <w:b/>
          <w:bCs/>
          <w:sz w:val="16"/>
          <w:rPrChange w:id="4774" w:author="De Jesus Borges, Thiago" w:date="2024-08-15T13:40:00Z" w16du:dateUtc="2024-08-15T17:40:00Z">
            <w:rPr>
              <w:rFonts w:ascii="Arial" w:hAnsi="Arial" w:cs="Arial"/>
              <w:sz w:val="16"/>
            </w:rPr>
          </w:rPrChange>
        </w:rPr>
        <w:t xml:space="preserve">Biological </w:t>
      </w:r>
      <w:r w:rsidR="00090E5E" w:rsidRPr="00120D8C">
        <w:rPr>
          <w:rFonts w:ascii="Arial" w:hAnsi="Arial" w:cs="Arial"/>
          <w:b/>
          <w:bCs/>
          <w:sz w:val="16"/>
          <w:rPrChange w:id="4775" w:author="De Jesus Borges, Thiago" w:date="2024-08-15T13:40:00Z" w16du:dateUtc="2024-08-15T17:40:00Z">
            <w:rPr>
              <w:rFonts w:ascii="Arial" w:hAnsi="Arial" w:cs="Arial"/>
              <w:sz w:val="16"/>
            </w:rPr>
          </w:rPrChange>
        </w:rPr>
        <w:t>importance</w:t>
      </w:r>
      <w:r w:rsidRPr="00120D8C">
        <w:rPr>
          <w:rFonts w:ascii="Arial" w:hAnsi="Arial" w:cs="Arial"/>
          <w:b/>
          <w:bCs/>
          <w:sz w:val="16"/>
          <w:rPrChange w:id="4776" w:author="De Jesus Borges, Thiago" w:date="2024-08-15T13:40:00Z" w16du:dateUtc="2024-08-15T17:40:00Z">
            <w:rPr>
              <w:rFonts w:ascii="Arial" w:hAnsi="Arial" w:cs="Arial"/>
              <w:sz w:val="16"/>
            </w:rPr>
          </w:rPrChange>
        </w:rPr>
        <w:t xml:space="preserve"> and conservation of proposed housekeeping genes. </w:t>
      </w:r>
      <w:ins w:id="4777" w:author="De Jesus Borges, Thiago" w:date="2024-08-15T13:44:00Z" w16du:dateUtc="2024-08-15T17:44:00Z">
        <w:r w:rsidR="00C13196">
          <w:rPr>
            <w:rFonts w:ascii="Arial" w:hAnsi="Arial" w:cs="Arial"/>
            <w:b/>
            <w:bCs/>
            <w:sz w:val="16"/>
          </w:rPr>
          <w:t>(</w:t>
        </w:r>
      </w:ins>
      <w:r w:rsidRPr="00291A64">
        <w:rPr>
          <w:rFonts w:ascii="Arial" w:hAnsi="Arial" w:cs="Arial"/>
          <w:b/>
          <w:sz w:val="16"/>
        </w:rPr>
        <w:t>A</w:t>
      </w:r>
      <w:ins w:id="4778" w:author="De Jesus Borges, Thiago" w:date="2024-08-15T13:44:00Z" w16du:dateUtc="2024-08-15T17:44:00Z">
        <w:r w:rsidR="00C13196">
          <w:rPr>
            <w:rFonts w:ascii="Arial" w:hAnsi="Arial" w:cs="Arial"/>
            <w:b/>
            <w:sz w:val="16"/>
          </w:rPr>
          <w:t>)</w:t>
        </w:r>
      </w:ins>
      <w:r w:rsidRPr="00291A64">
        <w:rPr>
          <w:rFonts w:ascii="Arial" w:hAnsi="Arial" w:cs="Arial"/>
          <w:b/>
          <w:sz w:val="16"/>
        </w:rPr>
        <w:t xml:space="preserve"> </w:t>
      </w:r>
      <w:r w:rsidRPr="00291A64">
        <w:rPr>
          <w:rFonts w:ascii="Arial" w:hAnsi="Arial" w:cs="Arial"/>
          <w:sz w:val="16"/>
        </w:rPr>
        <w:t>GSEA enrichment</w:t>
      </w:r>
      <w:r w:rsidRPr="00291A64">
        <w:rPr>
          <w:rFonts w:ascii="Arial" w:hAnsi="Arial" w:cs="Arial"/>
          <w:spacing w:val="40"/>
          <w:sz w:val="16"/>
        </w:rPr>
        <w:t xml:space="preserve"> </w:t>
      </w:r>
      <w:r w:rsidRPr="00291A64">
        <w:rPr>
          <w:rFonts w:ascii="Arial" w:hAnsi="Arial" w:cs="Arial"/>
          <w:sz w:val="16"/>
        </w:rPr>
        <w:t>analysis for molecular function and biological process</w:t>
      </w:r>
      <w:ins w:id="4779" w:author="De Jesus Borges, Thiago" w:date="2024-08-15T13:40:00Z" w16du:dateUtc="2024-08-15T17:40:00Z">
        <w:r w:rsidR="00120D8C">
          <w:rPr>
            <w:rFonts w:ascii="Arial" w:hAnsi="Arial" w:cs="Arial"/>
            <w:sz w:val="16"/>
          </w:rPr>
          <w:t xml:space="preserve"> </w:t>
        </w:r>
        <w:r w:rsidR="00120D8C" w:rsidRPr="00120D8C">
          <w:rPr>
            <w:rFonts w:ascii="Arial" w:hAnsi="Arial" w:cs="Arial"/>
            <w:color w:val="FF0000"/>
            <w:sz w:val="16"/>
            <w:rPrChange w:id="4780" w:author="De Jesus Borges, Thiago" w:date="2024-08-15T13:40:00Z" w16du:dateUtc="2024-08-15T17:40:00Z">
              <w:rPr>
                <w:rFonts w:ascii="Arial" w:hAnsi="Arial" w:cs="Arial"/>
                <w:sz w:val="16"/>
              </w:rPr>
            </w:rPrChange>
          </w:rPr>
          <w:t>of the XXX genes from XXXX.</w:t>
        </w:r>
      </w:ins>
      <w:r w:rsidRPr="00291A64">
        <w:rPr>
          <w:rFonts w:ascii="Arial" w:hAnsi="Arial" w:cs="Arial"/>
          <w:sz w:val="16"/>
        </w:rPr>
        <w:t xml:space="preserve">. </w:t>
      </w:r>
      <w:ins w:id="4781" w:author="De Jesus Borges, Thiago" w:date="2024-08-15T13:44:00Z" w16du:dateUtc="2024-08-15T17:44:00Z">
        <w:r w:rsidR="00C13196">
          <w:rPr>
            <w:rFonts w:ascii="Arial" w:hAnsi="Arial" w:cs="Arial"/>
            <w:sz w:val="16"/>
          </w:rPr>
          <w:t>(</w:t>
        </w:r>
      </w:ins>
      <w:r w:rsidRPr="00291A64">
        <w:rPr>
          <w:rFonts w:ascii="Arial" w:hAnsi="Arial" w:cs="Arial"/>
          <w:b/>
          <w:sz w:val="16"/>
        </w:rPr>
        <w:t>B</w:t>
      </w:r>
      <w:ins w:id="4782" w:author="De Jesus Borges, Thiago" w:date="2024-08-15T13:44:00Z" w16du:dateUtc="2024-08-15T17:44:00Z">
        <w:r w:rsidR="00C13196">
          <w:rPr>
            <w:rFonts w:ascii="Arial" w:hAnsi="Arial" w:cs="Arial"/>
            <w:b/>
            <w:sz w:val="16"/>
          </w:rPr>
          <w:t>)</w:t>
        </w:r>
      </w:ins>
      <w:r w:rsidRPr="00291A64">
        <w:rPr>
          <w:rFonts w:ascii="Arial" w:hAnsi="Arial" w:cs="Arial"/>
          <w:b/>
          <w:sz w:val="16"/>
        </w:rPr>
        <w:t xml:space="preserve"> </w:t>
      </w:r>
      <w:r w:rsidRPr="00291A64">
        <w:rPr>
          <w:rFonts w:ascii="Arial" w:hAnsi="Arial" w:cs="Arial"/>
          <w:sz w:val="16"/>
        </w:rPr>
        <w:t>Upset plot of species that share homologous</w:t>
      </w:r>
      <w:r w:rsidRPr="00291A64">
        <w:rPr>
          <w:rFonts w:ascii="Arial" w:hAnsi="Arial" w:cs="Arial"/>
          <w:spacing w:val="40"/>
          <w:sz w:val="16"/>
        </w:rPr>
        <w:t xml:space="preserve"> </w:t>
      </w:r>
      <w:r w:rsidRPr="00291A64">
        <w:rPr>
          <w:rFonts w:ascii="Arial" w:hAnsi="Arial" w:cs="Arial"/>
          <w:sz w:val="16"/>
        </w:rPr>
        <w:t>genes.</w:t>
      </w:r>
      <w:r w:rsidRPr="00291A64">
        <w:rPr>
          <w:rFonts w:ascii="Arial" w:hAnsi="Arial" w:cs="Arial"/>
          <w:spacing w:val="37"/>
          <w:sz w:val="16"/>
        </w:rPr>
        <w:t xml:space="preserve"> </w:t>
      </w:r>
      <w:ins w:id="4783" w:author="De Jesus Borges, Thiago" w:date="2024-08-15T13:44:00Z" w16du:dateUtc="2024-08-15T17:44:00Z">
        <w:r w:rsidR="00C13196">
          <w:rPr>
            <w:rFonts w:ascii="Arial" w:hAnsi="Arial" w:cs="Arial"/>
            <w:spacing w:val="37"/>
            <w:sz w:val="16"/>
          </w:rPr>
          <w:t>(</w:t>
        </w:r>
      </w:ins>
      <w:r w:rsidRPr="00291A64">
        <w:rPr>
          <w:rFonts w:ascii="Arial" w:hAnsi="Arial" w:cs="Arial"/>
          <w:b/>
          <w:sz w:val="16"/>
        </w:rPr>
        <w:t>C</w:t>
      </w:r>
      <w:ins w:id="4784" w:author="De Jesus Borges, Thiago" w:date="2024-08-15T13:44:00Z" w16du:dateUtc="2024-08-15T17:44:00Z">
        <w:r w:rsidR="00C13196">
          <w:rPr>
            <w:rFonts w:ascii="Arial" w:hAnsi="Arial" w:cs="Arial"/>
            <w:b/>
            <w:sz w:val="16"/>
          </w:rPr>
          <w:t>)</w:t>
        </w:r>
      </w:ins>
      <w:r w:rsidRPr="00291A64">
        <w:rPr>
          <w:rFonts w:ascii="Arial" w:hAnsi="Arial" w:cs="Arial"/>
          <w:b/>
          <w:spacing w:val="35"/>
          <w:sz w:val="16"/>
        </w:rPr>
        <w:t xml:space="preserve"> </w:t>
      </w:r>
      <w:r w:rsidRPr="00291A64">
        <w:rPr>
          <w:rFonts w:ascii="Arial" w:hAnsi="Arial" w:cs="Arial"/>
          <w:sz w:val="16"/>
        </w:rPr>
        <w:t>Relative</w:t>
      </w:r>
      <w:r w:rsidRPr="00291A64">
        <w:rPr>
          <w:rFonts w:ascii="Arial" w:hAnsi="Arial" w:cs="Arial"/>
          <w:spacing w:val="37"/>
          <w:sz w:val="16"/>
        </w:rPr>
        <w:t xml:space="preserve"> </w:t>
      </w:r>
      <w:r w:rsidRPr="00291A64">
        <w:rPr>
          <w:rFonts w:ascii="Arial" w:hAnsi="Arial" w:cs="Arial"/>
          <w:sz w:val="16"/>
        </w:rPr>
        <w:t>entropy</w:t>
      </w:r>
      <w:r w:rsidRPr="00291A64">
        <w:rPr>
          <w:rFonts w:ascii="Arial" w:hAnsi="Arial" w:cs="Arial"/>
          <w:spacing w:val="37"/>
          <w:sz w:val="16"/>
        </w:rPr>
        <w:t xml:space="preserve"> </w:t>
      </w:r>
      <w:r w:rsidRPr="00291A64">
        <w:rPr>
          <w:rFonts w:ascii="Arial" w:hAnsi="Arial" w:cs="Arial"/>
          <w:sz w:val="16"/>
        </w:rPr>
        <w:t>of</w:t>
      </w:r>
      <w:r w:rsidRPr="00291A64">
        <w:rPr>
          <w:rFonts w:ascii="Arial" w:hAnsi="Arial" w:cs="Arial"/>
          <w:spacing w:val="37"/>
          <w:sz w:val="16"/>
        </w:rPr>
        <w:t xml:space="preserve"> </w:t>
      </w:r>
      <w:r w:rsidRPr="00291A64">
        <w:rPr>
          <w:rFonts w:ascii="Arial" w:hAnsi="Arial" w:cs="Arial"/>
          <w:sz w:val="16"/>
        </w:rPr>
        <w:t>aligned</w:t>
      </w:r>
      <w:r w:rsidRPr="00291A64">
        <w:rPr>
          <w:rFonts w:ascii="Arial" w:hAnsi="Arial" w:cs="Arial"/>
          <w:spacing w:val="37"/>
          <w:sz w:val="16"/>
        </w:rPr>
        <w:t xml:space="preserve"> </w:t>
      </w:r>
      <w:r w:rsidRPr="00291A64">
        <w:rPr>
          <w:rFonts w:ascii="Arial" w:hAnsi="Arial" w:cs="Arial"/>
          <w:sz w:val="16"/>
        </w:rPr>
        <w:t>homologous</w:t>
      </w:r>
      <w:r w:rsidRPr="00291A64">
        <w:rPr>
          <w:rFonts w:ascii="Arial" w:hAnsi="Arial" w:cs="Arial"/>
          <w:spacing w:val="37"/>
          <w:sz w:val="16"/>
        </w:rPr>
        <w:t xml:space="preserve"> </w:t>
      </w:r>
      <w:r w:rsidRPr="00291A64">
        <w:rPr>
          <w:rFonts w:ascii="Arial" w:hAnsi="Arial" w:cs="Arial"/>
          <w:sz w:val="16"/>
        </w:rPr>
        <w:t>genes</w:t>
      </w:r>
      <w:r w:rsidRPr="00291A64">
        <w:rPr>
          <w:rFonts w:ascii="Arial" w:hAnsi="Arial" w:cs="Arial"/>
          <w:spacing w:val="37"/>
          <w:sz w:val="16"/>
        </w:rPr>
        <w:t xml:space="preserve"> </w:t>
      </w:r>
      <w:r w:rsidRPr="00291A64">
        <w:rPr>
          <w:rFonts w:ascii="Arial" w:hAnsi="Arial" w:cs="Arial"/>
          <w:sz w:val="16"/>
        </w:rPr>
        <w:t>positions</w:t>
      </w:r>
      <w:r w:rsidRPr="00291A64">
        <w:rPr>
          <w:rFonts w:ascii="Arial" w:hAnsi="Arial" w:cs="Arial"/>
          <w:spacing w:val="37"/>
          <w:sz w:val="16"/>
        </w:rPr>
        <w:t xml:space="preserve"> </w:t>
      </w:r>
      <w:r w:rsidRPr="00291A64">
        <w:rPr>
          <w:rFonts w:ascii="Arial" w:hAnsi="Arial" w:cs="Arial"/>
          <w:sz w:val="16"/>
        </w:rPr>
        <w:t>and</w:t>
      </w:r>
      <w:r w:rsidRPr="00291A64">
        <w:rPr>
          <w:rFonts w:ascii="Arial" w:hAnsi="Arial" w:cs="Arial"/>
          <w:spacing w:val="37"/>
          <w:sz w:val="16"/>
        </w:rPr>
        <w:t xml:space="preserve"> </w:t>
      </w:r>
      <w:r w:rsidR="006D1B68">
        <w:rPr>
          <w:rFonts w:ascii="Arial" w:hAnsi="Arial" w:cs="Arial"/>
          <w:sz w:val="16"/>
        </w:rPr>
        <w:t>significant</w:t>
      </w:r>
      <w:r w:rsidRPr="00291A64">
        <w:rPr>
          <w:rFonts w:ascii="Arial" w:hAnsi="Arial" w:cs="Arial"/>
          <w:spacing w:val="37"/>
          <w:sz w:val="16"/>
        </w:rPr>
        <w:t xml:space="preserve"> </w:t>
      </w:r>
      <w:r w:rsidRPr="00291A64">
        <w:rPr>
          <w:rFonts w:ascii="Arial" w:hAnsi="Arial" w:cs="Arial"/>
          <w:sz w:val="16"/>
        </w:rPr>
        <w:t>motifs</w:t>
      </w:r>
      <w:r w:rsidRPr="00291A64">
        <w:rPr>
          <w:rFonts w:ascii="Arial" w:hAnsi="Arial" w:cs="Arial"/>
          <w:spacing w:val="37"/>
          <w:sz w:val="16"/>
        </w:rPr>
        <w:t xml:space="preserve"> </w:t>
      </w:r>
      <w:r w:rsidRPr="00291A64">
        <w:rPr>
          <w:rFonts w:ascii="Arial" w:hAnsi="Arial" w:cs="Arial"/>
          <w:sz w:val="16"/>
        </w:rPr>
        <w:t>in</w:t>
      </w:r>
      <w:r w:rsidRPr="00291A64">
        <w:rPr>
          <w:rFonts w:ascii="Arial" w:hAnsi="Arial" w:cs="Arial"/>
          <w:spacing w:val="38"/>
          <w:sz w:val="16"/>
        </w:rPr>
        <w:t xml:space="preserve"> </w:t>
      </w:r>
      <w:r w:rsidRPr="00291A64">
        <w:rPr>
          <w:rFonts w:ascii="Arial" w:hAnsi="Arial" w:cs="Arial"/>
          <w:sz w:val="16"/>
        </w:rPr>
        <w:t>blue.</w:t>
      </w:r>
      <w:commentRangeEnd w:id="4770"/>
      <w:r w:rsidR="00C13196">
        <w:rPr>
          <w:rStyle w:val="CommentReference"/>
        </w:rPr>
        <w:commentReference w:id="4770"/>
      </w:r>
    </w:p>
    <w:p w14:paraId="7C42C4A3" w14:textId="77777777" w:rsidR="00120D8C" w:rsidRDefault="00120D8C">
      <w:pPr>
        <w:rPr>
          <w:ins w:id="4785" w:author="De Jesus Borges, Thiago" w:date="2024-08-15T13:39:00Z" w16du:dateUtc="2024-08-15T17:39:00Z"/>
          <w:rFonts w:ascii="Arial" w:hAnsi="Arial" w:cs="Arial"/>
          <w:sz w:val="16"/>
        </w:rPr>
      </w:pPr>
      <w:ins w:id="4786" w:author="De Jesus Borges, Thiago" w:date="2024-08-15T13:39:00Z" w16du:dateUtc="2024-08-15T17:39:00Z">
        <w:r>
          <w:rPr>
            <w:rFonts w:ascii="Arial" w:hAnsi="Arial" w:cs="Arial"/>
            <w:sz w:val="16"/>
          </w:rPr>
          <w:br w:type="page"/>
        </w:r>
      </w:ins>
    </w:p>
    <w:p w14:paraId="0AA115BC" w14:textId="77777777" w:rsidR="00F675DE" w:rsidRPr="00291A64" w:rsidRDefault="00F675DE" w:rsidP="007966D0">
      <w:pPr>
        <w:spacing w:before="144" w:line="249" w:lineRule="auto"/>
        <w:ind w:left="811" w:right="319"/>
        <w:jc w:val="both"/>
        <w:rPr>
          <w:rFonts w:ascii="Arial" w:hAnsi="Arial" w:cs="Arial"/>
          <w:sz w:val="16"/>
        </w:rPr>
      </w:pPr>
    </w:p>
    <w:p w14:paraId="361C1795" w14:textId="77777777" w:rsidR="00F675DE" w:rsidRPr="00291A64" w:rsidRDefault="0047037D">
      <w:pPr>
        <w:pStyle w:val="BodyText"/>
        <w:spacing w:before="1"/>
        <w:ind w:left="-720" w:right="-810"/>
        <w:rPr>
          <w:rFonts w:ascii="Arial" w:hAnsi="Arial" w:cs="Arial"/>
          <w:sz w:val="19"/>
        </w:rPr>
        <w:pPrChange w:id="4787" w:author="De Jesus Borges, Thiago" w:date="2024-08-15T13:44:00Z" w16du:dateUtc="2024-08-15T17:44:00Z">
          <w:pPr>
            <w:pStyle w:val="BodyText"/>
            <w:spacing w:before="1"/>
          </w:pPr>
        </w:pPrChange>
      </w:pPr>
      <w:r w:rsidRPr="00291A64">
        <w:rPr>
          <w:rFonts w:ascii="Arial" w:hAnsi="Arial" w:cs="Arial"/>
          <w:noProof/>
        </w:rPr>
        <w:drawing>
          <wp:anchor distT="0" distB="0" distL="0" distR="0" simplePos="0" relativeHeight="251734016" behindDoc="1" locked="0" layoutInCell="1" allowOverlap="1" wp14:anchorId="6FD9FC25" wp14:editId="38D063E6">
            <wp:simplePos x="0" y="0"/>
            <wp:positionH relativeFrom="page">
              <wp:posOffset>1099772</wp:posOffset>
            </wp:positionH>
            <wp:positionV relativeFrom="paragraph">
              <wp:posOffset>152400</wp:posOffset>
            </wp:positionV>
            <wp:extent cx="5340096" cy="3703320"/>
            <wp:effectExtent l="0" t="0" r="0" b="508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stretch>
                      <a:fillRect/>
                    </a:stretch>
                  </pic:blipFill>
                  <pic:spPr>
                    <a:xfrm>
                      <a:off x="0" y="0"/>
                      <a:ext cx="5340096" cy="3703320"/>
                    </a:xfrm>
                    <a:prstGeom prst="rect">
                      <a:avLst/>
                    </a:prstGeom>
                  </pic:spPr>
                </pic:pic>
              </a:graphicData>
            </a:graphic>
            <wp14:sizeRelH relativeFrom="margin">
              <wp14:pctWidth>0</wp14:pctWidth>
            </wp14:sizeRelH>
            <wp14:sizeRelV relativeFrom="margin">
              <wp14:pctHeight>0</wp14:pctHeight>
            </wp14:sizeRelV>
          </wp:anchor>
        </w:drawing>
      </w:r>
    </w:p>
    <w:p w14:paraId="6EC187D7" w14:textId="5E87A743" w:rsidR="00F675DE" w:rsidRPr="00291A64" w:rsidRDefault="0047037D">
      <w:pPr>
        <w:spacing w:before="139" w:line="249" w:lineRule="auto"/>
        <w:ind w:left="-720" w:right="-810"/>
        <w:jc w:val="both"/>
        <w:rPr>
          <w:rFonts w:ascii="Arial" w:hAnsi="Arial" w:cs="Arial"/>
          <w:sz w:val="16"/>
        </w:rPr>
        <w:pPrChange w:id="4788" w:author="De Jesus Borges, Thiago" w:date="2024-08-15T13:44:00Z" w16du:dateUtc="2024-08-15T17:44:00Z">
          <w:pPr>
            <w:spacing w:before="139" w:line="249" w:lineRule="auto"/>
            <w:ind w:left="811" w:right="318"/>
            <w:jc w:val="both"/>
          </w:pPr>
        </w:pPrChange>
      </w:pPr>
      <w:r w:rsidRPr="00291A64">
        <w:rPr>
          <w:rFonts w:ascii="Arial" w:hAnsi="Arial" w:cs="Arial"/>
          <w:b/>
          <w:sz w:val="16"/>
        </w:rPr>
        <w:t>Fig</w:t>
      </w:r>
      <w:del w:id="4789" w:author="Riella, Leonardo V.,MD, PhD" w:date="2024-08-25T12:02:00Z" w16du:dateUtc="2024-08-25T16:02:00Z">
        <w:r w:rsidRPr="00291A64" w:rsidDel="00D25F6C">
          <w:rPr>
            <w:rFonts w:ascii="Arial" w:hAnsi="Arial" w:cs="Arial"/>
            <w:b/>
            <w:sz w:val="16"/>
          </w:rPr>
          <w:delText xml:space="preserve">. </w:delText>
        </w:r>
      </w:del>
      <w:ins w:id="4790" w:author="Riella, Leonardo V.,MD, PhD" w:date="2024-08-25T12:02:00Z" w16du:dateUtc="2024-08-25T16:02:00Z">
        <w:r w:rsidR="00D25F6C">
          <w:rPr>
            <w:rFonts w:ascii="Arial" w:hAnsi="Arial" w:cs="Arial"/>
            <w:b/>
            <w:sz w:val="16"/>
          </w:rPr>
          <w:t>ure</w:t>
        </w:r>
        <w:r w:rsidR="00D25F6C" w:rsidRPr="00291A64">
          <w:rPr>
            <w:rFonts w:ascii="Arial" w:hAnsi="Arial" w:cs="Arial"/>
            <w:b/>
            <w:sz w:val="16"/>
          </w:rPr>
          <w:t xml:space="preserve"> </w:t>
        </w:r>
      </w:ins>
      <w:r w:rsidRPr="00291A64">
        <w:rPr>
          <w:rFonts w:ascii="Arial" w:hAnsi="Arial" w:cs="Arial"/>
          <w:b/>
          <w:sz w:val="16"/>
        </w:rPr>
        <w:t>5</w:t>
      </w:r>
      <w:ins w:id="4791" w:author="Riella, Leonardo V.,MD, PhD" w:date="2024-08-25T12:02:00Z" w16du:dateUtc="2024-08-25T16:02:00Z">
        <w:r w:rsidR="00D25F6C">
          <w:rPr>
            <w:rFonts w:ascii="Arial" w:hAnsi="Arial" w:cs="Arial"/>
            <w:b/>
            <w:sz w:val="16"/>
          </w:rPr>
          <w:t>.</w:t>
        </w:r>
      </w:ins>
      <w:r w:rsidRPr="00291A64">
        <w:rPr>
          <w:rFonts w:ascii="Arial" w:hAnsi="Arial" w:cs="Arial"/>
          <w:b/>
          <w:spacing w:val="40"/>
          <w:sz w:val="16"/>
        </w:rPr>
        <w:t xml:space="preserve"> </w:t>
      </w:r>
      <w:r w:rsidRPr="00AE1046">
        <w:rPr>
          <w:rFonts w:ascii="Arial" w:hAnsi="Arial" w:cs="Arial"/>
          <w:b/>
          <w:bCs/>
          <w:sz w:val="16"/>
          <w:rPrChange w:id="4792" w:author="De Jesus Borges, Thiago" w:date="2024-08-15T13:48:00Z" w16du:dateUtc="2024-08-15T17:48:00Z">
            <w:rPr>
              <w:rFonts w:ascii="Arial" w:hAnsi="Arial" w:cs="Arial"/>
              <w:sz w:val="16"/>
            </w:rPr>
          </w:rPrChange>
        </w:rPr>
        <w:t>Analysis of data leakage in normalization based on proposed housekeeping genes and benchmark methods.</w:t>
      </w:r>
      <w:r w:rsidRPr="00291A64">
        <w:rPr>
          <w:rFonts w:ascii="Arial" w:hAnsi="Arial" w:cs="Arial"/>
          <w:sz w:val="16"/>
        </w:rPr>
        <w:t xml:space="preserve"> </w:t>
      </w:r>
      <w:ins w:id="4793" w:author="De Jesus Borges, Thiago" w:date="2024-08-15T14:37:00Z" w16du:dateUtc="2024-08-15T18:37:00Z">
        <w:r w:rsidR="00080F6D">
          <w:rPr>
            <w:rFonts w:ascii="Arial" w:hAnsi="Arial" w:cs="Arial"/>
            <w:sz w:val="16"/>
          </w:rPr>
          <w:t>(</w:t>
        </w:r>
      </w:ins>
      <w:r w:rsidRPr="00291A64">
        <w:rPr>
          <w:rFonts w:ascii="Arial" w:hAnsi="Arial" w:cs="Arial"/>
          <w:b/>
          <w:sz w:val="16"/>
        </w:rPr>
        <w:t>A</w:t>
      </w:r>
      <w:ins w:id="4794" w:author="De Jesus Borges, Thiago" w:date="2024-08-15T14:37:00Z" w16du:dateUtc="2024-08-15T18:37:00Z">
        <w:r w:rsidR="00080F6D">
          <w:rPr>
            <w:rFonts w:ascii="Arial" w:hAnsi="Arial" w:cs="Arial"/>
            <w:b/>
            <w:sz w:val="16"/>
          </w:rPr>
          <w:t>)</w:t>
        </w:r>
      </w:ins>
      <w:r w:rsidRPr="00291A64">
        <w:rPr>
          <w:rFonts w:ascii="Arial" w:hAnsi="Arial" w:cs="Arial"/>
          <w:b/>
          <w:sz w:val="16"/>
        </w:rPr>
        <w:t xml:space="preserve"> </w:t>
      </w:r>
      <w:r w:rsidRPr="00291A64">
        <w:rPr>
          <w:rFonts w:ascii="Arial" w:hAnsi="Arial" w:cs="Arial"/>
          <w:sz w:val="16"/>
        </w:rPr>
        <w:t xml:space="preserve">Pairwise Pearson </w:t>
      </w:r>
      <w:r w:rsidR="00D34E12">
        <w:rPr>
          <w:rFonts w:ascii="Arial" w:hAnsi="Arial" w:cs="Arial"/>
          <w:sz w:val="16"/>
        </w:rPr>
        <w:t>correlation of housekeeping gene</w:t>
      </w:r>
      <w:r w:rsidRPr="00291A64">
        <w:rPr>
          <w:rFonts w:ascii="Arial" w:hAnsi="Arial" w:cs="Arial"/>
          <w:sz w:val="16"/>
        </w:rPr>
        <w:t xml:space="preserve"> expressions and hierarchical</w:t>
      </w:r>
      <w:r w:rsidRPr="00291A64">
        <w:rPr>
          <w:rFonts w:ascii="Arial" w:hAnsi="Arial" w:cs="Arial"/>
          <w:spacing w:val="40"/>
          <w:sz w:val="16"/>
        </w:rPr>
        <w:t xml:space="preserve"> </w:t>
      </w:r>
      <w:r w:rsidRPr="00291A64">
        <w:rPr>
          <w:rFonts w:ascii="Arial" w:hAnsi="Arial" w:cs="Arial"/>
          <w:sz w:val="16"/>
        </w:rPr>
        <w:t>clustering</w:t>
      </w:r>
      <w:r w:rsidRPr="00291A64">
        <w:rPr>
          <w:rFonts w:ascii="Arial" w:hAnsi="Arial" w:cs="Arial"/>
          <w:spacing w:val="30"/>
          <w:sz w:val="16"/>
        </w:rPr>
        <w:t xml:space="preserve"> </w:t>
      </w:r>
      <w:r w:rsidRPr="00291A64">
        <w:rPr>
          <w:rFonts w:ascii="Arial" w:hAnsi="Arial" w:cs="Arial"/>
          <w:sz w:val="16"/>
        </w:rPr>
        <w:t>to</w:t>
      </w:r>
      <w:r w:rsidRPr="00291A64">
        <w:rPr>
          <w:rFonts w:ascii="Arial" w:hAnsi="Arial" w:cs="Arial"/>
          <w:spacing w:val="30"/>
          <w:sz w:val="16"/>
        </w:rPr>
        <w:t xml:space="preserve"> </w:t>
      </w:r>
      <w:r w:rsidRPr="00291A64">
        <w:rPr>
          <w:rFonts w:ascii="Arial" w:hAnsi="Arial" w:cs="Arial"/>
          <w:sz w:val="16"/>
        </w:rPr>
        <w:t>form</w:t>
      </w:r>
      <w:r w:rsidRPr="00291A64">
        <w:rPr>
          <w:rFonts w:ascii="Arial" w:hAnsi="Arial" w:cs="Arial"/>
          <w:spacing w:val="30"/>
          <w:sz w:val="16"/>
        </w:rPr>
        <w:t xml:space="preserve"> </w:t>
      </w:r>
      <w:r w:rsidRPr="00291A64">
        <w:rPr>
          <w:rFonts w:ascii="Arial" w:hAnsi="Arial" w:cs="Arial"/>
          <w:sz w:val="16"/>
        </w:rPr>
        <w:t>groups</w:t>
      </w:r>
      <w:r w:rsidRPr="00291A64">
        <w:rPr>
          <w:rFonts w:ascii="Arial" w:hAnsi="Arial" w:cs="Arial"/>
          <w:spacing w:val="30"/>
          <w:sz w:val="16"/>
        </w:rPr>
        <w:t xml:space="preserve"> </w:t>
      </w:r>
      <w:r w:rsidRPr="00291A64">
        <w:rPr>
          <w:rFonts w:ascii="Arial" w:hAnsi="Arial" w:cs="Arial"/>
          <w:sz w:val="16"/>
        </w:rPr>
        <w:t>of</w:t>
      </w:r>
      <w:r w:rsidRPr="00291A64">
        <w:rPr>
          <w:rFonts w:ascii="Arial" w:hAnsi="Arial" w:cs="Arial"/>
          <w:spacing w:val="30"/>
          <w:sz w:val="16"/>
        </w:rPr>
        <w:t xml:space="preserve"> </w:t>
      </w:r>
      <w:r w:rsidRPr="00291A64">
        <w:rPr>
          <w:rFonts w:ascii="Arial" w:hAnsi="Arial" w:cs="Arial"/>
          <w:sz w:val="16"/>
        </w:rPr>
        <w:t>normalization</w:t>
      </w:r>
      <w:r w:rsidRPr="00291A64">
        <w:rPr>
          <w:rFonts w:ascii="Arial" w:hAnsi="Arial" w:cs="Arial"/>
          <w:spacing w:val="30"/>
          <w:sz w:val="16"/>
        </w:rPr>
        <w:t xml:space="preserve"> </w:t>
      </w:r>
      <w:r w:rsidRPr="00291A64">
        <w:rPr>
          <w:rFonts w:ascii="Arial" w:hAnsi="Arial" w:cs="Arial"/>
          <w:sz w:val="16"/>
        </w:rPr>
        <w:t>factors.</w:t>
      </w:r>
      <w:r w:rsidRPr="00291A64">
        <w:rPr>
          <w:rFonts w:ascii="Arial" w:hAnsi="Arial" w:cs="Arial"/>
          <w:spacing w:val="28"/>
          <w:sz w:val="16"/>
        </w:rPr>
        <w:t xml:space="preserve"> </w:t>
      </w:r>
      <w:r w:rsidRPr="00291A64">
        <w:rPr>
          <w:rFonts w:ascii="Arial" w:hAnsi="Arial" w:cs="Arial"/>
          <w:b/>
          <w:sz w:val="16"/>
        </w:rPr>
        <w:t>B</w:t>
      </w:r>
      <w:r w:rsidRPr="00291A64">
        <w:rPr>
          <w:rFonts w:ascii="Arial" w:hAnsi="Arial" w:cs="Arial"/>
          <w:b/>
          <w:spacing w:val="28"/>
          <w:sz w:val="16"/>
        </w:rPr>
        <w:t xml:space="preserve"> </w:t>
      </w:r>
      <w:r w:rsidRPr="00291A64">
        <w:rPr>
          <w:rFonts w:ascii="Arial" w:hAnsi="Arial" w:cs="Arial"/>
          <w:sz w:val="16"/>
        </w:rPr>
        <w:t>Train</w:t>
      </w:r>
      <w:r w:rsidRPr="00291A64">
        <w:rPr>
          <w:rFonts w:ascii="Arial" w:hAnsi="Arial" w:cs="Arial"/>
          <w:spacing w:val="30"/>
          <w:sz w:val="16"/>
        </w:rPr>
        <w:t xml:space="preserve"> </w:t>
      </w:r>
      <w:r w:rsidRPr="00291A64">
        <w:rPr>
          <w:rFonts w:ascii="Arial" w:hAnsi="Arial" w:cs="Arial"/>
          <w:sz w:val="16"/>
        </w:rPr>
        <w:t>and</w:t>
      </w:r>
      <w:r w:rsidRPr="00291A64">
        <w:rPr>
          <w:rFonts w:ascii="Arial" w:hAnsi="Arial" w:cs="Arial"/>
          <w:spacing w:val="30"/>
          <w:sz w:val="16"/>
        </w:rPr>
        <w:t xml:space="preserve"> </w:t>
      </w:r>
      <w:r w:rsidRPr="00291A64">
        <w:rPr>
          <w:rFonts w:ascii="Arial" w:hAnsi="Arial" w:cs="Arial"/>
          <w:sz w:val="16"/>
        </w:rPr>
        <w:t>test</w:t>
      </w:r>
      <w:r w:rsidRPr="00291A64">
        <w:rPr>
          <w:rFonts w:ascii="Arial" w:hAnsi="Arial" w:cs="Arial"/>
          <w:spacing w:val="30"/>
          <w:sz w:val="16"/>
        </w:rPr>
        <w:t xml:space="preserve"> </w:t>
      </w:r>
      <w:r w:rsidRPr="00291A64">
        <w:rPr>
          <w:rFonts w:ascii="Arial" w:hAnsi="Arial" w:cs="Arial"/>
          <w:sz w:val="16"/>
        </w:rPr>
        <w:t>values</w:t>
      </w:r>
      <w:r w:rsidRPr="00291A64">
        <w:rPr>
          <w:rFonts w:ascii="Arial" w:hAnsi="Arial" w:cs="Arial"/>
          <w:spacing w:val="30"/>
          <w:sz w:val="16"/>
        </w:rPr>
        <w:t xml:space="preserve"> </w:t>
      </w:r>
      <w:r w:rsidRPr="00291A64">
        <w:rPr>
          <w:rFonts w:ascii="Arial" w:hAnsi="Arial" w:cs="Arial"/>
          <w:sz w:val="16"/>
        </w:rPr>
        <w:t>of</w:t>
      </w:r>
      <w:r w:rsidRPr="00291A64">
        <w:rPr>
          <w:rFonts w:ascii="Arial" w:hAnsi="Arial" w:cs="Arial"/>
          <w:spacing w:val="30"/>
          <w:sz w:val="16"/>
        </w:rPr>
        <w:t xml:space="preserve"> </w:t>
      </w:r>
      <w:r w:rsidRPr="00291A64">
        <w:rPr>
          <w:rFonts w:ascii="Arial" w:hAnsi="Arial" w:cs="Arial"/>
          <w:sz w:val="16"/>
        </w:rPr>
        <w:t>AUC</w:t>
      </w:r>
      <w:r w:rsidRPr="00291A64">
        <w:rPr>
          <w:rFonts w:ascii="Arial" w:hAnsi="Arial" w:cs="Arial"/>
          <w:spacing w:val="30"/>
          <w:sz w:val="16"/>
        </w:rPr>
        <w:t xml:space="preserve"> </w:t>
      </w:r>
      <w:r w:rsidRPr="00291A64">
        <w:rPr>
          <w:rFonts w:ascii="Arial" w:hAnsi="Arial" w:cs="Arial"/>
          <w:sz w:val="16"/>
        </w:rPr>
        <w:t>metric</w:t>
      </w:r>
      <w:r w:rsidRPr="00291A64">
        <w:rPr>
          <w:rFonts w:ascii="Arial" w:hAnsi="Arial" w:cs="Arial"/>
          <w:spacing w:val="30"/>
          <w:sz w:val="16"/>
        </w:rPr>
        <w:t xml:space="preserve"> </w:t>
      </w:r>
      <w:r w:rsidRPr="00291A64">
        <w:rPr>
          <w:rFonts w:ascii="Arial" w:hAnsi="Arial" w:cs="Arial"/>
          <w:sz w:val="16"/>
        </w:rPr>
        <w:t xml:space="preserve">distributions for different </w:t>
      </w:r>
      <w:r w:rsidR="00D34E12">
        <w:rPr>
          <w:rFonts w:ascii="Arial" w:hAnsi="Arial" w:cs="Arial"/>
          <w:sz w:val="16"/>
        </w:rPr>
        <w:t>normalization</w:t>
      </w:r>
      <w:r w:rsidRPr="00291A64">
        <w:rPr>
          <w:rFonts w:ascii="Arial" w:hAnsi="Arial" w:cs="Arial"/>
          <w:sz w:val="16"/>
        </w:rPr>
        <w:t xml:space="preserve"> methods for 25 cross-validations.</w:t>
      </w:r>
      <w:r w:rsidR="00090E5E" w:rsidRPr="00291A64">
        <w:rPr>
          <w:rFonts w:ascii="Arial" w:hAnsi="Arial" w:cs="Arial"/>
          <w:sz w:val="16"/>
        </w:rPr>
        <w:t xml:space="preserve"> </w:t>
      </w:r>
      <w:r w:rsidRPr="00291A64">
        <w:rPr>
          <w:rFonts w:ascii="Arial" w:hAnsi="Arial" w:cs="Arial"/>
          <w:b/>
          <w:sz w:val="16"/>
        </w:rPr>
        <w:t xml:space="preserve">C </w:t>
      </w:r>
      <w:r w:rsidRPr="00291A64">
        <w:rPr>
          <w:rFonts w:ascii="Arial" w:hAnsi="Arial" w:cs="Arial"/>
          <w:sz w:val="16"/>
        </w:rPr>
        <w:t>Adjusted p-values of pairwise</w:t>
      </w:r>
      <w:r w:rsidRPr="00291A64">
        <w:rPr>
          <w:rFonts w:ascii="Arial" w:hAnsi="Arial" w:cs="Arial"/>
          <w:spacing w:val="40"/>
          <w:sz w:val="16"/>
        </w:rPr>
        <w:t xml:space="preserve"> </w:t>
      </w:r>
      <w:r w:rsidRPr="00291A64">
        <w:rPr>
          <w:rFonts w:ascii="Arial" w:hAnsi="Arial" w:cs="Arial"/>
          <w:sz w:val="16"/>
        </w:rPr>
        <w:t xml:space="preserve">comparisons of AUC distributions between different normalization methods. </w:t>
      </w:r>
      <w:r w:rsidRPr="00291A64">
        <w:rPr>
          <w:rFonts w:ascii="Arial" w:hAnsi="Arial" w:cs="Arial"/>
          <w:b/>
          <w:sz w:val="16"/>
        </w:rPr>
        <w:t xml:space="preserve">D </w:t>
      </w:r>
      <w:r w:rsidRPr="00291A64">
        <w:rPr>
          <w:rFonts w:ascii="Arial" w:hAnsi="Arial" w:cs="Arial"/>
          <w:sz w:val="16"/>
        </w:rPr>
        <w:t xml:space="preserve">Distributions of differences between Train and Test AUC values for each normalization method. </w:t>
      </w:r>
      <w:r w:rsidRPr="00291A64">
        <w:rPr>
          <w:rFonts w:ascii="Arial" w:hAnsi="Arial" w:cs="Arial"/>
          <w:b/>
          <w:sz w:val="16"/>
        </w:rPr>
        <w:t xml:space="preserve">E </w:t>
      </w:r>
      <w:r w:rsidRPr="00291A64">
        <w:rPr>
          <w:rFonts w:ascii="Arial" w:hAnsi="Arial" w:cs="Arial"/>
          <w:sz w:val="16"/>
        </w:rPr>
        <w:t>Adjusted p-values of</w:t>
      </w:r>
      <w:r w:rsidRPr="00291A64">
        <w:rPr>
          <w:rFonts w:ascii="Arial" w:hAnsi="Arial" w:cs="Arial"/>
          <w:spacing w:val="40"/>
          <w:sz w:val="16"/>
        </w:rPr>
        <w:t xml:space="preserve"> </w:t>
      </w:r>
      <w:r w:rsidRPr="00291A64">
        <w:rPr>
          <w:rFonts w:ascii="Arial" w:hAnsi="Arial" w:cs="Arial"/>
          <w:sz w:val="16"/>
        </w:rPr>
        <w:t>pairwise</w:t>
      </w:r>
      <w:r w:rsidRPr="00291A64">
        <w:rPr>
          <w:rFonts w:ascii="Arial" w:hAnsi="Arial" w:cs="Arial"/>
          <w:spacing w:val="32"/>
          <w:sz w:val="16"/>
        </w:rPr>
        <w:t xml:space="preserve"> </w:t>
      </w:r>
      <w:r w:rsidRPr="00291A64">
        <w:rPr>
          <w:rFonts w:ascii="Arial" w:hAnsi="Arial" w:cs="Arial"/>
          <w:sz w:val="16"/>
        </w:rPr>
        <w:t>comparisons</w:t>
      </w:r>
      <w:r w:rsidRPr="00291A64">
        <w:rPr>
          <w:rFonts w:ascii="Arial" w:hAnsi="Arial" w:cs="Arial"/>
          <w:spacing w:val="32"/>
          <w:sz w:val="16"/>
        </w:rPr>
        <w:t xml:space="preserve"> </w:t>
      </w:r>
      <w:r w:rsidRPr="00291A64">
        <w:rPr>
          <w:rFonts w:ascii="Arial" w:hAnsi="Arial" w:cs="Arial"/>
          <w:sz w:val="16"/>
        </w:rPr>
        <w:t>between</w:t>
      </w:r>
      <w:r w:rsidRPr="00291A64">
        <w:rPr>
          <w:rFonts w:ascii="Arial" w:hAnsi="Arial" w:cs="Arial"/>
          <w:spacing w:val="32"/>
          <w:sz w:val="16"/>
        </w:rPr>
        <w:t xml:space="preserve"> </w:t>
      </w:r>
      <w:r w:rsidRPr="00291A64">
        <w:rPr>
          <w:rFonts w:ascii="Arial" w:hAnsi="Arial" w:cs="Arial"/>
          <w:sz w:val="16"/>
        </w:rPr>
        <w:t>differences</w:t>
      </w:r>
      <w:r w:rsidRPr="00291A64">
        <w:rPr>
          <w:rFonts w:ascii="Arial" w:hAnsi="Arial" w:cs="Arial"/>
          <w:spacing w:val="32"/>
          <w:sz w:val="16"/>
        </w:rPr>
        <w:t xml:space="preserve"> </w:t>
      </w:r>
      <w:r w:rsidRPr="00291A64">
        <w:rPr>
          <w:rFonts w:ascii="Arial" w:hAnsi="Arial" w:cs="Arial"/>
          <w:sz w:val="16"/>
        </w:rPr>
        <w:t>in</w:t>
      </w:r>
      <w:r w:rsidRPr="00291A64">
        <w:rPr>
          <w:rFonts w:ascii="Arial" w:hAnsi="Arial" w:cs="Arial"/>
          <w:spacing w:val="32"/>
          <w:sz w:val="16"/>
        </w:rPr>
        <w:t xml:space="preserve"> </w:t>
      </w:r>
      <w:r w:rsidRPr="00291A64">
        <w:rPr>
          <w:rFonts w:ascii="Arial" w:hAnsi="Arial" w:cs="Arial"/>
          <w:sz w:val="16"/>
        </w:rPr>
        <w:t>AUC</w:t>
      </w:r>
      <w:r w:rsidRPr="00291A64">
        <w:rPr>
          <w:rFonts w:ascii="Arial" w:hAnsi="Arial" w:cs="Arial"/>
          <w:spacing w:val="32"/>
          <w:sz w:val="16"/>
        </w:rPr>
        <w:t xml:space="preserve"> </w:t>
      </w:r>
      <w:r w:rsidRPr="00291A64">
        <w:rPr>
          <w:rFonts w:ascii="Arial" w:hAnsi="Arial" w:cs="Arial"/>
          <w:sz w:val="16"/>
        </w:rPr>
        <w:t>distributions</w:t>
      </w:r>
      <w:r w:rsidRPr="00291A64">
        <w:rPr>
          <w:rFonts w:ascii="Arial" w:hAnsi="Arial" w:cs="Arial"/>
          <w:spacing w:val="32"/>
          <w:sz w:val="16"/>
        </w:rPr>
        <w:t xml:space="preserve"> </w:t>
      </w:r>
      <w:r w:rsidRPr="00291A64">
        <w:rPr>
          <w:rFonts w:ascii="Arial" w:hAnsi="Arial" w:cs="Arial"/>
          <w:sz w:val="16"/>
        </w:rPr>
        <w:t>for</w:t>
      </w:r>
      <w:r w:rsidRPr="00291A64">
        <w:rPr>
          <w:rFonts w:ascii="Arial" w:hAnsi="Arial" w:cs="Arial"/>
          <w:spacing w:val="32"/>
          <w:sz w:val="16"/>
        </w:rPr>
        <w:t xml:space="preserve"> </w:t>
      </w:r>
      <w:r w:rsidRPr="00291A64">
        <w:rPr>
          <w:rFonts w:ascii="Arial" w:hAnsi="Arial" w:cs="Arial"/>
          <w:sz w:val="16"/>
        </w:rPr>
        <w:t>different</w:t>
      </w:r>
      <w:r w:rsidRPr="00291A64">
        <w:rPr>
          <w:rFonts w:ascii="Arial" w:hAnsi="Arial" w:cs="Arial"/>
          <w:spacing w:val="32"/>
          <w:sz w:val="16"/>
        </w:rPr>
        <w:t xml:space="preserve"> </w:t>
      </w:r>
      <w:r w:rsidRPr="00291A64">
        <w:rPr>
          <w:rFonts w:ascii="Arial" w:hAnsi="Arial" w:cs="Arial"/>
          <w:sz w:val="16"/>
        </w:rPr>
        <w:t>normalization</w:t>
      </w:r>
      <w:r w:rsidRPr="00291A64">
        <w:rPr>
          <w:rFonts w:ascii="Arial" w:hAnsi="Arial" w:cs="Arial"/>
          <w:spacing w:val="32"/>
          <w:sz w:val="16"/>
        </w:rPr>
        <w:t xml:space="preserve"> </w:t>
      </w:r>
      <w:r w:rsidRPr="00291A64">
        <w:rPr>
          <w:rFonts w:ascii="Arial" w:hAnsi="Arial" w:cs="Arial"/>
          <w:sz w:val="16"/>
        </w:rPr>
        <w:t>methods</w:t>
      </w:r>
      <w:ins w:id="4795" w:author="De Jesus Borges, Thiago" w:date="2024-08-15T13:44:00Z" w16du:dateUtc="2024-08-15T17:44:00Z">
        <w:r w:rsidR="00C13196">
          <w:rPr>
            <w:rFonts w:ascii="Arial" w:hAnsi="Arial" w:cs="Arial"/>
            <w:sz w:val="16"/>
          </w:rPr>
          <w:t>.</w:t>
        </w:r>
      </w:ins>
    </w:p>
    <w:sectPr w:rsidR="00F675DE" w:rsidRPr="00291A64">
      <w:pgSz w:w="11910" w:h="16840"/>
      <w:pgMar w:top="1500" w:right="1680" w:bottom="3920" w:left="1680" w:header="0" w:footer="37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4" w:author="De Jesus Borges, Thiago" w:date="2024-08-15T12:20:00Z" w:initials="TD">
    <w:p w14:paraId="0D7359B8" w14:textId="77777777" w:rsidR="002746DC" w:rsidRDefault="002746DC" w:rsidP="002746DC">
      <w:r>
        <w:rPr>
          <w:rStyle w:val="CommentReference"/>
        </w:rPr>
        <w:annotationRef/>
      </w:r>
      <w:r>
        <w:rPr>
          <w:color w:val="000000"/>
          <w:sz w:val="20"/>
          <w:szCs w:val="20"/>
        </w:rPr>
        <w:t>Check if these abbreviations are standard for this journal. If not, we have to define them.</w:t>
      </w:r>
    </w:p>
  </w:comment>
  <w:comment w:id="45" w:author="Taborda Ribas, Guilherme" w:date="2024-08-26T15:28:00Z" w:initials="GT">
    <w:p w14:paraId="5F3A3E41" w14:textId="77777777" w:rsidR="007E7D83" w:rsidRDefault="007E7D83" w:rsidP="007E7D83">
      <w:pPr>
        <w:pStyle w:val="CommentText"/>
      </w:pPr>
      <w:r>
        <w:rPr>
          <w:rStyle w:val="CommentReference"/>
        </w:rPr>
        <w:annotationRef/>
      </w:r>
      <w:r>
        <w:t>Ok, just put the full name</w:t>
      </w:r>
    </w:p>
  </w:comment>
  <w:comment w:id="147" w:author="Riella, Leonardo V.,MD, PhD" w:date="2024-08-25T11:53:00Z" w:initials="LR">
    <w:p w14:paraId="4CF9CD97" w14:textId="61E6D7F7" w:rsidR="00D25F6C" w:rsidRDefault="00D25F6C" w:rsidP="00D25F6C">
      <w:r>
        <w:rPr>
          <w:rStyle w:val="CommentReference"/>
        </w:rPr>
        <w:annotationRef/>
      </w:r>
      <w:r>
        <w:rPr>
          <w:color w:val="000000"/>
          <w:sz w:val="20"/>
          <w:szCs w:val="20"/>
        </w:rPr>
        <w:t>Check how the references style are recommended on the journal to be submitted. Usually, sequential references are combined as 13-16 as an example</w:t>
      </w:r>
    </w:p>
  </w:comment>
  <w:comment w:id="148" w:author="Taborda Ribas, Guilherme" w:date="2024-08-26T15:35:00Z" w:initials="GT">
    <w:p w14:paraId="2A2A0A9A" w14:textId="77777777" w:rsidR="00EB5EE6" w:rsidRDefault="00EB5EE6" w:rsidP="00EB5EE6">
      <w:pPr>
        <w:pStyle w:val="CommentText"/>
      </w:pPr>
      <w:r>
        <w:rPr>
          <w:rStyle w:val="CommentReference"/>
        </w:rPr>
        <w:annotationRef/>
      </w:r>
      <w:r>
        <w:t>ok</w:t>
      </w:r>
    </w:p>
  </w:comment>
  <w:comment w:id="319" w:author="De Jesus Borges, Thiago" w:date="2024-08-15T14:46:00Z" w:initials="TD">
    <w:p w14:paraId="46FFC212" w14:textId="53171DDF" w:rsidR="00080F6D" w:rsidRDefault="00080F6D" w:rsidP="00080F6D">
      <w:r>
        <w:rPr>
          <w:rStyle w:val="CommentReference"/>
        </w:rPr>
        <w:annotationRef/>
      </w:r>
      <w:r>
        <w:rPr>
          <w:color w:val="000000"/>
          <w:sz w:val="20"/>
          <w:szCs w:val="20"/>
        </w:rPr>
        <w:t>I didn’t understand this sentence and it is kind of dislocated here.</w:t>
      </w:r>
    </w:p>
  </w:comment>
  <w:comment w:id="320" w:author="Taborda Ribas, Guilherme" w:date="2024-08-26T15:39:00Z" w:initials="GT">
    <w:p w14:paraId="2F3987F1" w14:textId="77777777" w:rsidR="00EB5EE6" w:rsidRDefault="00EB5EE6" w:rsidP="00EB5EE6">
      <w:pPr>
        <w:pStyle w:val="CommentText"/>
      </w:pPr>
      <w:r>
        <w:rPr>
          <w:rStyle w:val="CommentReference"/>
        </w:rPr>
        <w:annotationRef/>
      </w:r>
      <w:r>
        <w:t>deleted</w:t>
      </w:r>
    </w:p>
  </w:comment>
  <w:comment w:id="1125" w:author="De Jesus Borges, Thiago" w:date="2024-08-16T13:38:00Z" w:initials="TD">
    <w:p w14:paraId="6DBA5057" w14:textId="0F4C854E" w:rsidR="00BA30CC" w:rsidRDefault="00BA30CC" w:rsidP="00BA30CC">
      <w:r>
        <w:rPr>
          <w:rStyle w:val="CommentReference"/>
        </w:rPr>
        <w:annotationRef/>
      </w:r>
      <w:r>
        <w:rPr>
          <w:color w:val="000000"/>
          <w:sz w:val="20"/>
          <w:szCs w:val="20"/>
        </w:rPr>
        <w:t>check</w:t>
      </w:r>
    </w:p>
  </w:comment>
  <w:comment w:id="1126" w:author="Taborda Ribas, Guilherme" w:date="2024-08-26T15:39:00Z" w:initials="GT">
    <w:p w14:paraId="05A2CD04" w14:textId="77777777" w:rsidR="00EB5EE6" w:rsidRDefault="00EB5EE6" w:rsidP="00EB5EE6">
      <w:pPr>
        <w:pStyle w:val="CommentText"/>
      </w:pPr>
      <w:r>
        <w:rPr>
          <w:rStyle w:val="CommentReference"/>
        </w:rPr>
        <w:annotationRef/>
      </w:r>
      <w:r>
        <w:t>?</w:t>
      </w:r>
    </w:p>
  </w:comment>
  <w:comment w:id="1226" w:author="De Jesus Borges, Thiago" w:date="2024-08-16T16:23:00Z" w:initials="TD">
    <w:p w14:paraId="1A3664EB" w14:textId="722B5657" w:rsidR="008E5417" w:rsidRDefault="008E5417" w:rsidP="008E5417">
      <w:r>
        <w:rPr>
          <w:rStyle w:val="CommentReference"/>
        </w:rPr>
        <w:annotationRef/>
      </w:r>
      <w:r>
        <w:rPr>
          <w:color w:val="000000"/>
          <w:sz w:val="20"/>
          <w:szCs w:val="20"/>
        </w:rPr>
        <w:t>You have to summarize why you chose these genes citing all the factors you analyzed. Then, you come with the next steps…</w:t>
      </w:r>
    </w:p>
    <w:p w14:paraId="33CA5ACC" w14:textId="77777777" w:rsidR="008E5417" w:rsidRDefault="008E5417" w:rsidP="008E5417"/>
    <w:p w14:paraId="0CF2EE5E" w14:textId="77777777" w:rsidR="008E5417" w:rsidRDefault="008E5417" w:rsidP="008E5417">
      <w:r>
        <w:rPr>
          <w:color w:val="000000"/>
          <w:sz w:val="20"/>
          <w:szCs w:val="20"/>
        </w:rPr>
        <w:t>You were citing just the next step.</w:t>
      </w:r>
    </w:p>
  </w:comment>
  <w:comment w:id="1227" w:author="Taborda Ribas, Guilherme" w:date="2024-08-26T15:52:00Z" w:initials="GT">
    <w:p w14:paraId="687067D3" w14:textId="77777777" w:rsidR="00E87784" w:rsidRDefault="00E87784" w:rsidP="00E87784">
      <w:pPr>
        <w:pStyle w:val="CommentText"/>
      </w:pPr>
      <w:r>
        <w:rPr>
          <w:rStyle w:val="CommentReference"/>
        </w:rPr>
        <w:annotationRef/>
      </w:r>
      <w:r>
        <w:t>ok</w:t>
      </w:r>
    </w:p>
  </w:comment>
  <w:comment w:id="1229" w:author="Riella, Leonardo V.,MD, PhD" w:date="2024-08-25T12:12:00Z" w:initials="LR">
    <w:p w14:paraId="757D7AF0" w14:textId="4E1B2530" w:rsidR="00A111A2" w:rsidRDefault="00A111A2" w:rsidP="00A111A2">
      <w:r>
        <w:rPr>
          <w:rStyle w:val="CommentReference"/>
        </w:rPr>
        <w:annotationRef/>
      </w:r>
      <w:r>
        <w:rPr>
          <w:color w:val="000000"/>
          <w:sz w:val="20"/>
          <w:szCs w:val="20"/>
        </w:rPr>
        <w:t>Which genes?? The ones in blue or green?</w:t>
      </w:r>
    </w:p>
  </w:comment>
  <w:comment w:id="1230" w:author="Taborda Ribas, Guilherme" w:date="2024-08-26T15:53:00Z" w:initials="GT">
    <w:p w14:paraId="6D708462" w14:textId="77777777" w:rsidR="0065304E" w:rsidRDefault="0065304E" w:rsidP="0065304E">
      <w:pPr>
        <w:pStyle w:val="CommentText"/>
      </w:pPr>
      <w:r>
        <w:rPr>
          <w:rStyle w:val="CommentReference"/>
        </w:rPr>
        <w:annotationRef/>
      </w:r>
      <w:r>
        <w:t>In which figure?</w:t>
      </w:r>
    </w:p>
  </w:comment>
  <w:comment w:id="1436" w:author="De Jesus Borges, Thiago" w:date="2024-08-16T16:25:00Z" w:initials="TD">
    <w:p w14:paraId="459E19F3" w14:textId="213612D9" w:rsidR="008E5417" w:rsidRDefault="008E5417" w:rsidP="008E5417">
      <w:r>
        <w:rPr>
          <w:rStyle w:val="CommentReference"/>
        </w:rPr>
        <w:annotationRef/>
      </w:r>
      <w:r>
        <w:rPr>
          <w:color w:val="000000"/>
          <w:sz w:val="20"/>
          <w:szCs w:val="20"/>
        </w:rPr>
        <w:t>Since you are looking for a negative result here, explain the hypothesis</w:t>
      </w:r>
    </w:p>
  </w:comment>
  <w:comment w:id="1437" w:author="Taborda Ribas, Guilherme" w:date="2024-08-26T15:57:00Z" w:initials="GT">
    <w:p w14:paraId="20766165" w14:textId="77777777" w:rsidR="008D40BF" w:rsidRDefault="008D40BF" w:rsidP="008D40BF">
      <w:pPr>
        <w:pStyle w:val="CommentText"/>
      </w:pPr>
      <w:r>
        <w:rPr>
          <w:rStyle w:val="CommentReference"/>
        </w:rPr>
        <w:annotationRef/>
      </w:r>
      <w:r>
        <w:t>ok</w:t>
      </w:r>
    </w:p>
  </w:comment>
  <w:comment w:id="2488" w:author="De Jesus Borges, Thiago" w:date="2024-08-16T17:52:00Z" w:initials="TD">
    <w:p w14:paraId="42E45E9C" w14:textId="57F0B977" w:rsidR="009D0E95" w:rsidRDefault="009D0E95" w:rsidP="009D0E95">
      <w:r>
        <w:rPr>
          <w:rStyle w:val="CommentReference"/>
        </w:rPr>
        <w:annotationRef/>
      </w:r>
      <w:r>
        <w:rPr>
          <w:sz w:val="20"/>
          <w:szCs w:val="20"/>
        </w:rPr>
        <w:t xml:space="preserve">Isn’t it too short? I suggest reading the conclusions of other papers from the same journal </w:t>
      </w:r>
      <w:r>
        <w:rPr>
          <w:sz w:val="20"/>
          <w:szCs w:val="20"/>
        </w:rPr>
        <w:cr/>
      </w:r>
      <w:r>
        <w:rPr>
          <w:sz w:val="20"/>
          <w:szCs w:val="20"/>
        </w:rPr>
        <w:cr/>
        <w:t>I think a paragraph or two about your method and the machine learning models should be added.</w:t>
      </w:r>
    </w:p>
  </w:comment>
  <w:comment w:id="2489" w:author="Riella, Leonardo V.,MD, PhD" w:date="2024-08-25T12:29:00Z" w:initials="LR">
    <w:p w14:paraId="73E65997" w14:textId="77777777" w:rsidR="005D306A" w:rsidRDefault="00E133A0" w:rsidP="005D306A">
      <w:r>
        <w:rPr>
          <w:rStyle w:val="CommentReference"/>
        </w:rPr>
        <w:annotationRef/>
      </w:r>
      <w:r w:rsidR="005D306A">
        <w:rPr>
          <w:sz w:val="20"/>
          <w:szCs w:val="20"/>
        </w:rPr>
        <w:t>Agree, here it requires greater expansion. IN particular the part about prior existing literature. You included some in the introduction. But now you are putting your work in face of the other published work. I will highlight some of the key aspects on a separate document</w:t>
      </w:r>
    </w:p>
  </w:comment>
  <w:comment w:id="2727" w:author="De Jesus Borges, Thiago" w:date="2024-08-16T17:11:00Z" w:initials="TD">
    <w:p w14:paraId="4AFCAF1F" w14:textId="41437C28" w:rsidR="00C01480" w:rsidRDefault="00C01480" w:rsidP="00C01480">
      <w:r>
        <w:rPr>
          <w:rStyle w:val="CommentReference"/>
        </w:rPr>
        <w:annotationRef/>
      </w:r>
      <w:r>
        <w:rPr>
          <w:color w:val="000000"/>
          <w:sz w:val="20"/>
          <w:szCs w:val="20"/>
        </w:rPr>
        <w:t>does it make sense?</w:t>
      </w:r>
    </w:p>
  </w:comment>
  <w:comment w:id="2732" w:author="De Jesus Borges, Thiago" w:date="2024-08-16T17:53:00Z" w:initials="TD">
    <w:p w14:paraId="0B966522" w14:textId="77777777" w:rsidR="00954BE3" w:rsidRDefault="00954BE3" w:rsidP="00954BE3">
      <w:r>
        <w:rPr>
          <w:rStyle w:val="CommentReference"/>
        </w:rPr>
        <w:annotationRef/>
      </w:r>
      <w:r>
        <w:rPr>
          <w:color w:val="000000"/>
          <w:sz w:val="20"/>
          <w:szCs w:val="20"/>
        </w:rPr>
        <w:t>Repetitive. combine with the first paragraph</w:t>
      </w:r>
    </w:p>
  </w:comment>
  <w:comment w:id="4744" w:author="De Jesus Borges, Thiago" w:date="2024-08-15T13:39:00Z" w:initials="TD">
    <w:p w14:paraId="580EADC7" w14:textId="3CE0C63C" w:rsidR="00120D8C" w:rsidRDefault="00120D8C" w:rsidP="00120D8C">
      <w:r>
        <w:rPr>
          <w:rStyle w:val="CommentReference"/>
        </w:rPr>
        <w:annotationRef/>
      </w:r>
      <w:r>
        <w:rPr>
          <w:color w:val="000000"/>
          <w:sz w:val="20"/>
          <w:szCs w:val="20"/>
        </w:rPr>
        <w:t>I know they asked to be descriptive, but you have to work more on this legend. It is too simple.</w:t>
      </w:r>
    </w:p>
  </w:comment>
  <w:comment w:id="4770" w:author="De Jesus Borges, Thiago" w:date="2024-08-15T13:44:00Z" w:initials="TD">
    <w:p w14:paraId="69F573B3" w14:textId="77777777" w:rsidR="00C13196" w:rsidRDefault="00C13196" w:rsidP="00C13196">
      <w:r>
        <w:rPr>
          <w:rStyle w:val="CommentReference"/>
        </w:rPr>
        <w:annotationRef/>
      </w:r>
      <w:r>
        <w:rPr>
          <w:color w:val="000000"/>
          <w:sz w:val="20"/>
          <w:szCs w:val="20"/>
        </w:rPr>
        <w:t>Work more here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7359B8" w15:done="0"/>
  <w15:commentEx w15:paraId="5F3A3E41" w15:paraIdParent="0D7359B8" w15:done="0"/>
  <w15:commentEx w15:paraId="4CF9CD97" w15:done="0"/>
  <w15:commentEx w15:paraId="2A2A0A9A" w15:paraIdParent="4CF9CD97" w15:done="0"/>
  <w15:commentEx w15:paraId="46FFC212" w15:done="0"/>
  <w15:commentEx w15:paraId="2F3987F1" w15:paraIdParent="46FFC212" w15:done="0"/>
  <w15:commentEx w15:paraId="6DBA5057" w15:done="0"/>
  <w15:commentEx w15:paraId="05A2CD04" w15:paraIdParent="6DBA5057" w15:done="0"/>
  <w15:commentEx w15:paraId="0CF2EE5E" w15:done="0"/>
  <w15:commentEx w15:paraId="687067D3" w15:paraIdParent="0CF2EE5E" w15:done="0"/>
  <w15:commentEx w15:paraId="757D7AF0" w15:done="0"/>
  <w15:commentEx w15:paraId="6D708462" w15:paraIdParent="757D7AF0" w15:done="0"/>
  <w15:commentEx w15:paraId="459E19F3" w15:done="0"/>
  <w15:commentEx w15:paraId="20766165" w15:paraIdParent="459E19F3" w15:done="0"/>
  <w15:commentEx w15:paraId="42E45E9C" w15:done="0"/>
  <w15:commentEx w15:paraId="73E65997" w15:paraIdParent="42E45E9C" w15:done="0"/>
  <w15:commentEx w15:paraId="4AFCAF1F" w15:done="0"/>
  <w15:commentEx w15:paraId="0B966522" w15:done="0"/>
  <w15:commentEx w15:paraId="580EADC7" w15:done="0"/>
  <w15:commentEx w15:paraId="69F573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FA8546" w16cex:dateUtc="2024-08-15T16:20:00Z"/>
  <w16cex:commentExtensible w16cex:durableId="22CD4E39" w16cex:dateUtc="2024-08-26T19:28:00Z"/>
  <w16cex:commentExtensible w16cex:durableId="11F44E6A" w16cex:dateUtc="2024-08-25T15:53:00Z"/>
  <w16cex:commentExtensible w16cex:durableId="45C68869" w16cex:dateUtc="2024-08-26T19:35:00Z"/>
  <w16cex:commentExtensible w16cex:durableId="4B021593" w16cex:dateUtc="2024-08-15T18:46:00Z"/>
  <w16cex:commentExtensible w16cex:durableId="0D87943E" w16cex:dateUtc="2024-08-26T19:39:00Z"/>
  <w16cex:commentExtensible w16cex:durableId="73846EFE" w16cex:dateUtc="2024-08-16T17:38:00Z"/>
  <w16cex:commentExtensible w16cex:durableId="0FBDAC88" w16cex:dateUtc="2024-08-26T19:39:00Z"/>
  <w16cex:commentExtensible w16cex:durableId="048ACB53" w16cex:dateUtc="2024-08-16T20:23:00Z"/>
  <w16cex:commentExtensible w16cex:durableId="38B43BE1" w16cex:dateUtc="2024-08-26T19:52:00Z"/>
  <w16cex:commentExtensible w16cex:durableId="04BAEB6F" w16cex:dateUtc="2024-08-25T16:12:00Z"/>
  <w16cex:commentExtensible w16cex:durableId="22286879" w16cex:dateUtc="2024-08-26T19:53:00Z"/>
  <w16cex:commentExtensible w16cex:durableId="7F1AED82" w16cex:dateUtc="2024-08-16T20:25:00Z"/>
  <w16cex:commentExtensible w16cex:durableId="623562D0" w16cex:dateUtc="2024-08-26T19:57:00Z"/>
  <w16cex:commentExtensible w16cex:durableId="13F567E4" w16cex:dateUtc="2024-08-16T21:52:00Z"/>
  <w16cex:commentExtensible w16cex:durableId="69AD95DF" w16cex:dateUtc="2024-08-25T16:29:00Z"/>
  <w16cex:commentExtensible w16cex:durableId="1127E14F" w16cex:dateUtc="2024-08-16T21:11:00Z"/>
  <w16cex:commentExtensible w16cex:durableId="1FC717FD" w16cex:dateUtc="2024-08-16T21:53:00Z"/>
  <w16cex:commentExtensible w16cex:durableId="35A61DBB" w16cex:dateUtc="2024-08-15T17:39:00Z"/>
  <w16cex:commentExtensible w16cex:durableId="1E419125" w16cex:dateUtc="2024-08-15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7359B8" w16cid:durableId="58FA8546"/>
  <w16cid:commentId w16cid:paraId="5F3A3E41" w16cid:durableId="22CD4E39"/>
  <w16cid:commentId w16cid:paraId="4CF9CD97" w16cid:durableId="11F44E6A"/>
  <w16cid:commentId w16cid:paraId="2A2A0A9A" w16cid:durableId="45C68869"/>
  <w16cid:commentId w16cid:paraId="46FFC212" w16cid:durableId="4B021593"/>
  <w16cid:commentId w16cid:paraId="2F3987F1" w16cid:durableId="0D87943E"/>
  <w16cid:commentId w16cid:paraId="6DBA5057" w16cid:durableId="73846EFE"/>
  <w16cid:commentId w16cid:paraId="05A2CD04" w16cid:durableId="0FBDAC88"/>
  <w16cid:commentId w16cid:paraId="0CF2EE5E" w16cid:durableId="048ACB53"/>
  <w16cid:commentId w16cid:paraId="687067D3" w16cid:durableId="38B43BE1"/>
  <w16cid:commentId w16cid:paraId="757D7AF0" w16cid:durableId="04BAEB6F"/>
  <w16cid:commentId w16cid:paraId="6D708462" w16cid:durableId="22286879"/>
  <w16cid:commentId w16cid:paraId="459E19F3" w16cid:durableId="7F1AED82"/>
  <w16cid:commentId w16cid:paraId="20766165" w16cid:durableId="623562D0"/>
  <w16cid:commentId w16cid:paraId="42E45E9C" w16cid:durableId="13F567E4"/>
  <w16cid:commentId w16cid:paraId="73E65997" w16cid:durableId="69AD95DF"/>
  <w16cid:commentId w16cid:paraId="4AFCAF1F" w16cid:durableId="1127E14F"/>
  <w16cid:commentId w16cid:paraId="0B966522" w16cid:durableId="1FC717FD"/>
  <w16cid:commentId w16cid:paraId="580EADC7" w16cid:durableId="35A61DBB"/>
  <w16cid:commentId w16cid:paraId="69F573B3" w16cid:durableId="1E419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C8A62" w14:textId="77777777" w:rsidR="001A2CD4" w:rsidRDefault="001A2CD4">
      <w:r>
        <w:separator/>
      </w:r>
    </w:p>
  </w:endnote>
  <w:endnote w:type="continuationSeparator" w:id="0">
    <w:p w14:paraId="7A175E39" w14:textId="77777777" w:rsidR="001A2CD4" w:rsidRDefault="001A2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DD7F7" w14:textId="77777777" w:rsidR="00F675DE" w:rsidRDefault="0047037D">
    <w:pPr>
      <w:pStyle w:val="BodyText"/>
      <w:spacing w:line="14" w:lineRule="auto"/>
      <w:jc w:val="left"/>
    </w:pPr>
    <w:r>
      <w:rPr>
        <w:noProof/>
      </w:rPr>
      <mc:AlternateContent>
        <mc:Choice Requires="wps">
          <w:drawing>
            <wp:anchor distT="0" distB="0" distL="0" distR="0" simplePos="0" relativeHeight="251660288" behindDoc="1" locked="0" layoutInCell="1" allowOverlap="1" wp14:anchorId="7A7AF02C" wp14:editId="595CC26A">
              <wp:simplePos x="0" y="0"/>
              <wp:positionH relativeFrom="page">
                <wp:posOffset>3834358</wp:posOffset>
              </wp:positionH>
              <wp:positionV relativeFrom="page">
                <wp:posOffset>8181404</wp:posOffset>
              </wp:positionV>
              <wp:extent cx="215900"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54590ACB" w14:textId="77777777" w:rsidR="00F675DE" w:rsidRDefault="0047037D">
                          <w:pPr>
                            <w:pStyle w:val="BodyText"/>
                            <w:spacing w:line="213" w:lineRule="exact"/>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A7AF02C" id="_x0000_t202" coordsize="21600,21600" o:spt="202" path="m,l,21600r21600,l21600,xe">
              <v:stroke joinstyle="miter"/>
              <v:path gradientshapeok="t" o:connecttype="rect"/>
            </v:shapetype>
            <v:shape id="Textbox 2" o:spid="_x0000_s1026" type="#_x0000_t202" style="position:absolute;margin-left:301.9pt;margin-top:644.2pt;width:17pt;height:1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" filled="f" stroked="f">
              <v:textbox inset="0,0,0,0">
                <w:txbxContent>
                  <w:p w14:paraId="54590ACB" w14:textId="77777777" w:rsidR="00F675DE" w:rsidRDefault="0047037D">
                    <w:pPr>
                      <w:pStyle w:val="BodyText"/>
                      <w:spacing w:line="213" w:lineRule="exact"/>
                      <w:ind w:left="60"/>
                      <w:jc w:val="left"/>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9DA6B" w14:textId="77777777" w:rsidR="00F675DE" w:rsidRDefault="0047037D">
    <w:pPr>
      <w:pStyle w:val="BodyText"/>
      <w:spacing w:line="14" w:lineRule="auto"/>
      <w:jc w:val="left"/>
    </w:pPr>
    <w:r>
      <w:rPr>
        <w:noProof/>
      </w:rPr>
      <mc:AlternateContent>
        <mc:Choice Requires="wps">
          <w:drawing>
            <wp:anchor distT="0" distB="0" distL="0" distR="0" simplePos="0" relativeHeight="251657216" behindDoc="1" locked="0" layoutInCell="1" allowOverlap="1" wp14:anchorId="569B5537" wp14:editId="202110B9">
              <wp:simplePos x="0" y="0"/>
              <wp:positionH relativeFrom="page">
                <wp:posOffset>3522916</wp:posOffset>
              </wp:positionH>
              <wp:positionV relativeFrom="page">
                <wp:posOffset>8181404</wp:posOffset>
              </wp:positionV>
              <wp:extent cx="215900"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7E11D4A3" w14:textId="77777777" w:rsidR="00F675DE" w:rsidRDefault="0047037D">
                          <w:pPr>
                            <w:pStyle w:val="BodyText"/>
                            <w:spacing w:line="213" w:lineRule="exact"/>
                            <w:ind w:left="60"/>
                            <w:jc w:val="left"/>
                          </w:pPr>
                          <w:r>
                            <w:rPr>
                              <w:spacing w:val="-5"/>
                              <w:w w:val="115"/>
                            </w:rPr>
                            <w:fldChar w:fldCharType="begin"/>
                          </w:r>
                          <w:r>
                            <w:rPr>
                              <w:spacing w:val="-5"/>
                              <w:w w:val="115"/>
                            </w:rPr>
                            <w:instrText xml:space="preserve"> PAGE </w:instrText>
                          </w:r>
                          <w:r>
                            <w:rPr>
                              <w:spacing w:val="-5"/>
                              <w:w w:val="115"/>
                            </w:rPr>
                            <w:fldChar w:fldCharType="separate"/>
                          </w:r>
                          <w:r>
                            <w:rPr>
                              <w:spacing w:val="-5"/>
                              <w:w w:val="115"/>
                            </w:rPr>
                            <w:t>11</w:t>
                          </w:r>
                          <w:r>
                            <w:rPr>
                              <w:spacing w:val="-5"/>
                              <w:w w:val="115"/>
                            </w:rPr>
                            <w:fldChar w:fldCharType="end"/>
                          </w:r>
                        </w:p>
                      </w:txbxContent>
                    </wps:txbx>
                    <wps:bodyPr wrap="square" lIns="0" tIns="0" rIns="0" bIns="0" rtlCol="0">
                      <a:noAutofit/>
                    </wps:bodyPr>
                  </wps:wsp>
                </a:graphicData>
              </a:graphic>
            </wp:anchor>
          </w:drawing>
        </mc:Choice>
        <mc:Fallback>
          <w:pict>
            <v:shapetype w14:anchorId="569B5537" id="_x0000_t202" coordsize="21600,21600" o:spt="202" path="m,l,21600r21600,l21600,xe">
              <v:stroke joinstyle="miter"/>
              <v:path gradientshapeok="t" o:connecttype="rect"/>
            </v:shapetype>
            <v:shape id="Textbox 1" o:spid="_x0000_s1027" type="#_x0000_t202" style="position:absolute;margin-left:277.4pt;margin-top:644.2pt;width:17pt;height:1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" filled="f" stroked="f">
              <v:textbox inset="0,0,0,0">
                <w:txbxContent>
                  <w:p w14:paraId="7E11D4A3" w14:textId="77777777" w:rsidR="00F675DE" w:rsidRDefault="0047037D">
                    <w:pPr>
                      <w:pStyle w:val="BodyText"/>
                      <w:spacing w:line="213" w:lineRule="exact"/>
                      <w:ind w:left="60"/>
                      <w:jc w:val="left"/>
                    </w:pPr>
                    <w:r>
                      <w:rPr>
                        <w:spacing w:val="-5"/>
                        <w:w w:val="115"/>
                      </w:rPr>
                      <w:fldChar w:fldCharType="begin"/>
                    </w:r>
                    <w:r>
                      <w:rPr>
                        <w:spacing w:val="-5"/>
                        <w:w w:val="115"/>
                      </w:rPr>
                      <w:instrText xml:space="preserve"> PAGE </w:instrText>
                    </w:r>
                    <w:r>
                      <w:rPr>
                        <w:spacing w:val="-5"/>
                        <w:w w:val="115"/>
                      </w:rPr>
                      <w:fldChar w:fldCharType="separate"/>
                    </w:r>
                    <w:r>
                      <w:rPr>
                        <w:spacing w:val="-5"/>
                        <w:w w:val="115"/>
                      </w:rPr>
                      <w:t>11</w:t>
                    </w:r>
                    <w:r>
                      <w:rPr>
                        <w:spacing w:val="-5"/>
                        <w:w w:val="1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9BAF8" w14:textId="77777777" w:rsidR="001A2CD4" w:rsidRDefault="001A2CD4">
      <w:r>
        <w:separator/>
      </w:r>
    </w:p>
  </w:footnote>
  <w:footnote w:type="continuationSeparator" w:id="0">
    <w:p w14:paraId="0B5D6FA9" w14:textId="77777777" w:rsidR="001A2CD4" w:rsidRDefault="001A2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16E9E"/>
    <w:multiLevelType w:val="multilevel"/>
    <w:tmpl w:val="F9F036D2"/>
    <w:lvl w:ilvl="0">
      <w:start w:val="1"/>
      <w:numFmt w:val="decimal"/>
      <w:lvlText w:val="%1"/>
      <w:lvlJc w:val="left"/>
      <w:pPr>
        <w:ind w:left="1134" w:hanging="323"/>
        <w:jc w:val="right"/>
      </w:pPr>
      <w:rPr>
        <w:rFonts w:ascii="Georgia" w:eastAsia="Georgia" w:hAnsi="Georgia" w:cs="Georgia" w:hint="default"/>
        <w:b/>
        <w:bCs/>
        <w:i w:val="0"/>
        <w:iCs w:val="0"/>
        <w:spacing w:val="0"/>
        <w:w w:val="117"/>
        <w:sz w:val="28"/>
        <w:szCs w:val="28"/>
        <w:lang w:val="en-US" w:eastAsia="en-US" w:bidi="ar-SA"/>
      </w:rPr>
    </w:lvl>
    <w:lvl w:ilvl="1">
      <w:start w:val="1"/>
      <w:numFmt w:val="decimal"/>
      <w:lvlText w:val="%1.%2"/>
      <w:lvlJc w:val="left"/>
      <w:pPr>
        <w:ind w:left="799" w:hanging="479"/>
        <w:jc w:val="right"/>
      </w:pPr>
      <w:rPr>
        <w:rFonts w:ascii="Georgia" w:eastAsia="Georgia" w:hAnsi="Georgia" w:cs="Georgia" w:hint="default"/>
        <w:b/>
        <w:bCs/>
        <w:i w:val="0"/>
        <w:iCs w:val="0"/>
        <w:spacing w:val="0"/>
        <w:w w:val="99"/>
        <w:sz w:val="24"/>
        <w:szCs w:val="24"/>
        <w:lang w:val="en-US" w:eastAsia="en-US" w:bidi="ar-SA"/>
      </w:rPr>
    </w:lvl>
    <w:lvl w:ilvl="2">
      <w:numFmt w:val="bullet"/>
      <w:lvlText w:val="•"/>
      <w:lvlJc w:val="left"/>
      <w:pPr>
        <w:ind w:left="1280" w:hanging="479"/>
      </w:pPr>
      <w:rPr>
        <w:rFonts w:hint="default"/>
        <w:lang w:val="en-US" w:eastAsia="en-US" w:bidi="ar-SA"/>
      </w:rPr>
    </w:lvl>
    <w:lvl w:ilvl="3">
      <w:numFmt w:val="bullet"/>
      <w:lvlText w:val="•"/>
      <w:lvlJc w:val="left"/>
      <w:pPr>
        <w:ind w:left="2188" w:hanging="479"/>
      </w:pPr>
      <w:rPr>
        <w:rFonts w:hint="default"/>
        <w:lang w:val="en-US" w:eastAsia="en-US" w:bidi="ar-SA"/>
      </w:rPr>
    </w:lvl>
    <w:lvl w:ilvl="4">
      <w:numFmt w:val="bullet"/>
      <w:lvlText w:val="•"/>
      <w:lvlJc w:val="left"/>
      <w:pPr>
        <w:ind w:left="3096" w:hanging="479"/>
      </w:pPr>
      <w:rPr>
        <w:rFonts w:hint="default"/>
        <w:lang w:val="en-US" w:eastAsia="en-US" w:bidi="ar-SA"/>
      </w:rPr>
    </w:lvl>
    <w:lvl w:ilvl="5">
      <w:numFmt w:val="bullet"/>
      <w:lvlText w:val="•"/>
      <w:lvlJc w:val="left"/>
      <w:pPr>
        <w:ind w:left="4004" w:hanging="479"/>
      </w:pPr>
      <w:rPr>
        <w:rFonts w:hint="default"/>
        <w:lang w:val="en-US" w:eastAsia="en-US" w:bidi="ar-SA"/>
      </w:rPr>
    </w:lvl>
    <w:lvl w:ilvl="6">
      <w:numFmt w:val="bullet"/>
      <w:lvlText w:val="•"/>
      <w:lvlJc w:val="left"/>
      <w:pPr>
        <w:ind w:left="4912" w:hanging="479"/>
      </w:pPr>
      <w:rPr>
        <w:rFonts w:hint="default"/>
        <w:lang w:val="en-US" w:eastAsia="en-US" w:bidi="ar-SA"/>
      </w:rPr>
    </w:lvl>
    <w:lvl w:ilvl="7">
      <w:numFmt w:val="bullet"/>
      <w:lvlText w:val="•"/>
      <w:lvlJc w:val="left"/>
      <w:pPr>
        <w:ind w:left="5820" w:hanging="479"/>
      </w:pPr>
      <w:rPr>
        <w:rFonts w:hint="default"/>
        <w:lang w:val="en-US" w:eastAsia="en-US" w:bidi="ar-SA"/>
      </w:rPr>
    </w:lvl>
    <w:lvl w:ilvl="8">
      <w:numFmt w:val="bullet"/>
      <w:lvlText w:val="•"/>
      <w:lvlJc w:val="left"/>
      <w:pPr>
        <w:ind w:left="6729" w:hanging="479"/>
      </w:pPr>
      <w:rPr>
        <w:rFonts w:hint="default"/>
        <w:lang w:val="en-US" w:eastAsia="en-US" w:bidi="ar-SA"/>
      </w:rPr>
    </w:lvl>
  </w:abstractNum>
  <w:abstractNum w:abstractNumId="1" w15:restartNumberingAfterBreak="0">
    <w:nsid w:val="36B327F2"/>
    <w:multiLevelType w:val="hybridMultilevel"/>
    <w:tmpl w:val="45CC086C"/>
    <w:lvl w:ilvl="0" w:tplc="9BCA0694">
      <w:start w:val="1"/>
      <w:numFmt w:val="decimal"/>
      <w:lvlText w:val="[%1]"/>
      <w:lvlJc w:val="left"/>
      <w:pPr>
        <w:ind w:left="1221" w:hanging="311"/>
        <w:jc w:val="right"/>
      </w:pPr>
      <w:rPr>
        <w:rFonts w:ascii="Georgia" w:eastAsia="Georgia" w:hAnsi="Georgia" w:cs="Georgia" w:hint="default"/>
        <w:b w:val="0"/>
        <w:bCs w:val="0"/>
        <w:i w:val="0"/>
        <w:iCs w:val="0"/>
        <w:spacing w:val="0"/>
        <w:w w:val="89"/>
        <w:sz w:val="20"/>
        <w:szCs w:val="20"/>
        <w:lang w:val="en-US" w:eastAsia="en-US" w:bidi="ar-SA"/>
      </w:rPr>
    </w:lvl>
    <w:lvl w:ilvl="1" w:tplc="96EEACA6">
      <w:numFmt w:val="bullet"/>
      <w:lvlText w:val="•"/>
      <w:lvlJc w:val="left"/>
      <w:pPr>
        <w:ind w:left="1952" w:hanging="311"/>
      </w:pPr>
      <w:rPr>
        <w:rFonts w:hint="default"/>
        <w:lang w:val="en-US" w:eastAsia="en-US" w:bidi="ar-SA"/>
      </w:rPr>
    </w:lvl>
    <w:lvl w:ilvl="2" w:tplc="FEAA6E3C">
      <w:numFmt w:val="bullet"/>
      <w:lvlText w:val="•"/>
      <w:lvlJc w:val="left"/>
      <w:pPr>
        <w:ind w:left="2685" w:hanging="311"/>
      </w:pPr>
      <w:rPr>
        <w:rFonts w:hint="default"/>
        <w:lang w:val="en-US" w:eastAsia="en-US" w:bidi="ar-SA"/>
      </w:rPr>
    </w:lvl>
    <w:lvl w:ilvl="3" w:tplc="831AFD00">
      <w:numFmt w:val="bullet"/>
      <w:lvlText w:val="•"/>
      <w:lvlJc w:val="left"/>
      <w:pPr>
        <w:ind w:left="3417" w:hanging="311"/>
      </w:pPr>
      <w:rPr>
        <w:rFonts w:hint="default"/>
        <w:lang w:val="en-US" w:eastAsia="en-US" w:bidi="ar-SA"/>
      </w:rPr>
    </w:lvl>
    <w:lvl w:ilvl="4" w:tplc="93F80A34">
      <w:numFmt w:val="bullet"/>
      <w:lvlText w:val="•"/>
      <w:lvlJc w:val="left"/>
      <w:pPr>
        <w:ind w:left="4150" w:hanging="311"/>
      </w:pPr>
      <w:rPr>
        <w:rFonts w:hint="default"/>
        <w:lang w:val="en-US" w:eastAsia="en-US" w:bidi="ar-SA"/>
      </w:rPr>
    </w:lvl>
    <w:lvl w:ilvl="5" w:tplc="D80E51D6">
      <w:numFmt w:val="bullet"/>
      <w:lvlText w:val="•"/>
      <w:lvlJc w:val="left"/>
      <w:pPr>
        <w:ind w:left="4882" w:hanging="311"/>
      </w:pPr>
      <w:rPr>
        <w:rFonts w:hint="default"/>
        <w:lang w:val="en-US" w:eastAsia="en-US" w:bidi="ar-SA"/>
      </w:rPr>
    </w:lvl>
    <w:lvl w:ilvl="6" w:tplc="D430EB94">
      <w:numFmt w:val="bullet"/>
      <w:lvlText w:val="•"/>
      <w:lvlJc w:val="left"/>
      <w:pPr>
        <w:ind w:left="5615" w:hanging="311"/>
      </w:pPr>
      <w:rPr>
        <w:rFonts w:hint="default"/>
        <w:lang w:val="en-US" w:eastAsia="en-US" w:bidi="ar-SA"/>
      </w:rPr>
    </w:lvl>
    <w:lvl w:ilvl="7" w:tplc="38F457D4">
      <w:numFmt w:val="bullet"/>
      <w:lvlText w:val="•"/>
      <w:lvlJc w:val="left"/>
      <w:pPr>
        <w:ind w:left="6347" w:hanging="311"/>
      </w:pPr>
      <w:rPr>
        <w:rFonts w:hint="default"/>
        <w:lang w:val="en-US" w:eastAsia="en-US" w:bidi="ar-SA"/>
      </w:rPr>
    </w:lvl>
    <w:lvl w:ilvl="8" w:tplc="EF147C7E">
      <w:numFmt w:val="bullet"/>
      <w:lvlText w:val="•"/>
      <w:lvlJc w:val="left"/>
      <w:pPr>
        <w:ind w:left="7080" w:hanging="311"/>
      </w:pPr>
      <w:rPr>
        <w:rFonts w:hint="default"/>
        <w:lang w:val="en-US" w:eastAsia="en-US" w:bidi="ar-SA"/>
      </w:rPr>
    </w:lvl>
  </w:abstractNum>
  <w:num w:numId="1" w16cid:durableId="400444673">
    <w:abstractNumId w:val="1"/>
  </w:num>
  <w:num w:numId="2" w16cid:durableId="2480004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 Jesus Borges, Thiago">
    <w15:presenceInfo w15:providerId="AD" w15:userId="S::TDEJESUSBORGES@MGH.HARVARD.EDU::cf248a28-c076-4a76-b8fb-0f6ed7f14ff4"/>
  </w15:person>
  <w15:person w15:author="Taborda Ribas, Guilherme">
    <w15:presenceInfo w15:providerId="AD" w15:userId="S::GTABORDARIBAS@mgh.harvard.edu::71afeb85-247b-4d70-b0dd-022c1466a5e1"/>
  </w15:person>
  <w15:person w15:author="Riella, Leonardo V.,MD, PhD">
    <w15:presenceInfo w15:providerId="AD" w15:userId="S::LRIELLA@MGH.HARVARD.EDU::4a071714-3b30-4c72-855c-5252ab510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DE"/>
    <w:rsid w:val="00006C5E"/>
    <w:rsid w:val="00032D2A"/>
    <w:rsid w:val="00076F53"/>
    <w:rsid w:val="00080F6D"/>
    <w:rsid w:val="00090E5E"/>
    <w:rsid w:val="000A5FD4"/>
    <w:rsid w:val="000A7174"/>
    <w:rsid w:val="000B4A2F"/>
    <w:rsid w:val="000C3311"/>
    <w:rsid w:val="000D79BA"/>
    <w:rsid w:val="00120D8C"/>
    <w:rsid w:val="00155AFF"/>
    <w:rsid w:val="001A0904"/>
    <w:rsid w:val="001A2CD4"/>
    <w:rsid w:val="001E69A7"/>
    <w:rsid w:val="00210725"/>
    <w:rsid w:val="00222765"/>
    <w:rsid w:val="00240995"/>
    <w:rsid w:val="002746DC"/>
    <w:rsid w:val="00291A64"/>
    <w:rsid w:val="00291D7F"/>
    <w:rsid w:val="002A6431"/>
    <w:rsid w:val="00324092"/>
    <w:rsid w:val="003362E4"/>
    <w:rsid w:val="00356DF0"/>
    <w:rsid w:val="00364D67"/>
    <w:rsid w:val="0036553E"/>
    <w:rsid w:val="003A7815"/>
    <w:rsid w:val="003F35F6"/>
    <w:rsid w:val="003F7B58"/>
    <w:rsid w:val="004137C3"/>
    <w:rsid w:val="0047037D"/>
    <w:rsid w:val="00486639"/>
    <w:rsid w:val="004B113A"/>
    <w:rsid w:val="004B2128"/>
    <w:rsid w:val="004B487C"/>
    <w:rsid w:val="00520B3F"/>
    <w:rsid w:val="0052394B"/>
    <w:rsid w:val="0052444B"/>
    <w:rsid w:val="005316A3"/>
    <w:rsid w:val="00536648"/>
    <w:rsid w:val="00563EC8"/>
    <w:rsid w:val="00571E5B"/>
    <w:rsid w:val="005B5A0C"/>
    <w:rsid w:val="005D306A"/>
    <w:rsid w:val="00604B3D"/>
    <w:rsid w:val="00615566"/>
    <w:rsid w:val="00615F98"/>
    <w:rsid w:val="0065304E"/>
    <w:rsid w:val="00675ABE"/>
    <w:rsid w:val="006A7096"/>
    <w:rsid w:val="006B5BAA"/>
    <w:rsid w:val="006D1B68"/>
    <w:rsid w:val="00762F7E"/>
    <w:rsid w:val="007654F3"/>
    <w:rsid w:val="00777BB2"/>
    <w:rsid w:val="007951B1"/>
    <w:rsid w:val="007966D0"/>
    <w:rsid w:val="007B761B"/>
    <w:rsid w:val="007D6222"/>
    <w:rsid w:val="007E30A0"/>
    <w:rsid w:val="007E7D83"/>
    <w:rsid w:val="00823BE7"/>
    <w:rsid w:val="00833730"/>
    <w:rsid w:val="00834B9E"/>
    <w:rsid w:val="00843CDB"/>
    <w:rsid w:val="00880D3E"/>
    <w:rsid w:val="0088597B"/>
    <w:rsid w:val="008A6590"/>
    <w:rsid w:val="008A7187"/>
    <w:rsid w:val="008C400C"/>
    <w:rsid w:val="008D40BF"/>
    <w:rsid w:val="008E5417"/>
    <w:rsid w:val="008F4189"/>
    <w:rsid w:val="00922F7B"/>
    <w:rsid w:val="00925D4F"/>
    <w:rsid w:val="00954BE3"/>
    <w:rsid w:val="00987CE7"/>
    <w:rsid w:val="00994B62"/>
    <w:rsid w:val="00996367"/>
    <w:rsid w:val="009D0E95"/>
    <w:rsid w:val="009D799E"/>
    <w:rsid w:val="009E6BCF"/>
    <w:rsid w:val="00A111A2"/>
    <w:rsid w:val="00A51029"/>
    <w:rsid w:val="00A85DF1"/>
    <w:rsid w:val="00A92024"/>
    <w:rsid w:val="00AA0E09"/>
    <w:rsid w:val="00AC0603"/>
    <w:rsid w:val="00AE1046"/>
    <w:rsid w:val="00AF57D8"/>
    <w:rsid w:val="00B31869"/>
    <w:rsid w:val="00B519B3"/>
    <w:rsid w:val="00B627C2"/>
    <w:rsid w:val="00B6645A"/>
    <w:rsid w:val="00B84E07"/>
    <w:rsid w:val="00B945EB"/>
    <w:rsid w:val="00B95B44"/>
    <w:rsid w:val="00BA30CC"/>
    <w:rsid w:val="00BA66BD"/>
    <w:rsid w:val="00BA711B"/>
    <w:rsid w:val="00BC6327"/>
    <w:rsid w:val="00BD75B0"/>
    <w:rsid w:val="00BD7D0F"/>
    <w:rsid w:val="00C01480"/>
    <w:rsid w:val="00C13196"/>
    <w:rsid w:val="00C1765F"/>
    <w:rsid w:val="00C17996"/>
    <w:rsid w:val="00C20C27"/>
    <w:rsid w:val="00C419E9"/>
    <w:rsid w:val="00C47D96"/>
    <w:rsid w:val="00C73919"/>
    <w:rsid w:val="00CC0BE6"/>
    <w:rsid w:val="00CC4059"/>
    <w:rsid w:val="00D12BBB"/>
    <w:rsid w:val="00D25F6C"/>
    <w:rsid w:val="00D34E12"/>
    <w:rsid w:val="00D92D25"/>
    <w:rsid w:val="00DB4BB5"/>
    <w:rsid w:val="00DE7C0A"/>
    <w:rsid w:val="00E133A0"/>
    <w:rsid w:val="00E21E05"/>
    <w:rsid w:val="00E87784"/>
    <w:rsid w:val="00EA4A71"/>
    <w:rsid w:val="00EA6E49"/>
    <w:rsid w:val="00EB3B26"/>
    <w:rsid w:val="00EB5EE6"/>
    <w:rsid w:val="00F22455"/>
    <w:rsid w:val="00F32F6A"/>
    <w:rsid w:val="00F34342"/>
    <w:rsid w:val="00F47C75"/>
    <w:rsid w:val="00F635AD"/>
    <w:rsid w:val="00F675DE"/>
    <w:rsid w:val="00F81039"/>
    <w:rsid w:val="00F830E9"/>
    <w:rsid w:val="00FD6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129C1"/>
  <w15:docId w15:val="{F3AE24E2-E08A-6242-8219-2EFC37DB2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730"/>
    <w:rPr>
      <w:rFonts w:ascii="Georgia" w:eastAsia="Georgia" w:hAnsi="Georgia" w:cs="Georgia"/>
    </w:rPr>
  </w:style>
  <w:style w:type="paragraph" w:styleId="Heading1">
    <w:name w:val="heading 1"/>
    <w:basedOn w:val="Normal"/>
    <w:uiPriority w:val="9"/>
    <w:qFormat/>
    <w:pPr>
      <w:spacing w:before="38"/>
      <w:ind w:left="1133" w:hanging="322"/>
      <w:outlineLvl w:val="0"/>
    </w:pPr>
    <w:rPr>
      <w:b/>
      <w:bCs/>
      <w:sz w:val="28"/>
      <w:szCs w:val="28"/>
    </w:rPr>
  </w:style>
  <w:style w:type="paragraph" w:styleId="Heading2">
    <w:name w:val="heading 2"/>
    <w:basedOn w:val="Normal"/>
    <w:uiPriority w:val="9"/>
    <w:unhideWhenUsed/>
    <w:qFormat/>
    <w:pPr>
      <w:ind w:left="1288" w:hanging="477"/>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sz w:val="20"/>
      <w:szCs w:val="20"/>
    </w:rPr>
  </w:style>
  <w:style w:type="paragraph" w:styleId="Title">
    <w:name w:val="Title"/>
    <w:basedOn w:val="Normal"/>
    <w:uiPriority w:val="10"/>
    <w:qFormat/>
    <w:pPr>
      <w:ind w:left="604" w:right="1093" w:firstLine="2"/>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203"/>
      <w:ind w:left="1221" w:right="807" w:hanging="410"/>
      <w:jc w:val="both"/>
    </w:pPr>
  </w:style>
  <w:style w:type="paragraph" w:customStyle="1" w:styleId="TableParagraph">
    <w:name w:val="Table Paragraph"/>
    <w:basedOn w:val="Normal"/>
    <w:uiPriority w:val="1"/>
    <w:qFormat/>
    <w:pPr>
      <w:spacing w:line="170" w:lineRule="exact"/>
      <w:ind w:left="118"/>
    </w:pPr>
  </w:style>
  <w:style w:type="character" w:styleId="Hyperlink">
    <w:name w:val="Hyperlink"/>
    <w:basedOn w:val="DefaultParagraphFont"/>
    <w:uiPriority w:val="99"/>
    <w:unhideWhenUsed/>
    <w:rsid w:val="00291A64"/>
    <w:rPr>
      <w:color w:val="0000FF" w:themeColor="hyperlink"/>
      <w:u w:val="single"/>
    </w:rPr>
  </w:style>
  <w:style w:type="character" w:styleId="UnresolvedMention">
    <w:name w:val="Unresolved Mention"/>
    <w:basedOn w:val="DefaultParagraphFont"/>
    <w:uiPriority w:val="99"/>
    <w:semiHidden/>
    <w:unhideWhenUsed/>
    <w:rsid w:val="00291A64"/>
    <w:rPr>
      <w:color w:val="605E5C"/>
      <w:shd w:val="clear" w:color="auto" w:fill="E1DFDD"/>
    </w:rPr>
  </w:style>
  <w:style w:type="character" w:customStyle="1" w:styleId="BodyTextChar">
    <w:name w:val="Body Text Char"/>
    <w:basedOn w:val="DefaultParagraphFont"/>
    <w:link w:val="BodyText"/>
    <w:uiPriority w:val="1"/>
    <w:rsid w:val="00833730"/>
    <w:rPr>
      <w:rFonts w:ascii="Georgia" w:eastAsia="Georgia" w:hAnsi="Georgia" w:cs="Georgia"/>
      <w:sz w:val="20"/>
      <w:szCs w:val="20"/>
    </w:rPr>
  </w:style>
  <w:style w:type="paragraph" w:styleId="Revision">
    <w:name w:val="Revision"/>
    <w:hidden/>
    <w:uiPriority w:val="99"/>
    <w:semiHidden/>
    <w:rsid w:val="00925D4F"/>
    <w:pPr>
      <w:widowControl/>
      <w:autoSpaceDE/>
      <w:autoSpaceDN/>
    </w:pPr>
    <w:rPr>
      <w:rFonts w:ascii="Georgia" w:eastAsia="Georgia" w:hAnsi="Georgia" w:cs="Georgia"/>
    </w:rPr>
  </w:style>
  <w:style w:type="character" w:styleId="CommentReference">
    <w:name w:val="annotation reference"/>
    <w:basedOn w:val="DefaultParagraphFont"/>
    <w:uiPriority w:val="99"/>
    <w:semiHidden/>
    <w:unhideWhenUsed/>
    <w:rsid w:val="002746DC"/>
    <w:rPr>
      <w:sz w:val="16"/>
      <w:szCs w:val="16"/>
    </w:rPr>
  </w:style>
  <w:style w:type="paragraph" w:styleId="CommentText">
    <w:name w:val="annotation text"/>
    <w:basedOn w:val="Normal"/>
    <w:link w:val="CommentTextChar"/>
    <w:uiPriority w:val="99"/>
    <w:unhideWhenUsed/>
    <w:rsid w:val="002746DC"/>
    <w:rPr>
      <w:sz w:val="20"/>
      <w:szCs w:val="20"/>
    </w:rPr>
  </w:style>
  <w:style w:type="character" w:customStyle="1" w:styleId="CommentTextChar">
    <w:name w:val="Comment Text Char"/>
    <w:basedOn w:val="DefaultParagraphFont"/>
    <w:link w:val="CommentText"/>
    <w:uiPriority w:val="99"/>
    <w:rsid w:val="002746DC"/>
    <w:rPr>
      <w:rFonts w:ascii="Georgia" w:eastAsia="Georgia" w:hAnsi="Georgia" w:cs="Georgia"/>
      <w:sz w:val="20"/>
      <w:szCs w:val="20"/>
    </w:rPr>
  </w:style>
  <w:style w:type="paragraph" w:styleId="CommentSubject">
    <w:name w:val="annotation subject"/>
    <w:basedOn w:val="CommentText"/>
    <w:next w:val="CommentText"/>
    <w:link w:val="CommentSubjectChar"/>
    <w:uiPriority w:val="99"/>
    <w:semiHidden/>
    <w:unhideWhenUsed/>
    <w:rsid w:val="002746DC"/>
    <w:rPr>
      <w:b/>
      <w:bCs/>
    </w:rPr>
  </w:style>
  <w:style w:type="character" w:customStyle="1" w:styleId="CommentSubjectChar">
    <w:name w:val="Comment Subject Char"/>
    <w:basedOn w:val="CommentTextChar"/>
    <w:link w:val="CommentSubject"/>
    <w:uiPriority w:val="99"/>
    <w:semiHidden/>
    <w:rsid w:val="002746DC"/>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hyperlink" Target="https://doi.org/10.21105/joss.00861"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hyperlink" Target="mailto:gtabordaribas@mgh.harvard.edu" TargetMode="External"/><Relationship Id="rId12" Type="http://schemas.openxmlformats.org/officeDocument/2006/relationships/hyperlink" Target="mailto:mauriciomr1985@gmail.com" TargetMode="External"/><Relationship Id="rId17" Type="http://schemas.openxmlformats.org/officeDocument/2006/relationships/footer" Target="footer1.xml"/><Relationship Id="rId25" Type="http://schemas.openxmlformats.org/officeDocument/2006/relationships/hyperlink" Target="https://doi.org/10.1214/009053607000000505" TargetMode="External"/><Relationship Id="rId33"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2.png"/><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dievalg@gmail.com;" TargetMode="External"/><Relationship Id="rId24" Type="http://schemas.openxmlformats.org/officeDocument/2006/relationships/hyperlink" Target="https://doi.org/10.1016/j.jbi.2018.07.016" TargetMode="Externa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doi.org/10.1016/j.jbi.2018.07.016" TargetMode="External"/><Relationship Id="rId28" Type="http://schemas.openxmlformats.org/officeDocument/2006/relationships/image" Target="media/image6.jpeg"/><Relationship Id="rId10" Type="http://schemas.openxmlformats.org/officeDocument/2006/relationships/hyperlink" Target="mailto:criella@bidmc.harvard.edu" TargetMode="External"/><Relationship Id="rId19" Type="http://schemas.openxmlformats.org/officeDocument/2006/relationships/image" Target="media/image1.png"/><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gtabordaribas@mgh.harvard.edu;" TargetMode="Externa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5.jpeg"/><Relationship Id="rId30" Type="http://schemas.openxmlformats.org/officeDocument/2006/relationships/image" Target="media/image8.jpeg"/><Relationship Id="rId8" Type="http://schemas.openxmlformats.org/officeDocument/2006/relationships/hyperlink" Target="mailto:lriella@mgh.harva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27</Pages>
  <Words>8508</Words>
  <Characters>49522</Characters>
  <Application>Microsoft Office Word</Application>
  <DocSecurity>0</DocSecurity>
  <Lines>934</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Taborda Ribas, Guilherme</dc:creator>
  <cp:keywords/>
  <dc:description/>
  <cp:lastModifiedBy>Taborda Ribas, Guilherme</cp:lastModifiedBy>
  <cp:revision>23</cp:revision>
  <dcterms:created xsi:type="dcterms:W3CDTF">2024-08-25T15:49:00Z</dcterms:created>
  <dcterms:modified xsi:type="dcterms:W3CDTF">2024-08-26T22:49:00Z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2024-08-14T00:00:00Z</vt:filetime>
  </property>
  <property fmtid="{D5CDD505-2E9C-101B-9397-08002B2CF9AE}" pid="3" name="Creator">
    <vt:lpwstr>LaTeX with hyperref</vt:lpwstr>
  </property>
  <property fmtid="{D5CDD505-2E9C-101B-9397-08002B2CF9AE}" pid="4" name="LastSaved">
    <vt:filetime>2024-08-14T00:00:00Z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y fmtid="{D5CDD505-2E9C-101B-9397-08002B2CF9AE}" pid="7" name="GrammarlyDocumentId">
    <vt:lpwstr>ddf8dfec6ba499594213bcc06490d6e96fe78d4f46c3549bc54e2845cedcdf2a</vt:lpwstr>
  </property>
</Properties>
</file>